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5DF1709" w14:textId="77777777" w:rsidR="00887DD4" w:rsidRDefault="002409CE" w:rsidP="00502D03">
      <w:pPr>
        <w:pStyle w:val="Title"/>
        <w:jc w:val="center"/>
      </w:pPr>
      <w:r>
        <w:t>Reef 2050 Water Quality Research</w:t>
      </w:r>
      <w:r w:rsidR="001B6BFD">
        <w:t>,</w:t>
      </w:r>
      <w:r>
        <w:t xml:space="preserve"> Development and Innovation Strategy</w:t>
      </w:r>
      <w:r w:rsidR="00395E11">
        <w:t xml:space="preserve"> (2017–2022)</w:t>
      </w:r>
    </w:p>
    <w:p w14:paraId="3A839886" w14:textId="77777777" w:rsidR="002409CE" w:rsidRPr="000F218E" w:rsidRDefault="002409CE" w:rsidP="00502D03">
      <w:pPr>
        <w:pStyle w:val="Title"/>
        <w:jc w:val="center"/>
        <w:rPr>
          <w:rStyle w:val="SubtleReference"/>
        </w:rPr>
      </w:pPr>
      <w:r w:rsidRPr="000F218E">
        <w:rPr>
          <w:rStyle w:val="SubtleReference"/>
        </w:rPr>
        <w:t xml:space="preserve">Stage 1: The Prioritised </w:t>
      </w:r>
      <w:r w:rsidR="00062995">
        <w:rPr>
          <w:rStyle w:val="SubtleReference"/>
        </w:rPr>
        <w:t>Knowledge Needs</w:t>
      </w:r>
    </w:p>
    <w:p w14:paraId="657F27DE" w14:textId="77777777" w:rsidR="002409CE" w:rsidRDefault="002409CE" w:rsidP="000F218E">
      <w:pPr>
        <w:jc w:val="both"/>
      </w:pPr>
    </w:p>
    <w:p w14:paraId="5A294BA9" w14:textId="77777777" w:rsidR="001101A7" w:rsidRDefault="002409CE" w:rsidP="001101A7">
      <w:pPr>
        <w:pStyle w:val="Heading1"/>
      </w:pPr>
      <w:bookmarkStart w:id="0" w:name="_Executive_summary"/>
      <w:bookmarkEnd w:id="0"/>
      <w:r>
        <w:br w:type="column"/>
      </w:r>
      <w:bookmarkStart w:id="1" w:name="_Toc517797013"/>
      <w:bookmarkStart w:id="2" w:name="_Toc517872807"/>
      <w:r w:rsidR="001101A7">
        <w:lastRenderedPageBreak/>
        <w:t xml:space="preserve">Executive </w:t>
      </w:r>
      <w:r w:rsidR="00E349D1">
        <w:t>s</w:t>
      </w:r>
      <w:r w:rsidR="001101A7">
        <w:t>ummary</w:t>
      </w:r>
      <w:bookmarkEnd w:id="1"/>
      <w:bookmarkEnd w:id="2"/>
    </w:p>
    <w:p w14:paraId="7D486E54" w14:textId="77777777" w:rsidR="006673DC" w:rsidRPr="00E34C78" w:rsidRDefault="006673DC" w:rsidP="00F06C1E">
      <w:pPr>
        <w:rPr>
          <w:rFonts w:asciiTheme="majorHAnsi" w:hAnsiTheme="majorHAnsi" w:cstheme="majorHAnsi"/>
        </w:rPr>
      </w:pPr>
    </w:p>
    <w:p w14:paraId="5EBD87D9" w14:textId="77777777" w:rsidR="006673DC" w:rsidRPr="00E34C78" w:rsidRDefault="006673DC" w:rsidP="00F06C1E">
      <w:pPr>
        <w:rPr>
          <w:rFonts w:asciiTheme="majorHAnsi" w:hAnsiTheme="majorHAnsi" w:cstheme="majorHAnsi"/>
        </w:rPr>
      </w:pPr>
      <w:r w:rsidRPr="00E34C78">
        <w:rPr>
          <w:rFonts w:asciiTheme="majorHAnsi" w:hAnsiTheme="majorHAnsi" w:cstheme="majorHAnsi"/>
        </w:rPr>
        <w:t xml:space="preserve">The quality of water entering the Reef from adjacent catchments remains one of the major management issues for protecting the Great Barrier Reef World Heritage Area. Continued advancements in, and understanding of, catchment to Reef water quality research, development and innovation are vital to addressing the issue. Investment over the last decade in Reef water quality research has been significant. Led by this strong investment, research has helped target on-ground efforts which have been successful in halting the decline in water quality. </w:t>
      </w:r>
    </w:p>
    <w:p w14:paraId="28116913" w14:textId="1067A680" w:rsidR="007F2889" w:rsidRDefault="006673DC" w:rsidP="00F06C1E">
      <w:pPr>
        <w:rPr>
          <w:rFonts w:asciiTheme="majorHAnsi" w:hAnsiTheme="majorHAnsi" w:cstheme="majorHAnsi"/>
        </w:rPr>
      </w:pPr>
      <w:r w:rsidRPr="00E34C78">
        <w:rPr>
          <w:rFonts w:asciiTheme="majorHAnsi" w:hAnsiTheme="majorHAnsi" w:cstheme="majorHAnsi"/>
        </w:rPr>
        <w:t>Th</w:t>
      </w:r>
      <w:r w:rsidR="005A1153">
        <w:rPr>
          <w:rFonts w:asciiTheme="majorHAnsi" w:hAnsiTheme="majorHAnsi" w:cstheme="majorHAnsi"/>
        </w:rPr>
        <w:t>e</w:t>
      </w:r>
      <w:r w:rsidRPr="00E34C78">
        <w:rPr>
          <w:rFonts w:asciiTheme="majorHAnsi" w:hAnsiTheme="majorHAnsi" w:cstheme="majorHAnsi"/>
        </w:rPr>
        <w:t xml:space="preserve"> </w:t>
      </w:r>
      <w:r w:rsidR="002F0FA5">
        <w:rPr>
          <w:rFonts w:asciiTheme="majorHAnsi" w:hAnsiTheme="majorHAnsi" w:cstheme="majorHAnsi"/>
        </w:rPr>
        <w:t xml:space="preserve">Reef 2050 Water Quality, </w:t>
      </w:r>
      <w:r w:rsidRPr="00E34C78">
        <w:rPr>
          <w:rFonts w:asciiTheme="majorHAnsi" w:hAnsiTheme="majorHAnsi" w:cstheme="majorHAnsi"/>
        </w:rPr>
        <w:t xml:space="preserve">Research, Development and Innovation Strategy </w:t>
      </w:r>
      <w:r w:rsidR="00B66565">
        <w:rPr>
          <w:rFonts w:asciiTheme="majorHAnsi" w:hAnsiTheme="majorHAnsi" w:cstheme="majorHAnsi"/>
        </w:rPr>
        <w:t>(</w:t>
      </w:r>
      <w:r w:rsidR="002F0FA5">
        <w:rPr>
          <w:rFonts w:asciiTheme="majorHAnsi" w:hAnsiTheme="majorHAnsi" w:cstheme="majorHAnsi"/>
        </w:rPr>
        <w:t>2017 – 2022</w:t>
      </w:r>
      <w:r w:rsidR="00B66565">
        <w:rPr>
          <w:rFonts w:asciiTheme="majorHAnsi" w:hAnsiTheme="majorHAnsi" w:cstheme="majorHAnsi"/>
        </w:rPr>
        <w:t>)</w:t>
      </w:r>
      <w:r w:rsidR="002F0FA5">
        <w:rPr>
          <w:rFonts w:asciiTheme="majorHAnsi" w:hAnsiTheme="majorHAnsi" w:cstheme="majorHAnsi"/>
        </w:rPr>
        <w:t xml:space="preserve"> </w:t>
      </w:r>
      <w:r w:rsidR="0013693D">
        <w:rPr>
          <w:rFonts w:asciiTheme="majorHAnsi" w:hAnsiTheme="majorHAnsi" w:cstheme="majorHAnsi"/>
        </w:rPr>
        <w:t xml:space="preserve">(RDI Strategy) </w:t>
      </w:r>
      <w:r w:rsidRPr="00E34C78">
        <w:rPr>
          <w:rFonts w:asciiTheme="majorHAnsi" w:hAnsiTheme="majorHAnsi" w:cstheme="majorHAnsi"/>
        </w:rPr>
        <w:t xml:space="preserve">builds on the actions to date and challenges partners and the broader community to capitalise on these investments and push forward the knowledge boundaries </w:t>
      </w:r>
      <w:r w:rsidR="005A1153">
        <w:rPr>
          <w:rFonts w:asciiTheme="majorHAnsi" w:hAnsiTheme="majorHAnsi" w:cstheme="majorHAnsi"/>
        </w:rPr>
        <w:t>to</w:t>
      </w:r>
      <w:r w:rsidR="00E15711">
        <w:rPr>
          <w:rFonts w:asciiTheme="majorHAnsi" w:hAnsiTheme="majorHAnsi" w:cstheme="majorHAnsi"/>
        </w:rPr>
        <w:t xml:space="preserve"> </w:t>
      </w:r>
      <w:r w:rsidRPr="00E34C78">
        <w:rPr>
          <w:rFonts w:asciiTheme="majorHAnsi" w:hAnsiTheme="majorHAnsi" w:cstheme="majorHAnsi"/>
        </w:rPr>
        <w:t xml:space="preserve">achieve the </w:t>
      </w:r>
      <w:hyperlink r:id="rId8" w:history="1">
        <w:r w:rsidRPr="006B175A">
          <w:rPr>
            <w:rStyle w:val="Hyperlink"/>
            <w:rFonts w:asciiTheme="majorHAnsi" w:hAnsiTheme="majorHAnsi" w:cstheme="majorHAnsi"/>
          </w:rPr>
          <w:t>Reef 2050 Water Quality Improvement Plan</w:t>
        </w:r>
      </w:hyperlink>
      <w:r w:rsidRPr="00E34C78">
        <w:rPr>
          <w:rFonts w:asciiTheme="majorHAnsi" w:hAnsiTheme="majorHAnsi" w:cstheme="majorHAnsi"/>
        </w:rPr>
        <w:t xml:space="preserve">’s (Reef </w:t>
      </w:r>
      <w:r w:rsidR="003959AC" w:rsidRPr="00E34C78">
        <w:rPr>
          <w:rFonts w:asciiTheme="majorHAnsi" w:hAnsiTheme="majorHAnsi" w:cstheme="majorHAnsi"/>
        </w:rPr>
        <w:t>2050 WQIP</w:t>
      </w:r>
      <w:r w:rsidRPr="00E34C78">
        <w:rPr>
          <w:rFonts w:asciiTheme="majorHAnsi" w:hAnsiTheme="majorHAnsi" w:cstheme="majorHAnsi"/>
        </w:rPr>
        <w:t xml:space="preserve">) targets, objectives and long-term outcome. While our understanding of water quality issues has increased over the past decade, so too has the expectation and demand for new knowledge to inform on-ground change. The variety and number of questions being asked by managers, landholders and the community continues to grow beyond the capacity of combined investment. </w:t>
      </w:r>
    </w:p>
    <w:p w14:paraId="3EF8BE31" w14:textId="77777777" w:rsidR="006673DC" w:rsidRPr="00E34C78" w:rsidRDefault="006673DC" w:rsidP="00F06C1E">
      <w:pPr>
        <w:rPr>
          <w:rFonts w:asciiTheme="majorHAnsi" w:hAnsiTheme="majorHAnsi" w:cstheme="majorHAnsi"/>
        </w:rPr>
      </w:pPr>
      <w:r w:rsidRPr="00E34C78">
        <w:rPr>
          <w:rFonts w:asciiTheme="majorHAnsi" w:hAnsiTheme="majorHAnsi" w:cstheme="majorHAnsi"/>
        </w:rPr>
        <w:t xml:space="preserve">This strategy outlines the guiding principles around Reef water quality research and establishes a process to identify the most critical knowledge needs that must be answered </w:t>
      </w:r>
      <w:r w:rsidR="002E68EC">
        <w:rPr>
          <w:rFonts w:asciiTheme="majorHAnsi" w:hAnsiTheme="majorHAnsi" w:cstheme="majorHAnsi"/>
        </w:rPr>
        <w:t xml:space="preserve">and </w:t>
      </w:r>
      <w:r w:rsidRPr="00E34C78">
        <w:rPr>
          <w:rFonts w:asciiTheme="majorHAnsi" w:hAnsiTheme="majorHAnsi" w:cstheme="majorHAnsi"/>
        </w:rPr>
        <w:t xml:space="preserve">the research and development required to provide long-term solutions for improving the quality of water entering the Reef. </w:t>
      </w:r>
    </w:p>
    <w:p w14:paraId="67A531CB" w14:textId="20265C0D" w:rsidR="003959AC" w:rsidRPr="00E34C78" w:rsidRDefault="006673DC" w:rsidP="00F06C1E">
      <w:pPr>
        <w:rPr>
          <w:rFonts w:asciiTheme="majorHAnsi" w:hAnsiTheme="majorHAnsi" w:cstheme="majorHAnsi"/>
        </w:rPr>
      </w:pPr>
      <w:r w:rsidRPr="00E34C78">
        <w:rPr>
          <w:rFonts w:asciiTheme="majorHAnsi" w:hAnsiTheme="majorHAnsi" w:cstheme="majorHAnsi"/>
        </w:rPr>
        <w:t>Th</w:t>
      </w:r>
      <w:r w:rsidR="00B9016E">
        <w:rPr>
          <w:rFonts w:asciiTheme="majorHAnsi" w:hAnsiTheme="majorHAnsi" w:cstheme="majorHAnsi"/>
        </w:rPr>
        <w:t>is</w:t>
      </w:r>
      <w:r w:rsidRPr="00E34C78">
        <w:rPr>
          <w:rFonts w:asciiTheme="majorHAnsi" w:hAnsiTheme="majorHAnsi" w:cstheme="majorHAnsi"/>
        </w:rPr>
        <w:t xml:space="preserve"> </w:t>
      </w:r>
      <w:r w:rsidR="00B9016E">
        <w:rPr>
          <w:rFonts w:asciiTheme="majorHAnsi" w:hAnsiTheme="majorHAnsi" w:cstheme="majorHAnsi"/>
        </w:rPr>
        <w:t>RDI</w:t>
      </w:r>
      <w:r w:rsidRPr="00E34C78">
        <w:rPr>
          <w:rFonts w:asciiTheme="majorHAnsi" w:hAnsiTheme="majorHAnsi" w:cstheme="majorHAnsi"/>
        </w:rPr>
        <w:t xml:space="preserve"> Strategy (2017-2022), </w:t>
      </w:r>
      <w:r w:rsidR="003959AC" w:rsidRPr="00E34C78">
        <w:rPr>
          <w:rFonts w:asciiTheme="majorHAnsi" w:hAnsiTheme="majorHAnsi" w:cstheme="majorHAnsi"/>
        </w:rPr>
        <w:t>differs from previous strategies in that it will be presented in two stages: Stage 1 – The Priority Knowledge Needs (this report) and Stage 2 – The Research Impact and Engagement Plan</w:t>
      </w:r>
      <w:r w:rsidR="002E68EC">
        <w:rPr>
          <w:rFonts w:asciiTheme="majorHAnsi" w:hAnsiTheme="majorHAnsi" w:cstheme="majorHAnsi"/>
        </w:rPr>
        <w:t>.</w:t>
      </w:r>
      <w:r w:rsidR="003959AC" w:rsidRPr="00E34C78">
        <w:rPr>
          <w:rFonts w:asciiTheme="majorHAnsi" w:hAnsiTheme="majorHAnsi" w:cstheme="majorHAnsi"/>
        </w:rPr>
        <w:t xml:space="preserve"> This report outlines the knowledge needs identified in the </w:t>
      </w:r>
      <w:hyperlink r:id="rId9" w:history="1">
        <w:r w:rsidR="003959AC" w:rsidRPr="006B175A">
          <w:rPr>
            <w:rStyle w:val="Hyperlink"/>
            <w:rFonts w:asciiTheme="majorHAnsi" w:hAnsiTheme="majorHAnsi" w:cstheme="majorHAnsi"/>
          </w:rPr>
          <w:t>2017 Scientific Consensus Statement</w:t>
        </w:r>
      </w:hyperlink>
      <w:r w:rsidR="002E68EC">
        <w:rPr>
          <w:rFonts w:asciiTheme="majorHAnsi" w:hAnsiTheme="majorHAnsi" w:cstheme="majorHAnsi"/>
        </w:rPr>
        <w:t>: Land Use Impacts on Great Barrier Reef Water Quality and Ecosystem Condition</w:t>
      </w:r>
      <w:r w:rsidR="003959AC" w:rsidRPr="00E34C78">
        <w:rPr>
          <w:rFonts w:asciiTheme="majorHAnsi" w:hAnsiTheme="majorHAnsi" w:cstheme="majorHAnsi"/>
        </w:rPr>
        <w:t xml:space="preserve"> </w:t>
      </w:r>
      <w:r w:rsidR="00977661">
        <w:rPr>
          <w:rFonts w:asciiTheme="majorHAnsi" w:hAnsiTheme="majorHAnsi" w:cstheme="majorHAnsi"/>
        </w:rPr>
        <w:t xml:space="preserve">(2017 Scientific Consensus Statement) </w:t>
      </w:r>
      <w:r w:rsidR="003959AC" w:rsidRPr="00E34C78">
        <w:rPr>
          <w:rFonts w:asciiTheme="majorHAnsi" w:hAnsiTheme="majorHAnsi" w:cstheme="majorHAnsi"/>
        </w:rPr>
        <w:t xml:space="preserve">and consultation and engagement with over 100 science, policy and on-ground management experts and stakeholders. </w:t>
      </w:r>
    </w:p>
    <w:p w14:paraId="47742A56" w14:textId="77777777" w:rsidR="003959AC" w:rsidRPr="00E34C78" w:rsidRDefault="006673DC" w:rsidP="00F06C1E">
      <w:pPr>
        <w:rPr>
          <w:rFonts w:asciiTheme="majorHAnsi" w:hAnsiTheme="majorHAnsi" w:cstheme="majorHAnsi"/>
        </w:rPr>
      </w:pPr>
      <w:r w:rsidRPr="00E34C78">
        <w:rPr>
          <w:rFonts w:asciiTheme="majorHAnsi" w:hAnsiTheme="majorHAnsi" w:cstheme="majorHAnsi"/>
        </w:rPr>
        <w:t xml:space="preserve">Determining the most important management questions, and identifying how to answer them, requires a wide-range of expertise. End users of research, development and innovation such as landholders, extension officers, catchment and </w:t>
      </w:r>
      <w:r w:rsidR="00EB6B0E">
        <w:rPr>
          <w:rFonts w:asciiTheme="majorHAnsi" w:hAnsiTheme="majorHAnsi" w:cstheme="majorHAnsi"/>
        </w:rPr>
        <w:t>R</w:t>
      </w:r>
      <w:r w:rsidRPr="00E34C78">
        <w:rPr>
          <w:rFonts w:asciiTheme="majorHAnsi" w:hAnsiTheme="majorHAnsi" w:cstheme="majorHAnsi"/>
        </w:rPr>
        <w:t xml:space="preserve">eef managers, industry bodies, regional natural resource management bodies and conservation groups have helped identify the most important questions to ensure that activities are focused on achieving practical results and outputs that can be widely adopted and supported. </w:t>
      </w:r>
    </w:p>
    <w:p w14:paraId="4E890D2B" w14:textId="77777777" w:rsidR="003959AC" w:rsidRPr="00E34C78" w:rsidRDefault="003959AC" w:rsidP="00F06C1E">
      <w:pPr>
        <w:rPr>
          <w:rFonts w:asciiTheme="majorHAnsi" w:hAnsiTheme="majorHAnsi" w:cstheme="majorHAnsi"/>
        </w:rPr>
      </w:pPr>
      <w:r w:rsidRPr="00E34C78">
        <w:rPr>
          <w:rFonts w:asciiTheme="majorHAnsi" w:hAnsiTheme="majorHAnsi" w:cstheme="majorHAnsi"/>
        </w:rPr>
        <w:t>Through the consultation and engagement process, th</w:t>
      </w:r>
      <w:r w:rsidR="002A53DA">
        <w:rPr>
          <w:rFonts w:asciiTheme="majorHAnsi" w:hAnsiTheme="majorHAnsi" w:cstheme="majorHAnsi"/>
        </w:rPr>
        <w:t>e</w:t>
      </w:r>
      <w:r w:rsidR="009025BB">
        <w:rPr>
          <w:rFonts w:asciiTheme="majorHAnsi" w:hAnsiTheme="majorHAnsi" w:cstheme="majorHAnsi"/>
        </w:rPr>
        <w:t xml:space="preserve"> </w:t>
      </w:r>
      <w:r w:rsidRPr="00E34C78">
        <w:rPr>
          <w:rFonts w:asciiTheme="majorHAnsi" w:hAnsiTheme="majorHAnsi" w:cstheme="majorHAnsi"/>
        </w:rPr>
        <w:t xml:space="preserve">knowledge needs have been refined and prioritised to guide the creation and implementation of </w:t>
      </w:r>
      <w:r w:rsidR="009025BB">
        <w:rPr>
          <w:rFonts w:asciiTheme="majorHAnsi" w:hAnsiTheme="majorHAnsi" w:cstheme="majorHAnsi"/>
        </w:rPr>
        <w:t>the</w:t>
      </w:r>
      <w:r w:rsidR="00977661">
        <w:rPr>
          <w:rFonts w:asciiTheme="majorHAnsi" w:hAnsiTheme="majorHAnsi" w:cstheme="majorHAnsi"/>
        </w:rPr>
        <w:t xml:space="preserve"> </w:t>
      </w:r>
      <w:r w:rsidRPr="00E34C78">
        <w:rPr>
          <w:rFonts w:asciiTheme="majorHAnsi" w:hAnsiTheme="majorHAnsi" w:cstheme="majorHAnsi"/>
        </w:rPr>
        <w:t>knowledge and research required to achieve the targets, objectives and long-term outcome of the Reef 2050 WQIP. The highest priority knowledge needs are presented below.</w:t>
      </w:r>
    </w:p>
    <w:p w14:paraId="7ACB01FC" w14:textId="77777777" w:rsidR="007C6F5C" w:rsidRPr="00E34C78" w:rsidRDefault="007C6F5C" w:rsidP="00F06C1E">
      <w:pPr>
        <w:spacing w:after="0" w:line="240" w:lineRule="auto"/>
        <w:rPr>
          <w:rFonts w:asciiTheme="majorHAnsi" w:eastAsia="Times New Roman" w:hAnsiTheme="majorHAnsi" w:cstheme="majorHAnsi"/>
          <w:sz w:val="20"/>
        </w:rPr>
      </w:pPr>
    </w:p>
    <w:p w14:paraId="591818CE" w14:textId="77777777" w:rsidR="00AA204E" w:rsidRPr="00E34C78" w:rsidRDefault="00AA204E" w:rsidP="00AC62BE">
      <w:pPr>
        <w:pStyle w:val="Heading3"/>
      </w:pPr>
      <w:bookmarkStart w:id="3" w:name="_Toc517797014"/>
      <w:bookmarkStart w:id="4" w:name="_Toc517872808"/>
      <w:r w:rsidRPr="00E34C78">
        <w:t>Acknowledgments</w:t>
      </w:r>
      <w:bookmarkEnd w:id="3"/>
      <w:bookmarkEnd w:id="4"/>
      <w:r w:rsidRPr="00E34C78">
        <w:t xml:space="preserve"> </w:t>
      </w:r>
    </w:p>
    <w:p w14:paraId="0C7C8535" w14:textId="77777777" w:rsidR="00AA204E" w:rsidRPr="00E34C78" w:rsidRDefault="00AA204E" w:rsidP="00F06C1E">
      <w:pPr>
        <w:rPr>
          <w:rFonts w:asciiTheme="majorHAnsi" w:hAnsiTheme="majorHAnsi" w:cstheme="majorHAnsi"/>
        </w:rPr>
      </w:pPr>
      <w:r w:rsidRPr="00E34C78">
        <w:rPr>
          <w:rFonts w:asciiTheme="majorHAnsi" w:hAnsiTheme="majorHAnsi" w:cstheme="majorHAnsi"/>
        </w:rPr>
        <w:t xml:space="preserve">The contribution of experts and stakeholders involved in the 2017 Synthesis Workshop, Human Dimensions Workshop, Bioavailable Nutrients Workshop, members of the Pesticide, Sediment, Nutrients and Human Dimensions working groups, marine scientific experts and authors of the 2017 Scientific Consensus </w:t>
      </w:r>
      <w:r w:rsidR="00977661">
        <w:rPr>
          <w:rFonts w:asciiTheme="majorHAnsi" w:hAnsiTheme="majorHAnsi" w:cstheme="majorHAnsi"/>
        </w:rPr>
        <w:t xml:space="preserve">Statement </w:t>
      </w:r>
      <w:r w:rsidRPr="00E34C78">
        <w:rPr>
          <w:rFonts w:asciiTheme="majorHAnsi" w:hAnsiTheme="majorHAnsi" w:cstheme="majorHAnsi"/>
        </w:rPr>
        <w:t xml:space="preserve">are acknowledged for their contributions. Members of the Independent Science Panel are also acknowledged for reviewing this report. </w:t>
      </w:r>
    </w:p>
    <w:p w14:paraId="200F0B16" w14:textId="77777777" w:rsidR="00AA204E" w:rsidRPr="00E34C78" w:rsidRDefault="00AA204E" w:rsidP="00747E8D">
      <w:pPr>
        <w:rPr>
          <w:rFonts w:asciiTheme="majorHAnsi" w:hAnsiTheme="majorHAnsi" w:cstheme="majorHAnsi"/>
        </w:rPr>
        <w:sectPr w:rsidR="00AA204E" w:rsidRPr="00E34C78">
          <w:headerReference w:type="even" r:id="rId10"/>
          <w:headerReference w:type="default" r:id="rId11"/>
          <w:footerReference w:type="even" r:id="rId12"/>
          <w:footerReference w:type="default" r:id="rId13"/>
          <w:headerReference w:type="first" r:id="rId14"/>
          <w:footerReference w:type="first" r:id="rId15"/>
          <w:pgSz w:w="11906" w:h="16838"/>
          <w:pgMar w:top="1440" w:right="1440" w:bottom="1440" w:left="1440" w:header="708" w:footer="708" w:gutter="0"/>
          <w:cols w:space="708"/>
          <w:docGrid w:linePitch="360"/>
        </w:sectPr>
      </w:pPr>
    </w:p>
    <w:p w14:paraId="7C2913BF" w14:textId="77777777" w:rsidR="00E50468" w:rsidRPr="006B175A" w:rsidRDefault="00E50468" w:rsidP="006B175A">
      <w:pPr>
        <w:pStyle w:val="Heading2"/>
      </w:pPr>
      <w:bookmarkStart w:id="5" w:name="_Highest_priority_knowledge"/>
      <w:bookmarkStart w:id="6" w:name="_Toc517797015"/>
      <w:bookmarkStart w:id="7" w:name="_Toc517872809"/>
      <w:bookmarkEnd w:id="5"/>
      <w:r w:rsidRPr="006B175A">
        <w:lastRenderedPageBreak/>
        <w:t xml:space="preserve">Highest </w:t>
      </w:r>
      <w:r w:rsidR="004A2DBC" w:rsidRPr="006B175A">
        <w:t>p</w:t>
      </w:r>
      <w:r w:rsidRPr="006B175A">
        <w:t xml:space="preserve">riority </w:t>
      </w:r>
      <w:r w:rsidR="004A2DBC" w:rsidRPr="006B175A">
        <w:t>k</w:t>
      </w:r>
      <w:r w:rsidR="001922C5" w:rsidRPr="006B175A">
        <w:t xml:space="preserve">nowledge </w:t>
      </w:r>
      <w:r w:rsidR="004A2DBC" w:rsidRPr="006B175A">
        <w:t>n</w:t>
      </w:r>
      <w:r w:rsidR="001922C5" w:rsidRPr="006B175A">
        <w:t>eeds</w:t>
      </w:r>
      <w:bookmarkEnd w:id="6"/>
      <w:bookmarkEnd w:id="7"/>
      <w:r w:rsidRPr="006B175A">
        <w:t xml:space="preserve"> </w:t>
      </w:r>
    </w:p>
    <w:p w14:paraId="4EE76E89" w14:textId="70A6DEBA" w:rsidR="004F2B5E" w:rsidRPr="00AD5F63" w:rsidRDefault="004F2B5E" w:rsidP="007F50F6">
      <w:pPr>
        <w:spacing w:after="240"/>
        <w:rPr>
          <w:rFonts w:asciiTheme="majorHAnsi" w:hAnsiTheme="majorHAnsi" w:cstheme="majorHAnsi"/>
        </w:rPr>
      </w:pPr>
      <w:bookmarkStart w:id="8" w:name="_Toc517797016"/>
      <w:bookmarkStart w:id="9" w:name="_Toc517872810"/>
      <w:r w:rsidRPr="00184D65">
        <w:rPr>
          <w:rFonts w:asciiTheme="majorHAnsi" w:hAnsiTheme="majorHAnsi" w:cstheme="majorHAnsi"/>
        </w:rPr>
        <w:t xml:space="preserve">All </w:t>
      </w:r>
      <w:r w:rsidR="006B175A">
        <w:rPr>
          <w:rFonts w:asciiTheme="majorHAnsi" w:hAnsiTheme="majorHAnsi" w:cstheme="majorHAnsi"/>
        </w:rPr>
        <w:t>knowledge needs</w:t>
      </w:r>
      <w:r w:rsidRPr="00184D65">
        <w:rPr>
          <w:rFonts w:asciiTheme="majorHAnsi" w:hAnsiTheme="majorHAnsi" w:cstheme="majorHAnsi"/>
        </w:rPr>
        <w:t xml:space="preserve"> are considered a priority</w:t>
      </w:r>
      <w:r w:rsidR="006B175A">
        <w:rPr>
          <w:rFonts w:asciiTheme="majorHAnsi" w:hAnsiTheme="majorHAnsi" w:cstheme="majorHAnsi"/>
        </w:rPr>
        <w:t>, h</w:t>
      </w:r>
      <w:r w:rsidRPr="00184D65">
        <w:rPr>
          <w:rFonts w:asciiTheme="majorHAnsi" w:hAnsiTheme="majorHAnsi" w:cstheme="majorHAnsi"/>
        </w:rPr>
        <w:t>owever, some are</w:t>
      </w:r>
      <w:r>
        <w:rPr>
          <w:rFonts w:asciiTheme="majorHAnsi" w:hAnsiTheme="majorHAnsi" w:cstheme="majorHAnsi"/>
        </w:rPr>
        <w:t xml:space="preserve"> considered</w:t>
      </w:r>
      <w:r w:rsidRPr="00184D65">
        <w:rPr>
          <w:rFonts w:asciiTheme="majorHAnsi" w:hAnsiTheme="majorHAnsi" w:cstheme="majorHAnsi"/>
        </w:rPr>
        <w:t xml:space="preserve"> a higher priority </w:t>
      </w:r>
      <w:r>
        <w:rPr>
          <w:rFonts w:asciiTheme="majorHAnsi" w:hAnsiTheme="majorHAnsi" w:cstheme="majorHAnsi"/>
        </w:rPr>
        <w:t xml:space="preserve">for immediate investment compared to </w:t>
      </w:r>
      <w:r w:rsidRPr="00184D65">
        <w:rPr>
          <w:rFonts w:asciiTheme="majorHAnsi" w:hAnsiTheme="majorHAnsi" w:cstheme="majorHAnsi"/>
        </w:rPr>
        <w:t>others</w:t>
      </w:r>
      <w:r>
        <w:rPr>
          <w:rFonts w:asciiTheme="majorHAnsi" w:hAnsiTheme="majorHAnsi" w:cstheme="majorHAnsi"/>
        </w:rPr>
        <w:t xml:space="preserve"> and as such, are ranked as either h</w:t>
      </w:r>
      <w:r w:rsidRPr="00184D65">
        <w:rPr>
          <w:rFonts w:asciiTheme="majorHAnsi" w:hAnsiTheme="majorHAnsi" w:cstheme="majorHAnsi"/>
        </w:rPr>
        <w:t>igh</w:t>
      </w:r>
      <w:r w:rsidR="006B175A">
        <w:rPr>
          <w:rFonts w:asciiTheme="majorHAnsi" w:hAnsiTheme="majorHAnsi" w:cstheme="majorHAnsi"/>
        </w:rPr>
        <w:t>est</w:t>
      </w:r>
      <w:r w:rsidRPr="00184D65">
        <w:rPr>
          <w:rFonts w:asciiTheme="majorHAnsi" w:hAnsiTheme="majorHAnsi" w:cstheme="majorHAnsi"/>
        </w:rPr>
        <w:t xml:space="preserve">, </w:t>
      </w:r>
      <w:r>
        <w:rPr>
          <w:rFonts w:asciiTheme="majorHAnsi" w:hAnsiTheme="majorHAnsi" w:cstheme="majorHAnsi"/>
        </w:rPr>
        <w:t>m</w:t>
      </w:r>
      <w:r w:rsidRPr="00184D65">
        <w:rPr>
          <w:rFonts w:asciiTheme="majorHAnsi" w:hAnsiTheme="majorHAnsi" w:cstheme="majorHAnsi"/>
        </w:rPr>
        <w:t xml:space="preserve">oderate or </w:t>
      </w:r>
      <w:r>
        <w:rPr>
          <w:rFonts w:asciiTheme="majorHAnsi" w:hAnsiTheme="majorHAnsi" w:cstheme="majorHAnsi"/>
        </w:rPr>
        <w:t>l</w:t>
      </w:r>
      <w:r w:rsidRPr="00184D65">
        <w:rPr>
          <w:rFonts w:asciiTheme="majorHAnsi" w:hAnsiTheme="majorHAnsi" w:cstheme="majorHAnsi"/>
        </w:rPr>
        <w:t xml:space="preserve">ower priority. </w:t>
      </w:r>
      <w:r>
        <w:rPr>
          <w:rFonts w:asciiTheme="majorHAnsi" w:hAnsiTheme="majorHAnsi" w:cstheme="majorHAnsi"/>
        </w:rPr>
        <w:t xml:space="preserve">All identified knowledge needs with current investment have been ranked as a lower priority for new investment. </w:t>
      </w:r>
      <w:r w:rsidRPr="00E55325">
        <w:rPr>
          <w:rFonts w:asciiTheme="majorHAnsi" w:hAnsiTheme="majorHAnsi" w:cstheme="majorHAnsi"/>
        </w:rPr>
        <w:t xml:space="preserve">The </w:t>
      </w:r>
      <w:r>
        <w:rPr>
          <w:rFonts w:asciiTheme="majorHAnsi" w:hAnsiTheme="majorHAnsi" w:cstheme="majorHAnsi"/>
        </w:rPr>
        <w:t>knowledge needs</w:t>
      </w:r>
      <w:r w:rsidRPr="00E55325">
        <w:rPr>
          <w:rFonts w:asciiTheme="majorHAnsi" w:hAnsiTheme="majorHAnsi" w:cstheme="majorHAnsi"/>
        </w:rPr>
        <w:t xml:space="preserve"> </w:t>
      </w:r>
      <w:r>
        <w:rPr>
          <w:rFonts w:asciiTheme="majorHAnsi" w:hAnsiTheme="majorHAnsi" w:cstheme="majorHAnsi"/>
        </w:rPr>
        <w:t xml:space="preserve">are </w:t>
      </w:r>
      <w:r w:rsidRPr="00E55325">
        <w:rPr>
          <w:rFonts w:asciiTheme="majorHAnsi" w:hAnsiTheme="majorHAnsi" w:cstheme="majorHAnsi"/>
        </w:rPr>
        <w:t>separated into Biophysical and Human Dimensions</w:t>
      </w:r>
      <w:r w:rsidRPr="00F90976">
        <w:rPr>
          <w:rFonts w:asciiTheme="majorHAnsi" w:hAnsiTheme="majorHAnsi" w:cstheme="majorHAnsi"/>
        </w:rPr>
        <w:t xml:space="preserve"> </w:t>
      </w:r>
      <w:r w:rsidRPr="00E55325">
        <w:rPr>
          <w:rFonts w:asciiTheme="majorHAnsi" w:hAnsiTheme="majorHAnsi" w:cstheme="majorHAnsi"/>
        </w:rPr>
        <w:t>theme</w:t>
      </w:r>
      <w:r>
        <w:rPr>
          <w:rFonts w:asciiTheme="majorHAnsi" w:hAnsiTheme="majorHAnsi" w:cstheme="majorHAnsi"/>
        </w:rPr>
        <w:t>s</w:t>
      </w:r>
      <w:r w:rsidRPr="00E55325">
        <w:rPr>
          <w:rFonts w:asciiTheme="majorHAnsi" w:hAnsiTheme="majorHAnsi" w:cstheme="majorHAnsi"/>
        </w:rPr>
        <w:t>.</w:t>
      </w:r>
      <w:r>
        <w:rPr>
          <w:rFonts w:asciiTheme="majorHAnsi" w:hAnsiTheme="majorHAnsi" w:cstheme="majorHAnsi"/>
        </w:rPr>
        <w:t xml:space="preserve"> Contextual information supporting each of the knowledge needs is presented in </w:t>
      </w:r>
      <w:hyperlink w:anchor="_Appendix_4" w:history="1">
        <w:r w:rsidRPr="004017A0">
          <w:rPr>
            <w:rStyle w:val="Hyperlink"/>
            <w:rFonts w:asciiTheme="majorHAnsi" w:hAnsiTheme="majorHAnsi" w:cstheme="majorHAnsi"/>
          </w:rPr>
          <w:t>Appendix 4</w:t>
        </w:r>
      </w:hyperlink>
      <w:r>
        <w:rPr>
          <w:rFonts w:asciiTheme="majorHAnsi" w:hAnsiTheme="majorHAnsi" w:cstheme="majorHAnsi"/>
        </w:rPr>
        <w:t xml:space="preserve">. A brief summary of the contextual information is provided in the </w:t>
      </w:r>
      <w:r w:rsidRPr="004017A0">
        <w:rPr>
          <w:rFonts w:asciiTheme="majorHAnsi" w:hAnsiTheme="majorHAnsi" w:cstheme="majorHAnsi"/>
          <w:i/>
        </w:rPr>
        <w:t>key concepts</w:t>
      </w:r>
      <w:r>
        <w:rPr>
          <w:rFonts w:asciiTheme="majorHAnsi" w:hAnsiTheme="majorHAnsi" w:cstheme="majorHAnsi"/>
        </w:rPr>
        <w:t xml:space="preserve"> provided with each knowledge need.  </w:t>
      </w:r>
    </w:p>
    <w:p w14:paraId="4F5EAD45" w14:textId="77777777" w:rsidR="007C6F5C" w:rsidRDefault="007C6F5C" w:rsidP="00747E8D">
      <w:pPr>
        <w:pStyle w:val="Heading3"/>
        <w:rPr>
          <w:rFonts w:eastAsia="Times New Roman"/>
        </w:rPr>
      </w:pPr>
      <w:r>
        <w:rPr>
          <w:rFonts w:eastAsia="Times New Roman"/>
        </w:rPr>
        <w:t xml:space="preserve">Biophysical </w:t>
      </w:r>
      <w:r w:rsidR="004A2DBC">
        <w:rPr>
          <w:rFonts w:eastAsia="Times New Roman"/>
        </w:rPr>
        <w:t>t</w:t>
      </w:r>
      <w:r>
        <w:rPr>
          <w:rFonts w:eastAsia="Times New Roman"/>
        </w:rPr>
        <w:t>hemes</w:t>
      </w:r>
      <w:bookmarkEnd w:id="8"/>
      <w:bookmarkEnd w:id="9"/>
    </w:p>
    <w:tbl>
      <w:tblPr>
        <w:tblStyle w:val="TableGrid"/>
        <w:tblW w:w="0" w:type="auto"/>
        <w:tblBorders>
          <w:left w:val="none" w:sz="0" w:space="0" w:color="auto"/>
          <w:right w:val="none" w:sz="0" w:space="0" w:color="auto"/>
          <w:insideV w:val="none" w:sz="0" w:space="0" w:color="auto"/>
        </w:tblBorders>
        <w:tblLayout w:type="fixed"/>
        <w:tblCellMar>
          <w:left w:w="57" w:type="dxa"/>
        </w:tblCellMar>
        <w:tblLook w:val="04A0" w:firstRow="1" w:lastRow="0" w:firstColumn="1" w:lastColumn="0" w:noHBand="0" w:noVBand="1"/>
      </w:tblPr>
      <w:tblGrid>
        <w:gridCol w:w="1701"/>
        <w:gridCol w:w="11964"/>
      </w:tblGrid>
      <w:tr w:rsidR="007C047E" w:rsidRPr="007C047E" w14:paraId="07343C92" w14:textId="77777777" w:rsidTr="00F06C1E">
        <w:trPr>
          <w:trHeight w:val="352"/>
          <w:tblHeader/>
        </w:trPr>
        <w:tc>
          <w:tcPr>
            <w:tcW w:w="1701" w:type="dxa"/>
            <w:tcBorders>
              <w:top w:val="single" w:sz="12" w:space="0" w:color="C00000"/>
              <w:bottom w:val="single" w:sz="12" w:space="0" w:color="C00000"/>
            </w:tcBorders>
            <w:shd w:val="clear" w:color="auto" w:fill="auto"/>
          </w:tcPr>
          <w:p w14:paraId="7E2A173D" w14:textId="77777777" w:rsidR="007C6F5C" w:rsidRPr="007C047E" w:rsidRDefault="00DD21FB" w:rsidP="008338E9">
            <w:pPr>
              <w:rPr>
                <w:rFonts w:asciiTheme="majorHAnsi" w:eastAsia="Times New Roman" w:hAnsiTheme="majorHAnsi" w:cstheme="majorHAnsi"/>
                <w:b/>
              </w:rPr>
            </w:pPr>
            <w:r w:rsidRPr="007C047E">
              <w:rPr>
                <w:rFonts w:asciiTheme="majorHAnsi" w:eastAsia="Times New Roman" w:hAnsiTheme="majorHAnsi" w:cstheme="majorHAnsi"/>
                <w:b/>
              </w:rPr>
              <w:t xml:space="preserve">Research </w:t>
            </w:r>
            <w:r w:rsidR="007C6F5C" w:rsidRPr="007C047E">
              <w:rPr>
                <w:rFonts w:asciiTheme="majorHAnsi" w:eastAsia="Times New Roman" w:hAnsiTheme="majorHAnsi" w:cstheme="majorHAnsi"/>
                <w:b/>
              </w:rPr>
              <w:t>Theme</w:t>
            </w:r>
          </w:p>
        </w:tc>
        <w:tc>
          <w:tcPr>
            <w:tcW w:w="11964" w:type="dxa"/>
            <w:tcBorders>
              <w:top w:val="single" w:sz="12" w:space="0" w:color="C00000"/>
              <w:bottom w:val="single" w:sz="12" w:space="0" w:color="C00000"/>
            </w:tcBorders>
            <w:shd w:val="clear" w:color="auto" w:fill="auto"/>
            <w:vAlign w:val="center"/>
          </w:tcPr>
          <w:p w14:paraId="0FC5AE7D" w14:textId="77777777" w:rsidR="007C6F5C" w:rsidRDefault="007C6F5C" w:rsidP="007C047E">
            <w:pPr>
              <w:jc w:val="center"/>
              <w:rPr>
                <w:rFonts w:asciiTheme="majorHAnsi" w:eastAsia="Times New Roman" w:hAnsiTheme="majorHAnsi" w:cstheme="majorHAnsi"/>
                <w:b/>
              </w:rPr>
            </w:pPr>
            <w:r w:rsidRPr="007C047E">
              <w:rPr>
                <w:rFonts w:asciiTheme="majorHAnsi" w:eastAsia="Times New Roman" w:hAnsiTheme="majorHAnsi" w:cstheme="majorHAnsi"/>
                <w:b/>
              </w:rPr>
              <w:t xml:space="preserve">Highest </w:t>
            </w:r>
            <w:r w:rsidR="00516C10" w:rsidRPr="007C047E">
              <w:rPr>
                <w:rFonts w:asciiTheme="majorHAnsi" w:eastAsia="Times New Roman" w:hAnsiTheme="majorHAnsi" w:cstheme="majorHAnsi"/>
                <w:b/>
              </w:rPr>
              <w:t>p</w:t>
            </w:r>
            <w:r w:rsidRPr="007C047E">
              <w:rPr>
                <w:rFonts w:asciiTheme="majorHAnsi" w:eastAsia="Times New Roman" w:hAnsiTheme="majorHAnsi" w:cstheme="majorHAnsi"/>
                <w:b/>
              </w:rPr>
              <w:t xml:space="preserve">riority </w:t>
            </w:r>
            <w:r w:rsidR="00516C10" w:rsidRPr="007C047E">
              <w:rPr>
                <w:rFonts w:asciiTheme="majorHAnsi" w:eastAsia="Times New Roman" w:hAnsiTheme="majorHAnsi" w:cstheme="majorHAnsi"/>
                <w:b/>
              </w:rPr>
              <w:t>k</w:t>
            </w:r>
            <w:r w:rsidR="001922C5" w:rsidRPr="007C047E">
              <w:rPr>
                <w:rFonts w:asciiTheme="majorHAnsi" w:eastAsia="Times New Roman" w:hAnsiTheme="majorHAnsi" w:cstheme="majorHAnsi"/>
                <w:b/>
              </w:rPr>
              <w:t>nowledge need</w:t>
            </w:r>
            <w:r w:rsidRPr="007C047E">
              <w:rPr>
                <w:rFonts w:asciiTheme="majorHAnsi" w:eastAsia="Times New Roman" w:hAnsiTheme="majorHAnsi" w:cstheme="majorHAnsi"/>
                <w:b/>
              </w:rPr>
              <w:t>s</w:t>
            </w:r>
          </w:p>
          <w:p w14:paraId="2FCA83EF" w14:textId="1893F7FE" w:rsidR="007F50F6" w:rsidRPr="007C047E" w:rsidRDefault="007F50F6" w:rsidP="007C047E">
            <w:pPr>
              <w:jc w:val="center"/>
              <w:rPr>
                <w:rFonts w:asciiTheme="majorHAnsi" w:eastAsia="Times New Roman" w:hAnsiTheme="majorHAnsi" w:cstheme="majorHAnsi"/>
                <w:b/>
              </w:rPr>
            </w:pPr>
            <w:r w:rsidRPr="00FC2043">
              <w:rPr>
                <w:rFonts w:asciiTheme="majorHAnsi" w:eastAsia="Times New Roman" w:hAnsiTheme="majorHAnsi" w:cstheme="majorHAnsi"/>
                <w:bCs/>
                <w:sz w:val="18"/>
                <w:szCs w:val="20"/>
                <w:lang w:eastAsia="en-AU"/>
              </w:rPr>
              <w:t>(</w:t>
            </w:r>
            <w:r w:rsidRPr="00FC2043">
              <w:rPr>
                <w:rFonts w:asciiTheme="majorHAnsi" w:hAnsiTheme="majorHAnsi" w:cstheme="majorHAnsi"/>
                <w:sz w:val="18"/>
                <w:szCs w:val="20"/>
              </w:rPr>
              <w:t>follow</w:t>
            </w:r>
            <w:r w:rsidRPr="00FC2043">
              <w:rPr>
                <w:rStyle w:val="Hyperlink"/>
                <w:rFonts w:asciiTheme="majorHAnsi" w:hAnsiTheme="majorHAnsi" w:cstheme="majorHAnsi"/>
                <w:color w:val="auto"/>
                <w:sz w:val="18"/>
                <w:szCs w:val="20"/>
                <w:u w:val="none"/>
              </w:rPr>
              <w:t xml:space="preserve"> the hyperlinks for more detail on each knowledge need)</w:t>
            </w:r>
          </w:p>
        </w:tc>
      </w:tr>
      <w:tr w:rsidR="007C6F5C" w:rsidRPr="00395E11" w14:paraId="3FF2FB44" w14:textId="77777777" w:rsidTr="00F06C1E">
        <w:trPr>
          <w:trHeight w:val="546"/>
        </w:trPr>
        <w:tc>
          <w:tcPr>
            <w:tcW w:w="1701" w:type="dxa"/>
            <w:vMerge w:val="restart"/>
            <w:tcBorders>
              <w:top w:val="single" w:sz="12" w:space="0" w:color="C00000"/>
            </w:tcBorders>
            <w:shd w:val="clear" w:color="auto" w:fill="FFFFFF" w:themeFill="background1"/>
            <w:vAlign w:val="center"/>
          </w:tcPr>
          <w:p w14:paraId="7A047138" w14:textId="7E0EA7BD" w:rsidR="007C6F5C" w:rsidRPr="00DD21FB" w:rsidRDefault="00AD4840" w:rsidP="00DD21FB">
            <w:pPr>
              <w:rPr>
                <w:rFonts w:asciiTheme="majorHAnsi" w:eastAsia="Times New Roman" w:hAnsiTheme="majorHAnsi" w:cstheme="majorHAnsi"/>
                <w:color w:val="FFFFFF" w:themeColor="background1"/>
                <w:sz w:val="24"/>
              </w:rPr>
            </w:pPr>
            <w:hyperlink w:anchor="_Sediment_1" w:history="1">
              <w:r w:rsidR="00DD21FB" w:rsidRPr="00DD21FB">
                <w:rPr>
                  <w:rStyle w:val="Hyperlink"/>
                  <w:rFonts w:asciiTheme="majorHAnsi" w:eastAsia="Times New Roman" w:hAnsiTheme="majorHAnsi" w:cstheme="majorHAnsi"/>
                  <w:sz w:val="24"/>
                </w:rPr>
                <w:t>Sediment</w:t>
              </w:r>
            </w:hyperlink>
          </w:p>
          <w:p w14:paraId="17787CCA" w14:textId="77777777" w:rsidR="007C6F5C" w:rsidRPr="00DD21FB" w:rsidRDefault="007C6F5C" w:rsidP="00F0421E">
            <w:pPr>
              <w:rPr>
                <w:rFonts w:asciiTheme="majorHAnsi" w:eastAsia="Times New Roman" w:hAnsiTheme="majorHAnsi" w:cstheme="majorHAnsi"/>
                <w:color w:val="FFFFFF" w:themeColor="background1"/>
                <w:sz w:val="24"/>
              </w:rPr>
            </w:pPr>
          </w:p>
        </w:tc>
        <w:tc>
          <w:tcPr>
            <w:tcW w:w="11964" w:type="dxa"/>
            <w:tcBorders>
              <w:top w:val="single" w:sz="12" w:space="0" w:color="C00000"/>
              <w:bottom w:val="nil"/>
            </w:tcBorders>
            <w:shd w:val="clear" w:color="auto" w:fill="auto"/>
          </w:tcPr>
          <w:p w14:paraId="04580636" w14:textId="3AB3561E" w:rsidR="007C6F5C" w:rsidRPr="007F50F6" w:rsidRDefault="00AD4840" w:rsidP="00E64B0B">
            <w:pPr>
              <w:pStyle w:val="ListParagraph"/>
              <w:numPr>
                <w:ilvl w:val="0"/>
                <w:numId w:val="15"/>
              </w:numPr>
              <w:rPr>
                <w:rFonts w:asciiTheme="majorHAnsi" w:hAnsiTheme="majorHAnsi" w:cstheme="majorHAnsi"/>
                <w:b/>
                <w:bCs/>
                <w:color w:val="000000"/>
              </w:rPr>
            </w:pPr>
            <w:hyperlink w:anchor="_Sediment_Research_Gaps" w:history="1">
              <w:r w:rsidR="007C6F5C" w:rsidRPr="007F50F6">
                <w:rPr>
                  <w:rStyle w:val="Hyperlink"/>
                  <w:rFonts w:asciiTheme="majorHAnsi" w:hAnsiTheme="majorHAnsi" w:cstheme="majorHAnsi"/>
                  <w:b/>
                  <w:bCs/>
                </w:rPr>
                <w:t>What are the water quality benefits from restored/improved land condition as a result of improved grazing practices?</w:t>
              </w:r>
            </w:hyperlink>
            <w:r w:rsidR="007C6F5C" w:rsidRPr="007F50F6">
              <w:rPr>
                <w:rFonts w:asciiTheme="majorHAnsi" w:hAnsiTheme="majorHAnsi" w:cstheme="majorHAnsi"/>
                <w:b/>
                <w:bCs/>
                <w:color w:val="000000"/>
              </w:rPr>
              <w:br/>
            </w:r>
            <w:r w:rsidR="002F78D6" w:rsidRPr="007F50F6">
              <w:rPr>
                <w:rFonts w:asciiTheme="majorHAnsi" w:hAnsiTheme="majorHAnsi" w:cstheme="majorHAnsi"/>
                <w:bCs/>
                <w:i/>
                <w:color w:val="000000"/>
              </w:rPr>
              <w:t>Key concepts</w:t>
            </w:r>
            <w:r w:rsidR="007C6F5C" w:rsidRPr="007F50F6">
              <w:rPr>
                <w:rFonts w:asciiTheme="majorHAnsi" w:hAnsiTheme="majorHAnsi" w:cstheme="majorHAnsi"/>
                <w:bCs/>
                <w:i/>
                <w:color w:val="000000"/>
              </w:rPr>
              <w:t>: processes, timeframes, costs, hydrology, erosion drivers, role of ground cover, Forage</w:t>
            </w:r>
          </w:p>
        </w:tc>
      </w:tr>
      <w:tr w:rsidR="007C6F5C" w:rsidRPr="00395E11" w14:paraId="36F3EEF3" w14:textId="77777777" w:rsidTr="00F0421E">
        <w:trPr>
          <w:trHeight w:val="426"/>
        </w:trPr>
        <w:tc>
          <w:tcPr>
            <w:tcW w:w="1701" w:type="dxa"/>
            <w:vMerge/>
            <w:shd w:val="clear" w:color="auto" w:fill="FFFFFF" w:themeFill="background1"/>
          </w:tcPr>
          <w:p w14:paraId="679E3BA3" w14:textId="77777777" w:rsidR="007C6F5C" w:rsidRPr="00DD21FB" w:rsidRDefault="007C6F5C" w:rsidP="008338E9">
            <w:pPr>
              <w:jc w:val="center"/>
              <w:rPr>
                <w:rFonts w:asciiTheme="majorHAnsi" w:eastAsia="Times New Roman" w:hAnsiTheme="majorHAnsi" w:cstheme="majorHAnsi"/>
              </w:rPr>
            </w:pPr>
          </w:p>
        </w:tc>
        <w:tc>
          <w:tcPr>
            <w:tcW w:w="11964" w:type="dxa"/>
            <w:tcBorders>
              <w:top w:val="nil"/>
              <w:bottom w:val="nil"/>
            </w:tcBorders>
            <w:shd w:val="clear" w:color="auto" w:fill="auto"/>
          </w:tcPr>
          <w:p w14:paraId="3C62D78C" w14:textId="4A1C144F" w:rsidR="007C6F5C" w:rsidRPr="007F50F6" w:rsidRDefault="00AD4840" w:rsidP="00E64B0B">
            <w:pPr>
              <w:pStyle w:val="ListParagraph"/>
              <w:numPr>
                <w:ilvl w:val="0"/>
                <w:numId w:val="15"/>
              </w:numPr>
              <w:rPr>
                <w:rFonts w:asciiTheme="majorHAnsi" w:hAnsiTheme="majorHAnsi" w:cstheme="majorHAnsi"/>
                <w:b/>
                <w:bCs/>
                <w:color w:val="000000"/>
              </w:rPr>
            </w:pPr>
            <w:hyperlink w:anchor="_Sediment_Research_Gaps" w:history="1">
              <w:r w:rsidR="007C6F5C" w:rsidRPr="007F50F6">
                <w:rPr>
                  <w:rStyle w:val="Hyperlink"/>
                  <w:rFonts w:asciiTheme="majorHAnsi" w:hAnsiTheme="majorHAnsi" w:cstheme="majorHAnsi"/>
                  <w:b/>
                  <w:bCs/>
                </w:rPr>
                <w:t>What is the effectiveness, in terms of water quality benefits, costs and timeframes, of remediating gully and riparian areas? How can this information be used to target and prioritise areas for remediation?</w:t>
              </w:r>
            </w:hyperlink>
            <w:r w:rsidR="007C6F5C" w:rsidRPr="007F50F6">
              <w:rPr>
                <w:rFonts w:asciiTheme="majorHAnsi" w:hAnsiTheme="majorHAnsi" w:cstheme="majorHAnsi"/>
                <w:b/>
                <w:bCs/>
                <w:color w:val="000000"/>
              </w:rPr>
              <w:br/>
            </w:r>
            <w:r w:rsidR="002F78D6" w:rsidRPr="007F50F6">
              <w:rPr>
                <w:rFonts w:asciiTheme="majorHAnsi" w:hAnsiTheme="majorHAnsi" w:cstheme="majorHAnsi"/>
                <w:bCs/>
                <w:i/>
                <w:color w:val="000000"/>
              </w:rPr>
              <w:t>Key concepts</w:t>
            </w:r>
            <w:r w:rsidR="007C6F5C" w:rsidRPr="007F50F6">
              <w:rPr>
                <w:rFonts w:asciiTheme="majorHAnsi" w:hAnsiTheme="majorHAnsi" w:cstheme="majorHAnsi"/>
                <w:bCs/>
                <w:i/>
                <w:color w:val="000000"/>
              </w:rPr>
              <w:t xml:space="preserve">: </w:t>
            </w:r>
            <w:r w:rsidR="00516C10" w:rsidRPr="007F50F6">
              <w:rPr>
                <w:rFonts w:asciiTheme="majorHAnsi" w:hAnsiTheme="majorHAnsi" w:cstheme="majorHAnsi"/>
                <w:bCs/>
                <w:i/>
                <w:color w:val="000000"/>
              </w:rPr>
              <w:t>g</w:t>
            </w:r>
            <w:r w:rsidR="007C6F5C" w:rsidRPr="007F50F6">
              <w:rPr>
                <w:rFonts w:asciiTheme="majorHAnsi" w:hAnsiTheme="majorHAnsi" w:cstheme="majorHAnsi"/>
                <w:bCs/>
                <w:i/>
                <w:color w:val="000000"/>
              </w:rPr>
              <w:t>ully, riparian and streambank erosion, climate and soil types, effectiveness measures, prioritisation, targeting</w:t>
            </w:r>
          </w:p>
        </w:tc>
      </w:tr>
      <w:tr w:rsidR="007C6F5C" w:rsidRPr="00395E11" w14:paraId="4FC2A011" w14:textId="77777777" w:rsidTr="00F0421E">
        <w:trPr>
          <w:trHeight w:val="478"/>
        </w:trPr>
        <w:tc>
          <w:tcPr>
            <w:tcW w:w="1701" w:type="dxa"/>
            <w:vMerge/>
            <w:shd w:val="clear" w:color="auto" w:fill="FFFFFF" w:themeFill="background1"/>
          </w:tcPr>
          <w:p w14:paraId="4722B8FE" w14:textId="77777777" w:rsidR="007C6F5C" w:rsidRPr="00DD21FB" w:rsidRDefault="007C6F5C" w:rsidP="008338E9">
            <w:pPr>
              <w:jc w:val="center"/>
              <w:rPr>
                <w:rFonts w:asciiTheme="majorHAnsi" w:eastAsia="Times New Roman" w:hAnsiTheme="majorHAnsi" w:cstheme="majorHAnsi"/>
              </w:rPr>
            </w:pPr>
          </w:p>
        </w:tc>
        <w:tc>
          <w:tcPr>
            <w:tcW w:w="11964" w:type="dxa"/>
            <w:tcBorders>
              <w:top w:val="nil"/>
              <w:bottom w:val="nil"/>
            </w:tcBorders>
            <w:shd w:val="clear" w:color="auto" w:fill="auto"/>
          </w:tcPr>
          <w:p w14:paraId="1A1FC483" w14:textId="2D8AF43F" w:rsidR="007C6F5C" w:rsidRPr="007F50F6" w:rsidRDefault="00AD4840" w:rsidP="00E64B0B">
            <w:pPr>
              <w:pStyle w:val="ListParagraph"/>
              <w:numPr>
                <w:ilvl w:val="0"/>
                <w:numId w:val="15"/>
              </w:numPr>
              <w:rPr>
                <w:rFonts w:asciiTheme="majorHAnsi" w:hAnsiTheme="majorHAnsi" w:cstheme="majorHAnsi"/>
                <w:b/>
                <w:bCs/>
                <w:color w:val="000000"/>
              </w:rPr>
            </w:pPr>
            <w:hyperlink w:anchor="_Sediment_Research_Gaps" w:history="1">
              <w:r w:rsidR="007C6F5C" w:rsidRPr="007F50F6">
                <w:rPr>
                  <w:rStyle w:val="Hyperlink"/>
                  <w:rFonts w:asciiTheme="majorHAnsi" w:hAnsiTheme="majorHAnsi" w:cstheme="majorHAnsi"/>
                  <w:b/>
                  <w:bCs/>
                </w:rPr>
                <w:t>Improve our understanding of the impacts of tree clearing on water quality going to the Reef?</w:t>
              </w:r>
            </w:hyperlink>
            <w:r w:rsidR="007C6F5C" w:rsidRPr="007F50F6">
              <w:rPr>
                <w:rFonts w:asciiTheme="majorHAnsi" w:hAnsiTheme="majorHAnsi" w:cstheme="majorHAnsi"/>
                <w:b/>
                <w:bCs/>
                <w:color w:val="000000"/>
              </w:rPr>
              <w:br/>
            </w:r>
            <w:r w:rsidR="002F78D6" w:rsidRPr="007F50F6">
              <w:rPr>
                <w:rFonts w:asciiTheme="majorHAnsi" w:hAnsiTheme="majorHAnsi" w:cstheme="majorHAnsi"/>
                <w:bCs/>
                <w:i/>
                <w:color w:val="000000"/>
              </w:rPr>
              <w:t>Key concepts</w:t>
            </w:r>
            <w:r w:rsidR="007C6F5C" w:rsidRPr="007F50F6">
              <w:rPr>
                <w:rFonts w:asciiTheme="majorHAnsi" w:hAnsiTheme="majorHAnsi" w:cstheme="majorHAnsi"/>
                <w:bCs/>
                <w:i/>
                <w:color w:val="000000"/>
              </w:rPr>
              <w:t>: streambanks, catchment hydrology, modelling, vegetation clearing thresholds</w:t>
            </w:r>
          </w:p>
        </w:tc>
      </w:tr>
      <w:tr w:rsidR="007C6F5C" w:rsidRPr="00395E11" w14:paraId="19965F2F" w14:textId="77777777" w:rsidTr="00F0421E">
        <w:trPr>
          <w:trHeight w:val="416"/>
        </w:trPr>
        <w:tc>
          <w:tcPr>
            <w:tcW w:w="1701" w:type="dxa"/>
            <w:vMerge/>
            <w:shd w:val="clear" w:color="auto" w:fill="FFFFFF" w:themeFill="background1"/>
          </w:tcPr>
          <w:p w14:paraId="78839B24" w14:textId="77777777" w:rsidR="007C6F5C" w:rsidRPr="00DD21FB" w:rsidRDefault="007C6F5C" w:rsidP="008338E9">
            <w:pPr>
              <w:jc w:val="center"/>
              <w:rPr>
                <w:rFonts w:asciiTheme="majorHAnsi" w:eastAsia="Times New Roman" w:hAnsiTheme="majorHAnsi" w:cstheme="majorHAnsi"/>
              </w:rPr>
            </w:pPr>
          </w:p>
        </w:tc>
        <w:tc>
          <w:tcPr>
            <w:tcW w:w="11964" w:type="dxa"/>
            <w:tcBorders>
              <w:top w:val="nil"/>
              <w:bottom w:val="single" w:sz="4" w:space="0" w:color="auto"/>
            </w:tcBorders>
            <w:shd w:val="clear" w:color="auto" w:fill="auto"/>
          </w:tcPr>
          <w:p w14:paraId="6BE3B4A7" w14:textId="3E97D6B7" w:rsidR="007C6F5C" w:rsidRPr="007F50F6" w:rsidRDefault="00AD4840" w:rsidP="00E64B0B">
            <w:pPr>
              <w:pStyle w:val="ListParagraph"/>
              <w:numPr>
                <w:ilvl w:val="0"/>
                <w:numId w:val="15"/>
              </w:numPr>
              <w:rPr>
                <w:rFonts w:asciiTheme="majorHAnsi" w:hAnsiTheme="majorHAnsi" w:cstheme="majorHAnsi"/>
                <w:b/>
                <w:bCs/>
                <w:color w:val="000000"/>
              </w:rPr>
            </w:pPr>
            <w:hyperlink w:anchor="_Sediment_Research_Gaps" w:history="1">
              <w:r w:rsidR="007C6F5C" w:rsidRPr="007F50F6">
                <w:rPr>
                  <w:rStyle w:val="Hyperlink"/>
                  <w:rFonts w:asciiTheme="majorHAnsi" w:hAnsiTheme="majorHAnsi" w:cstheme="majorHAnsi"/>
                  <w:b/>
                  <w:bCs/>
                </w:rPr>
                <w:t>What is the risk of the finest sediment fractions (&lt;16 uM) to the Reef?</w:t>
              </w:r>
            </w:hyperlink>
            <w:r w:rsidR="007C6F5C" w:rsidRPr="007F50F6">
              <w:rPr>
                <w:rFonts w:asciiTheme="majorHAnsi" w:hAnsiTheme="majorHAnsi" w:cstheme="majorHAnsi"/>
                <w:b/>
                <w:bCs/>
                <w:color w:val="000000"/>
              </w:rPr>
              <w:br/>
            </w:r>
            <w:r w:rsidR="002F78D6" w:rsidRPr="007F50F6">
              <w:rPr>
                <w:rFonts w:asciiTheme="majorHAnsi" w:hAnsiTheme="majorHAnsi" w:cstheme="majorHAnsi"/>
                <w:bCs/>
                <w:i/>
                <w:color w:val="000000"/>
              </w:rPr>
              <w:t>Key concepts</w:t>
            </w:r>
            <w:r w:rsidR="007C6F5C" w:rsidRPr="007F50F6">
              <w:rPr>
                <w:rFonts w:asciiTheme="majorHAnsi" w:hAnsiTheme="majorHAnsi" w:cstheme="majorHAnsi"/>
                <w:bCs/>
                <w:i/>
                <w:color w:val="000000"/>
              </w:rPr>
              <w:t>: benthic light, turbidity, dominant particle size, erosion, storage and delivery of fine sediment, plumes v</w:t>
            </w:r>
            <w:r w:rsidR="001809A3" w:rsidRPr="007F50F6">
              <w:rPr>
                <w:rFonts w:asciiTheme="majorHAnsi" w:hAnsiTheme="majorHAnsi" w:cstheme="majorHAnsi"/>
                <w:bCs/>
                <w:i/>
                <w:color w:val="000000"/>
              </w:rPr>
              <w:t>er</w:t>
            </w:r>
            <w:r w:rsidR="007C6F5C" w:rsidRPr="007F50F6">
              <w:rPr>
                <w:rFonts w:asciiTheme="majorHAnsi" w:hAnsiTheme="majorHAnsi" w:cstheme="majorHAnsi"/>
                <w:bCs/>
                <w:i/>
                <w:color w:val="000000"/>
              </w:rPr>
              <w:t>s</w:t>
            </w:r>
            <w:r w:rsidR="001809A3" w:rsidRPr="007F50F6">
              <w:rPr>
                <w:rFonts w:asciiTheme="majorHAnsi" w:hAnsiTheme="majorHAnsi" w:cstheme="majorHAnsi"/>
                <w:bCs/>
                <w:i/>
                <w:color w:val="000000"/>
              </w:rPr>
              <w:t>us</w:t>
            </w:r>
            <w:r w:rsidR="007C6F5C" w:rsidRPr="007F50F6">
              <w:rPr>
                <w:rFonts w:asciiTheme="majorHAnsi" w:hAnsiTheme="majorHAnsi" w:cstheme="majorHAnsi"/>
                <w:bCs/>
                <w:i/>
                <w:color w:val="000000"/>
              </w:rPr>
              <w:t xml:space="preserve"> resuspension, sedimentation, seagrass, coral</w:t>
            </w:r>
          </w:p>
        </w:tc>
      </w:tr>
      <w:tr w:rsidR="007C6F5C" w:rsidRPr="00395E11" w14:paraId="4F2E1437" w14:textId="77777777" w:rsidTr="00F0421E">
        <w:trPr>
          <w:trHeight w:val="840"/>
        </w:trPr>
        <w:tc>
          <w:tcPr>
            <w:tcW w:w="1701" w:type="dxa"/>
            <w:vMerge w:val="restart"/>
            <w:shd w:val="clear" w:color="auto" w:fill="FFFFFF" w:themeFill="background1"/>
            <w:vAlign w:val="center"/>
          </w:tcPr>
          <w:p w14:paraId="38CE52EF" w14:textId="2AF735A0" w:rsidR="007C6F5C" w:rsidRPr="00DD21FB" w:rsidRDefault="00AD4840" w:rsidP="00DD21FB">
            <w:pPr>
              <w:rPr>
                <w:rFonts w:asciiTheme="majorHAnsi" w:eastAsia="Times New Roman" w:hAnsiTheme="majorHAnsi" w:cstheme="majorHAnsi"/>
              </w:rPr>
            </w:pPr>
            <w:hyperlink w:anchor="_Nutrients" w:history="1">
              <w:r w:rsidR="00DD21FB" w:rsidRPr="00DD21FB">
                <w:rPr>
                  <w:rStyle w:val="Hyperlink"/>
                  <w:rFonts w:asciiTheme="majorHAnsi" w:eastAsia="Times New Roman" w:hAnsiTheme="majorHAnsi" w:cstheme="majorHAnsi"/>
                  <w:sz w:val="24"/>
                </w:rPr>
                <w:t>Nutrients</w:t>
              </w:r>
            </w:hyperlink>
          </w:p>
        </w:tc>
        <w:tc>
          <w:tcPr>
            <w:tcW w:w="11964" w:type="dxa"/>
            <w:tcBorders>
              <w:bottom w:val="nil"/>
            </w:tcBorders>
            <w:shd w:val="clear" w:color="auto" w:fill="auto"/>
          </w:tcPr>
          <w:p w14:paraId="5E5071E4" w14:textId="3806D43E" w:rsidR="007C6F5C" w:rsidRPr="007F50F6" w:rsidRDefault="00AD4840" w:rsidP="00E64B0B">
            <w:pPr>
              <w:pStyle w:val="ListParagraph"/>
              <w:numPr>
                <w:ilvl w:val="0"/>
                <w:numId w:val="16"/>
              </w:numPr>
              <w:rPr>
                <w:rFonts w:asciiTheme="majorHAnsi" w:hAnsiTheme="majorHAnsi" w:cstheme="majorHAnsi"/>
                <w:b/>
                <w:bCs/>
                <w:color w:val="000000"/>
              </w:rPr>
            </w:pPr>
            <w:hyperlink w:anchor="_Nutrients_knowledge_needs" w:history="1">
              <w:r w:rsidR="007C6F5C" w:rsidRPr="007F50F6">
                <w:rPr>
                  <w:rStyle w:val="Hyperlink"/>
                  <w:rFonts w:asciiTheme="majorHAnsi" w:hAnsiTheme="majorHAnsi" w:cstheme="majorHAnsi"/>
                  <w:b/>
                  <w:bCs/>
                </w:rPr>
                <w:t>Knowledge, data and tools to underpin a Nutrient Decision Support Tool.</w:t>
              </w:r>
            </w:hyperlink>
            <w:r w:rsidR="007C6F5C" w:rsidRPr="007F50F6">
              <w:rPr>
                <w:rFonts w:asciiTheme="majorHAnsi" w:hAnsiTheme="majorHAnsi" w:cstheme="majorHAnsi"/>
                <w:b/>
                <w:bCs/>
                <w:color w:val="000000"/>
              </w:rPr>
              <w:t xml:space="preserve"> </w:t>
            </w:r>
            <w:r w:rsidR="007C6F5C" w:rsidRPr="007F50F6">
              <w:rPr>
                <w:rFonts w:asciiTheme="majorHAnsi" w:hAnsiTheme="majorHAnsi" w:cstheme="majorHAnsi"/>
                <w:b/>
                <w:bCs/>
                <w:color w:val="000000"/>
              </w:rPr>
              <w:br/>
            </w:r>
            <w:r w:rsidR="002F78D6" w:rsidRPr="007F50F6">
              <w:rPr>
                <w:rFonts w:asciiTheme="majorHAnsi" w:hAnsiTheme="majorHAnsi" w:cstheme="majorHAnsi"/>
                <w:bCs/>
                <w:i/>
                <w:color w:val="000000"/>
              </w:rPr>
              <w:t>Key concepts</w:t>
            </w:r>
            <w:r w:rsidR="007C6F5C" w:rsidRPr="007F50F6">
              <w:rPr>
                <w:rFonts w:asciiTheme="majorHAnsi" w:hAnsiTheme="majorHAnsi" w:cstheme="majorHAnsi"/>
                <w:bCs/>
                <w:i/>
                <w:color w:val="000000"/>
              </w:rPr>
              <w:t>: variability in sugarcane nitrogen requirements, temporal and spatial complexity of soil, variable climate and management factors, site-specific recommendations, N application, organic sources, enhanced efficiency fertilisers, model-based decision support systems</w:t>
            </w:r>
          </w:p>
        </w:tc>
      </w:tr>
      <w:tr w:rsidR="007C6F5C" w:rsidRPr="00395E11" w14:paraId="63F4D2D5" w14:textId="77777777" w:rsidTr="00F0421E">
        <w:trPr>
          <w:trHeight w:val="542"/>
        </w:trPr>
        <w:tc>
          <w:tcPr>
            <w:tcW w:w="1701" w:type="dxa"/>
            <w:vMerge/>
            <w:shd w:val="clear" w:color="auto" w:fill="FFFFFF" w:themeFill="background1"/>
            <w:vAlign w:val="center"/>
          </w:tcPr>
          <w:p w14:paraId="35CA5A66" w14:textId="77777777" w:rsidR="007C6F5C" w:rsidRPr="00DD21FB" w:rsidRDefault="007C6F5C" w:rsidP="00DD21FB">
            <w:pPr>
              <w:rPr>
                <w:rFonts w:asciiTheme="majorHAnsi" w:eastAsia="Times New Roman" w:hAnsiTheme="majorHAnsi" w:cstheme="majorHAnsi"/>
              </w:rPr>
            </w:pPr>
          </w:p>
        </w:tc>
        <w:tc>
          <w:tcPr>
            <w:tcW w:w="11964" w:type="dxa"/>
            <w:tcBorders>
              <w:top w:val="nil"/>
              <w:bottom w:val="nil"/>
            </w:tcBorders>
            <w:shd w:val="clear" w:color="auto" w:fill="auto"/>
          </w:tcPr>
          <w:p w14:paraId="2EFABB6B" w14:textId="2DC2DE72" w:rsidR="007C6F5C" w:rsidRPr="007F50F6" w:rsidRDefault="00AD4840" w:rsidP="00E64B0B">
            <w:pPr>
              <w:pStyle w:val="ListParagraph"/>
              <w:numPr>
                <w:ilvl w:val="0"/>
                <w:numId w:val="16"/>
              </w:numPr>
              <w:rPr>
                <w:rFonts w:asciiTheme="majorHAnsi" w:hAnsiTheme="majorHAnsi" w:cstheme="majorHAnsi"/>
                <w:b/>
                <w:bCs/>
                <w:color w:val="000000"/>
              </w:rPr>
            </w:pPr>
            <w:hyperlink w:anchor="_Nutrient_Research_Gaps" w:history="1">
              <w:r w:rsidR="007C6F5C" w:rsidRPr="007F50F6">
                <w:rPr>
                  <w:rStyle w:val="Hyperlink"/>
                  <w:rFonts w:asciiTheme="majorHAnsi" w:hAnsiTheme="majorHAnsi" w:cstheme="majorHAnsi"/>
                  <w:b/>
                  <w:bCs/>
                </w:rPr>
                <w:t>Validation of the water quality benefits (for the Reef) predicted from improved irrigation practices and water use efficiency</w:t>
              </w:r>
              <w:r w:rsidR="00BA28EC" w:rsidRPr="007F50F6">
                <w:rPr>
                  <w:rStyle w:val="Hyperlink"/>
                  <w:rFonts w:asciiTheme="majorHAnsi" w:hAnsiTheme="majorHAnsi" w:cstheme="majorHAnsi"/>
                  <w:b/>
                  <w:bCs/>
                </w:rPr>
                <w:t>.</w:t>
              </w:r>
            </w:hyperlink>
            <w:r w:rsidR="007C6F5C" w:rsidRPr="007F50F6">
              <w:rPr>
                <w:rFonts w:asciiTheme="majorHAnsi" w:hAnsiTheme="majorHAnsi" w:cstheme="majorHAnsi"/>
                <w:b/>
                <w:bCs/>
                <w:color w:val="000000"/>
              </w:rPr>
              <w:br/>
            </w:r>
            <w:r w:rsidR="002F78D6" w:rsidRPr="007F50F6">
              <w:rPr>
                <w:rFonts w:asciiTheme="majorHAnsi" w:hAnsiTheme="majorHAnsi" w:cstheme="majorHAnsi"/>
                <w:bCs/>
                <w:i/>
                <w:color w:val="000000"/>
              </w:rPr>
              <w:t>Key concepts</w:t>
            </w:r>
            <w:r w:rsidR="007C6F5C" w:rsidRPr="007F50F6">
              <w:rPr>
                <w:rFonts w:asciiTheme="majorHAnsi" w:hAnsiTheme="majorHAnsi" w:cstheme="majorHAnsi"/>
                <w:bCs/>
                <w:i/>
                <w:color w:val="000000"/>
              </w:rPr>
              <w:t xml:space="preserve">: </w:t>
            </w:r>
            <w:r w:rsidR="00BA28EC" w:rsidRPr="007F50F6">
              <w:rPr>
                <w:rFonts w:asciiTheme="majorHAnsi" w:hAnsiTheme="majorHAnsi" w:cstheme="majorHAnsi"/>
                <w:bCs/>
                <w:i/>
                <w:color w:val="000000"/>
              </w:rPr>
              <w:t>d</w:t>
            </w:r>
            <w:r w:rsidR="007C6F5C" w:rsidRPr="007F50F6">
              <w:rPr>
                <w:rFonts w:asciiTheme="majorHAnsi" w:hAnsiTheme="majorHAnsi" w:cstheme="majorHAnsi"/>
                <w:bCs/>
                <w:i/>
                <w:color w:val="000000"/>
              </w:rPr>
              <w:t>eep drainage, surface water run</w:t>
            </w:r>
            <w:r w:rsidR="00BA28EC" w:rsidRPr="007F50F6">
              <w:rPr>
                <w:rFonts w:asciiTheme="majorHAnsi" w:hAnsiTheme="majorHAnsi" w:cstheme="majorHAnsi"/>
                <w:bCs/>
                <w:i/>
                <w:color w:val="000000"/>
              </w:rPr>
              <w:t>-</w:t>
            </w:r>
            <w:r w:rsidR="007C6F5C" w:rsidRPr="007F50F6">
              <w:rPr>
                <w:rFonts w:asciiTheme="majorHAnsi" w:hAnsiTheme="majorHAnsi" w:cstheme="majorHAnsi"/>
                <w:bCs/>
                <w:i/>
                <w:color w:val="000000"/>
              </w:rPr>
              <w:t>off, nitrogen, modelling, field validation</w:t>
            </w:r>
          </w:p>
        </w:tc>
      </w:tr>
      <w:tr w:rsidR="007C6F5C" w:rsidRPr="00395E11" w14:paraId="20463733" w14:textId="77777777" w:rsidTr="00F0421E">
        <w:trPr>
          <w:trHeight w:val="565"/>
        </w:trPr>
        <w:tc>
          <w:tcPr>
            <w:tcW w:w="1701" w:type="dxa"/>
            <w:vMerge/>
            <w:shd w:val="clear" w:color="auto" w:fill="FFFFFF" w:themeFill="background1"/>
            <w:vAlign w:val="center"/>
          </w:tcPr>
          <w:p w14:paraId="424922D9" w14:textId="77777777" w:rsidR="007C6F5C" w:rsidRPr="00DD21FB" w:rsidRDefault="007C6F5C" w:rsidP="00DD21FB">
            <w:pPr>
              <w:rPr>
                <w:rFonts w:asciiTheme="majorHAnsi" w:eastAsia="Times New Roman" w:hAnsiTheme="majorHAnsi" w:cstheme="majorHAnsi"/>
              </w:rPr>
            </w:pPr>
          </w:p>
        </w:tc>
        <w:tc>
          <w:tcPr>
            <w:tcW w:w="11964" w:type="dxa"/>
            <w:tcBorders>
              <w:top w:val="nil"/>
            </w:tcBorders>
            <w:shd w:val="clear" w:color="auto" w:fill="auto"/>
          </w:tcPr>
          <w:p w14:paraId="0ACAC723" w14:textId="1E96E9B2" w:rsidR="007C6F5C" w:rsidRPr="007F50F6" w:rsidRDefault="00AD4840" w:rsidP="00E64B0B">
            <w:pPr>
              <w:pStyle w:val="ListParagraph"/>
              <w:numPr>
                <w:ilvl w:val="0"/>
                <w:numId w:val="16"/>
              </w:numPr>
              <w:rPr>
                <w:rFonts w:asciiTheme="majorHAnsi" w:hAnsiTheme="majorHAnsi" w:cstheme="majorHAnsi"/>
                <w:b/>
                <w:bCs/>
                <w:color w:val="000000"/>
              </w:rPr>
            </w:pPr>
            <w:hyperlink w:anchor="_Nutrient_Research_Gaps" w:history="1">
              <w:r w:rsidR="007C6F5C" w:rsidRPr="000B594D">
                <w:rPr>
                  <w:rStyle w:val="Hyperlink"/>
                  <w:rFonts w:asciiTheme="majorHAnsi" w:hAnsiTheme="majorHAnsi" w:cstheme="majorHAnsi"/>
                  <w:b/>
                  <w:bCs/>
                </w:rPr>
                <w:t>Improved understanding of the complexities of paddock-scale nutrient budgets and the effect on water quality.</w:t>
              </w:r>
            </w:hyperlink>
            <w:r w:rsidR="007C6F5C" w:rsidRPr="007F50F6">
              <w:rPr>
                <w:rFonts w:asciiTheme="majorHAnsi" w:hAnsiTheme="majorHAnsi" w:cstheme="majorHAnsi"/>
                <w:b/>
                <w:bCs/>
                <w:color w:val="000000"/>
              </w:rPr>
              <w:br/>
            </w:r>
            <w:r w:rsidR="002F78D6" w:rsidRPr="007F50F6">
              <w:rPr>
                <w:rFonts w:asciiTheme="majorHAnsi" w:hAnsiTheme="majorHAnsi" w:cstheme="majorHAnsi"/>
                <w:bCs/>
                <w:i/>
                <w:color w:val="000000"/>
              </w:rPr>
              <w:t>Key concepts</w:t>
            </w:r>
            <w:r w:rsidR="007C6F5C" w:rsidRPr="007F50F6">
              <w:rPr>
                <w:rFonts w:asciiTheme="majorHAnsi" w:hAnsiTheme="majorHAnsi" w:cstheme="majorHAnsi"/>
                <w:bCs/>
                <w:i/>
                <w:color w:val="000000"/>
              </w:rPr>
              <w:t>: nutrient surplus, soil concentrations, losses to the environment, organic sources, plant nutrient demand, legumes, mill mud</w:t>
            </w:r>
          </w:p>
        </w:tc>
      </w:tr>
      <w:tr w:rsidR="003174B8" w:rsidRPr="00395E11" w14:paraId="00A7AD30" w14:textId="77777777" w:rsidTr="000B594D">
        <w:trPr>
          <w:cantSplit/>
          <w:trHeight w:val="1175"/>
        </w:trPr>
        <w:tc>
          <w:tcPr>
            <w:tcW w:w="1701" w:type="dxa"/>
            <w:vMerge w:val="restart"/>
            <w:shd w:val="clear" w:color="auto" w:fill="FFFFFF" w:themeFill="background1"/>
            <w:vAlign w:val="center"/>
          </w:tcPr>
          <w:p w14:paraId="40C05CD2" w14:textId="5E93470A" w:rsidR="003174B8" w:rsidRPr="00DD21FB" w:rsidRDefault="00AD4840" w:rsidP="00DD21FB">
            <w:pPr>
              <w:rPr>
                <w:rFonts w:asciiTheme="majorHAnsi" w:eastAsia="Times New Roman" w:hAnsiTheme="majorHAnsi" w:cstheme="majorHAnsi"/>
                <w:color w:val="FFFFFF" w:themeColor="background1"/>
              </w:rPr>
            </w:pPr>
            <w:hyperlink w:anchor="_Particulate_nutrients" w:history="1">
              <w:r w:rsidR="00DD21FB" w:rsidRPr="00DD21FB">
                <w:rPr>
                  <w:rStyle w:val="Hyperlink"/>
                  <w:rFonts w:asciiTheme="majorHAnsi" w:eastAsia="Times New Roman" w:hAnsiTheme="majorHAnsi" w:cstheme="majorHAnsi"/>
                  <w:sz w:val="24"/>
                </w:rPr>
                <w:t>Particulate nutrients</w:t>
              </w:r>
            </w:hyperlink>
          </w:p>
        </w:tc>
        <w:tc>
          <w:tcPr>
            <w:tcW w:w="11964" w:type="dxa"/>
            <w:tcBorders>
              <w:bottom w:val="nil"/>
            </w:tcBorders>
            <w:shd w:val="clear" w:color="auto" w:fill="auto"/>
          </w:tcPr>
          <w:p w14:paraId="2EB5AE18" w14:textId="43A52A9F" w:rsidR="003174B8" w:rsidRPr="00DD21FB" w:rsidRDefault="00AD4840" w:rsidP="00E64B0B">
            <w:pPr>
              <w:pStyle w:val="ListParagraph"/>
              <w:numPr>
                <w:ilvl w:val="0"/>
                <w:numId w:val="17"/>
              </w:numPr>
              <w:rPr>
                <w:rFonts w:asciiTheme="majorHAnsi" w:hAnsiTheme="majorHAnsi" w:cstheme="majorHAnsi"/>
                <w:b/>
                <w:bCs/>
                <w:color w:val="000000"/>
              </w:rPr>
            </w:pPr>
            <w:hyperlink w:anchor="_Particulate_Nutrients_Research" w:history="1">
              <w:r w:rsidR="003174B8" w:rsidRPr="000B594D">
                <w:rPr>
                  <w:rStyle w:val="Hyperlink"/>
                  <w:rFonts w:asciiTheme="majorHAnsi" w:hAnsiTheme="majorHAnsi" w:cstheme="majorHAnsi"/>
                  <w:b/>
                  <w:bCs/>
                </w:rPr>
                <w:t>What is the risk of bioavailable nutrients (primarily N and P) to coastal and marine ecosystems and what contribution are particulate nutrients making to the bioavailable nutrient pool?</w:t>
              </w:r>
            </w:hyperlink>
          </w:p>
          <w:p w14:paraId="0AE4A557" w14:textId="77777777" w:rsidR="003174B8" w:rsidRPr="00DD21FB" w:rsidRDefault="003174B8" w:rsidP="00DD21FB">
            <w:pPr>
              <w:pStyle w:val="ListParagraph"/>
              <w:rPr>
                <w:rFonts w:asciiTheme="majorHAnsi" w:hAnsiTheme="majorHAnsi" w:cstheme="majorHAnsi"/>
                <w:b/>
                <w:bCs/>
              </w:rPr>
            </w:pPr>
            <w:r w:rsidRPr="00DD21FB">
              <w:rPr>
                <w:rFonts w:asciiTheme="majorHAnsi" w:hAnsiTheme="majorHAnsi" w:cstheme="majorHAnsi"/>
                <w:bCs/>
                <w:color w:val="000000"/>
              </w:rPr>
              <w:t>K</w:t>
            </w:r>
            <w:r w:rsidRPr="00DD21FB">
              <w:rPr>
                <w:rFonts w:asciiTheme="majorHAnsi" w:hAnsiTheme="majorHAnsi" w:cstheme="majorHAnsi"/>
                <w:bCs/>
                <w:i/>
                <w:color w:val="000000"/>
              </w:rPr>
              <w:t>ey concepts: bioavailability, nitrogen and phosphorus forms, carbon, phytoplankton production, transformation processes, dispersion, residence times</w:t>
            </w:r>
          </w:p>
        </w:tc>
      </w:tr>
      <w:tr w:rsidR="003174B8" w:rsidRPr="00395E11" w14:paraId="179194A1" w14:textId="77777777" w:rsidTr="00F0421E">
        <w:trPr>
          <w:cantSplit/>
          <w:trHeight w:val="1329"/>
        </w:trPr>
        <w:tc>
          <w:tcPr>
            <w:tcW w:w="1701" w:type="dxa"/>
            <w:vMerge/>
            <w:shd w:val="clear" w:color="auto" w:fill="FFFFFF" w:themeFill="background1"/>
            <w:textDirection w:val="btLr"/>
          </w:tcPr>
          <w:p w14:paraId="3BABAEDA" w14:textId="77777777" w:rsidR="003174B8" w:rsidRDefault="003174B8" w:rsidP="002721CC">
            <w:pPr>
              <w:ind w:left="113" w:right="113"/>
              <w:rPr>
                <w:rFonts w:asciiTheme="majorHAnsi" w:eastAsia="Times New Roman" w:hAnsiTheme="majorHAnsi" w:cstheme="majorHAnsi"/>
                <w:b/>
                <w:color w:val="FFFFFF" w:themeColor="background1"/>
              </w:rPr>
            </w:pPr>
          </w:p>
        </w:tc>
        <w:bookmarkStart w:id="10" w:name="_Hlk517949153"/>
        <w:tc>
          <w:tcPr>
            <w:tcW w:w="11964" w:type="dxa"/>
            <w:tcBorders>
              <w:top w:val="nil"/>
            </w:tcBorders>
            <w:shd w:val="clear" w:color="auto" w:fill="auto"/>
          </w:tcPr>
          <w:p w14:paraId="445FC5AD" w14:textId="6E511196" w:rsidR="003174B8" w:rsidRPr="00DD21FB" w:rsidRDefault="000B594D" w:rsidP="00E64B0B">
            <w:pPr>
              <w:pStyle w:val="ListParagraph"/>
              <w:numPr>
                <w:ilvl w:val="0"/>
                <w:numId w:val="17"/>
              </w:numPr>
              <w:rPr>
                <w:rFonts w:asciiTheme="majorHAnsi" w:hAnsiTheme="majorHAnsi" w:cstheme="majorHAnsi"/>
                <w:b/>
                <w:bCs/>
                <w:color w:val="000000"/>
              </w:rPr>
            </w:pPr>
            <w:r>
              <w:rPr>
                <w:rFonts w:asciiTheme="majorHAnsi" w:hAnsiTheme="majorHAnsi" w:cstheme="majorHAnsi"/>
                <w:b/>
                <w:bCs/>
                <w:color w:val="000000"/>
              </w:rPr>
              <w:fldChar w:fldCharType="begin"/>
            </w:r>
            <w:r>
              <w:rPr>
                <w:rFonts w:asciiTheme="majorHAnsi" w:hAnsiTheme="majorHAnsi" w:cstheme="majorHAnsi"/>
                <w:b/>
                <w:bCs/>
                <w:color w:val="000000"/>
              </w:rPr>
              <w:instrText xml:space="preserve"> HYPERLINK  \l "_Particulate_Nutrients_Research" </w:instrText>
            </w:r>
            <w:r>
              <w:rPr>
                <w:rFonts w:asciiTheme="majorHAnsi" w:hAnsiTheme="majorHAnsi" w:cstheme="majorHAnsi"/>
                <w:b/>
                <w:bCs/>
                <w:color w:val="000000"/>
              </w:rPr>
              <w:fldChar w:fldCharType="separate"/>
            </w:r>
            <w:r w:rsidR="003174B8" w:rsidRPr="000B594D">
              <w:rPr>
                <w:rStyle w:val="Hyperlink"/>
                <w:rFonts w:asciiTheme="majorHAnsi" w:hAnsiTheme="majorHAnsi" w:cstheme="majorHAnsi"/>
                <w:b/>
                <w:bCs/>
              </w:rPr>
              <w:t>What are the delivery pathways of bioavailable particulate nutrients from different land uses and what happens to particulate nutrients between those sources and the end of the catchment?</w:t>
            </w:r>
            <w:r>
              <w:rPr>
                <w:rFonts w:asciiTheme="majorHAnsi" w:hAnsiTheme="majorHAnsi" w:cstheme="majorHAnsi"/>
                <w:b/>
                <w:bCs/>
                <w:color w:val="000000"/>
              </w:rPr>
              <w:fldChar w:fldCharType="end"/>
            </w:r>
          </w:p>
          <w:bookmarkEnd w:id="10"/>
          <w:p w14:paraId="292F530B" w14:textId="77777777" w:rsidR="003174B8" w:rsidRPr="00DD21FB" w:rsidRDefault="003174B8" w:rsidP="00DD21FB">
            <w:pPr>
              <w:pStyle w:val="ListParagraph"/>
              <w:rPr>
                <w:rFonts w:asciiTheme="majorHAnsi" w:hAnsiTheme="majorHAnsi" w:cstheme="majorHAnsi"/>
                <w:b/>
                <w:bCs/>
                <w:color w:val="000000"/>
              </w:rPr>
            </w:pPr>
            <w:r w:rsidRPr="00DD21FB">
              <w:rPr>
                <w:rFonts w:asciiTheme="majorHAnsi" w:hAnsiTheme="majorHAnsi" w:cstheme="majorHAnsi"/>
                <w:bCs/>
                <w:i/>
                <w:color w:val="000000"/>
              </w:rPr>
              <w:t>Key concepts:</w:t>
            </w:r>
            <w:r w:rsidRPr="00DD21FB">
              <w:rPr>
                <w:rFonts w:asciiTheme="majorHAnsi" w:hAnsiTheme="majorHAnsi" w:cstheme="majorHAnsi"/>
                <w:b/>
                <w:bCs/>
                <w:color w:val="000000"/>
              </w:rPr>
              <w:t xml:space="preserve"> </w:t>
            </w:r>
            <w:r w:rsidRPr="00DD21FB">
              <w:rPr>
                <w:rFonts w:asciiTheme="majorHAnsi" w:hAnsiTheme="majorHAnsi" w:cstheme="majorHAnsi"/>
                <w:bCs/>
                <w:i/>
                <w:color w:val="000000"/>
              </w:rPr>
              <w:t>key sources, land use, nitrogen and phosphorus forms,</w:t>
            </w:r>
            <w:r w:rsidRPr="00DD21FB">
              <w:rPr>
                <w:rFonts w:asciiTheme="majorHAnsi" w:hAnsiTheme="majorHAnsi" w:cstheme="majorHAnsi"/>
                <w:i/>
                <w:color w:val="000000"/>
              </w:rPr>
              <w:t xml:space="preserve"> carbon, transformation, particle size, </w:t>
            </w:r>
            <w:r w:rsidRPr="00DD21FB">
              <w:rPr>
                <w:rFonts w:asciiTheme="majorHAnsi" w:hAnsiTheme="majorHAnsi" w:cstheme="majorHAnsi"/>
                <w:bCs/>
                <w:i/>
                <w:color w:val="000000"/>
              </w:rPr>
              <w:t xml:space="preserve">generation rates, </w:t>
            </w:r>
            <w:r w:rsidRPr="00DD21FB">
              <w:rPr>
                <w:rFonts w:asciiTheme="majorHAnsi" w:hAnsiTheme="majorHAnsi" w:cstheme="majorHAnsi"/>
                <w:i/>
                <w:color w:val="000000"/>
              </w:rPr>
              <w:t>anthropogenic load, isotope studies, prioritisation and targeting</w:t>
            </w:r>
          </w:p>
        </w:tc>
      </w:tr>
      <w:tr w:rsidR="007C6F5C" w:rsidRPr="00395E11" w14:paraId="7F4E8C81" w14:textId="77777777" w:rsidTr="00F0421E">
        <w:trPr>
          <w:trHeight w:val="478"/>
        </w:trPr>
        <w:tc>
          <w:tcPr>
            <w:tcW w:w="1701" w:type="dxa"/>
            <w:vMerge w:val="restart"/>
            <w:shd w:val="clear" w:color="auto" w:fill="FFFFFF" w:themeFill="background1"/>
            <w:vAlign w:val="center"/>
          </w:tcPr>
          <w:p w14:paraId="46FFB0D7" w14:textId="6137F9A0" w:rsidR="007C6F5C" w:rsidRPr="00AE54D4" w:rsidRDefault="00AD4840" w:rsidP="00DD21FB">
            <w:pPr>
              <w:rPr>
                <w:rFonts w:asciiTheme="majorHAnsi" w:hAnsiTheme="majorHAnsi" w:cstheme="majorHAnsi"/>
                <w:b/>
                <w:bCs/>
              </w:rPr>
            </w:pPr>
            <w:hyperlink w:anchor="_Pesticides_and_other" w:history="1">
              <w:r w:rsidR="007C047E">
                <w:rPr>
                  <w:rStyle w:val="Hyperlink"/>
                  <w:rFonts w:asciiTheme="majorHAnsi" w:hAnsiTheme="majorHAnsi" w:cstheme="majorHAnsi"/>
                  <w:bCs/>
                </w:rPr>
                <w:t>Pesticide and</w:t>
              </w:r>
              <w:r w:rsidR="00DD21FB" w:rsidRPr="00DD21FB">
                <w:rPr>
                  <w:rStyle w:val="Hyperlink"/>
                  <w:rFonts w:asciiTheme="majorHAnsi" w:hAnsiTheme="majorHAnsi" w:cstheme="majorHAnsi"/>
                  <w:bCs/>
                </w:rPr>
                <w:t xml:space="preserve"> o</w:t>
              </w:r>
              <w:r w:rsidR="007C6F5C" w:rsidRPr="00DD21FB">
                <w:rPr>
                  <w:rStyle w:val="Hyperlink"/>
                  <w:rFonts w:asciiTheme="majorHAnsi" w:hAnsiTheme="majorHAnsi" w:cstheme="majorHAnsi"/>
                  <w:bCs/>
                </w:rPr>
                <w:t>the</w:t>
              </w:r>
            </w:hyperlink>
            <w:r w:rsidR="00DD21FB" w:rsidRPr="00DD21FB">
              <w:rPr>
                <w:rStyle w:val="Hyperlink"/>
                <w:rFonts w:asciiTheme="majorHAnsi" w:hAnsiTheme="majorHAnsi" w:cstheme="majorHAnsi"/>
                <w:bCs/>
              </w:rPr>
              <w:t xml:space="preserve">r </w:t>
            </w:r>
            <w:r w:rsidR="002F5315" w:rsidRPr="00DD21FB">
              <w:rPr>
                <w:rStyle w:val="Hyperlink"/>
                <w:rFonts w:asciiTheme="majorHAnsi" w:hAnsiTheme="majorHAnsi" w:cstheme="majorHAnsi"/>
                <w:bCs/>
              </w:rPr>
              <w:t>pollutants</w:t>
            </w:r>
          </w:p>
        </w:tc>
        <w:tc>
          <w:tcPr>
            <w:tcW w:w="11964" w:type="dxa"/>
            <w:tcBorders>
              <w:bottom w:val="nil"/>
            </w:tcBorders>
            <w:shd w:val="clear" w:color="auto" w:fill="auto"/>
          </w:tcPr>
          <w:p w14:paraId="5A300577" w14:textId="078B54D9" w:rsidR="007C6F5C" w:rsidRPr="000B594D" w:rsidRDefault="00AD4840" w:rsidP="00E64B0B">
            <w:pPr>
              <w:pStyle w:val="ListParagraph"/>
              <w:numPr>
                <w:ilvl w:val="0"/>
                <w:numId w:val="18"/>
              </w:numPr>
              <w:rPr>
                <w:rStyle w:val="Hyperlink"/>
                <w:b/>
                <w:bCs/>
                <w:color w:val="auto"/>
                <w:u w:val="none"/>
              </w:rPr>
            </w:pPr>
            <w:hyperlink w:anchor="_crown-of-thorns_starfish_." w:history="1">
              <w:r w:rsidR="007C6F5C" w:rsidRPr="000B594D">
                <w:rPr>
                  <w:rStyle w:val="Hyperlink"/>
                  <w:b/>
                </w:rPr>
                <w:t>Knowledge, data and tools to underpin a Pesticide Decision Support Tool.</w:t>
              </w:r>
            </w:hyperlink>
            <w:r w:rsidR="007C6F5C" w:rsidRPr="000B594D">
              <w:rPr>
                <w:rStyle w:val="Hyperlink"/>
                <w:color w:val="auto"/>
                <w:u w:val="none"/>
              </w:rPr>
              <w:t xml:space="preserve"> </w:t>
            </w:r>
            <w:r w:rsidR="007C6F5C" w:rsidRPr="000B594D">
              <w:rPr>
                <w:rStyle w:val="Hyperlink"/>
                <w:color w:val="auto"/>
                <w:u w:val="none"/>
              </w:rPr>
              <w:br/>
            </w:r>
            <w:r w:rsidR="002F78D6" w:rsidRPr="000B594D">
              <w:rPr>
                <w:rStyle w:val="Hyperlink"/>
                <w:i/>
                <w:color w:val="auto"/>
                <w:u w:val="none"/>
              </w:rPr>
              <w:t>Key concepts</w:t>
            </w:r>
            <w:r w:rsidR="007C6F5C" w:rsidRPr="000B594D">
              <w:rPr>
                <w:rStyle w:val="Hyperlink"/>
                <w:i/>
                <w:color w:val="auto"/>
                <w:u w:val="none"/>
              </w:rPr>
              <w:t>:</w:t>
            </w:r>
            <w:r w:rsidR="007C6F5C" w:rsidRPr="000B594D">
              <w:rPr>
                <w:rStyle w:val="Hyperlink"/>
                <w:bCs/>
                <w:i/>
                <w:color w:val="auto"/>
                <w:u w:val="none"/>
              </w:rPr>
              <w:t xml:space="preserve"> </w:t>
            </w:r>
            <w:r w:rsidR="00936C59" w:rsidRPr="000B594D">
              <w:rPr>
                <w:rStyle w:val="Hyperlink"/>
                <w:bCs/>
                <w:i/>
                <w:color w:val="auto"/>
                <w:u w:val="none"/>
              </w:rPr>
              <w:t>s</w:t>
            </w:r>
            <w:r w:rsidR="007C6F5C" w:rsidRPr="000B594D">
              <w:rPr>
                <w:rStyle w:val="Hyperlink"/>
                <w:bCs/>
                <w:i/>
                <w:color w:val="auto"/>
                <w:u w:val="none"/>
              </w:rPr>
              <w:t>ugarcane, horticulture, grains, bananas, mobility, ecotoxicity, soil type, half-lives, transport, fate</w:t>
            </w:r>
          </w:p>
        </w:tc>
      </w:tr>
      <w:tr w:rsidR="007C6F5C" w:rsidRPr="00395E11" w14:paraId="3115CD9D" w14:textId="77777777" w:rsidTr="00F0421E">
        <w:trPr>
          <w:trHeight w:val="556"/>
        </w:trPr>
        <w:tc>
          <w:tcPr>
            <w:tcW w:w="1701" w:type="dxa"/>
            <w:vMerge/>
            <w:shd w:val="clear" w:color="auto" w:fill="FFFFFF" w:themeFill="background1"/>
          </w:tcPr>
          <w:p w14:paraId="03712EBF" w14:textId="77777777" w:rsidR="007C6F5C" w:rsidRPr="00AE54D4" w:rsidRDefault="007C6F5C" w:rsidP="008338E9">
            <w:pPr>
              <w:rPr>
                <w:rFonts w:asciiTheme="majorHAnsi" w:eastAsia="Times New Roman" w:hAnsiTheme="majorHAnsi" w:cstheme="majorHAnsi"/>
                <w:b/>
              </w:rPr>
            </w:pPr>
          </w:p>
        </w:tc>
        <w:tc>
          <w:tcPr>
            <w:tcW w:w="11964" w:type="dxa"/>
            <w:tcBorders>
              <w:top w:val="nil"/>
              <w:bottom w:val="nil"/>
            </w:tcBorders>
            <w:shd w:val="clear" w:color="auto" w:fill="auto"/>
          </w:tcPr>
          <w:p w14:paraId="281B0EDC" w14:textId="151E4B94" w:rsidR="007C6F5C" w:rsidRPr="000B594D" w:rsidRDefault="00AD4840" w:rsidP="00E64B0B">
            <w:pPr>
              <w:pStyle w:val="ListParagraph"/>
              <w:numPr>
                <w:ilvl w:val="0"/>
                <w:numId w:val="18"/>
              </w:numPr>
              <w:rPr>
                <w:rStyle w:val="Hyperlink"/>
                <w:color w:val="auto"/>
                <w:u w:val="none"/>
              </w:rPr>
            </w:pPr>
            <w:hyperlink w:anchor="_crown-of-thorns_starfish_." w:history="1">
              <w:r w:rsidR="007C6F5C" w:rsidRPr="000B594D">
                <w:rPr>
                  <w:rStyle w:val="Hyperlink"/>
                  <w:b/>
                </w:rPr>
                <w:t>What is the ecological risk of pesticides from other (non-sugar cane) land uses, including: horticulture, bananas, grains, grazing?</w:t>
              </w:r>
            </w:hyperlink>
            <w:r w:rsidR="007C6F5C" w:rsidRPr="000B594D">
              <w:rPr>
                <w:rStyle w:val="Hyperlink"/>
                <w:color w:val="auto"/>
                <w:u w:val="none"/>
              </w:rPr>
              <w:br/>
            </w:r>
            <w:r w:rsidR="002F78D6" w:rsidRPr="000B594D">
              <w:rPr>
                <w:rStyle w:val="Hyperlink"/>
                <w:i/>
                <w:color w:val="auto"/>
                <w:u w:val="none"/>
              </w:rPr>
              <w:t>Key concepts</w:t>
            </w:r>
            <w:r w:rsidR="007C6F5C" w:rsidRPr="000B594D">
              <w:rPr>
                <w:rStyle w:val="Hyperlink"/>
                <w:i/>
                <w:color w:val="auto"/>
                <w:u w:val="none"/>
              </w:rPr>
              <w:t>: insecticides, fungicides, nematicides, concentrations, exposure</w:t>
            </w:r>
          </w:p>
        </w:tc>
      </w:tr>
      <w:tr w:rsidR="007C6F5C" w:rsidRPr="00395E11" w14:paraId="135AC3A5" w14:textId="77777777" w:rsidTr="00F0421E">
        <w:trPr>
          <w:trHeight w:val="64"/>
        </w:trPr>
        <w:tc>
          <w:tcPr>
            <w:tcW w:w="1701" w:type="dxa"/>
            <w:vMerge/>
            <w:shd w:val="clear" w:color="auto" w:fill="FFFFFF" w:themeFill="background1"/>
          </w:tcPr>
          <w:p w14:paraId="2C7DC2A6" w14:textId="77777777" w:rsidR="007C6F5C" w:rsidRPr="00AE54D4" w:rsidRDefault="007C6F5C" w:rsidP="008338E9">
            <w:pPr>
              <w:rPr>
                <w:rFonts w:asciiTheme="majorHAnsi" w:eastAsia="Times New Roman" w:hAnsiTheme="majorHAnsi" w:cstheme="majorHAnsi"/>
                <w:b/>
              </w:rPr>
            </w:pPr>
          </w:p>
        </w:tc>
        <w:tc>
          <w:tcPr>
            <w:tcW w:w="11964" w:type="dxa"/>
            <w:tcBorders>
              <w:top w:val="nil"/>
              <w:bottom w:val="single" w:sz="4" w:space="0" w:color="auto"/>
            </w:tcBorders>
            <w:shd w:val="clear" w:color="auto" w:fill="auto"/>
          </w:tcPr>
          <w:p w14:paraId="6FA12023" w14:textId="3FC38A55" w:rsidR="007C6F5C" w:rsidRPr="000B594D" w:rsidRDefault="00AD4840" w:rsidP="00E64B0B">
            <w:pPr>
              <w:pStyle w:val="ListParagraph"/>
              <w:numPr>
                <w:ilvl w:val="0"/>
                <w:numId w:val="18"/>
              </w:numPr>
              <w:rPr>
                <w:rStyle w:val="Hyperlink"/>
                <w:color w:val="auto"/>
                <w:u w:val="none"/>
              </w:rPr>
            </w:pPr>
            <w:hyperlink w:anchor="_crown-of-thorns_starfish_." w:history="1">
              <w:r w:rsidR="007C6F5C" w:rsidRPr="000B594D">
                <w:rPr>
                  <w:rStyle w:val="Hyperlink"/>
                  <w:b/>
                </w:rPr>
                <w:t>What are the observed ecological impacts that pesticides are having on coastal ecosystems, including wetlands?</w:t>
              </w:r>
            </w:hyperlink>
            <w:r w:rsidR="007C6F5C" w:rsidRPr="000B594D">
              <w:rPr>
                <w:rStyle w:val="Hyperlink"/>
                <w:color w:val="auto"/>
                <w:u w:val="none"/>
              </w:rPr>
              <w:br/>
            </w:r>
            <w:r w:rsidR="002F78D6" w:rsidRPr="000B594D">
              <w:rPr>
                <w:rStyle w:val="Hyperlink"/>
                <w:i/>
                <w:color w:val="auto"/>
                <w:u w:val="none"/>
              </w:rPr>
              <w:t>Key concepts</w:t>
            </w:r>
            <w:r w:rsidR="007C6F5C" w:rsidRPr="000B594D">
              <w:rPr>
                <w:rStyle w:val="Hyperlink"/>
                <w:i/>
                <w:color w:val="auto"/>
                <w:u w:val="none"/>
              </w:rPr>
              <w:t>: biomonitoring of insitu impacts, fate, transport, ecotoxicity</w:t>
            </w:r>
          </w:p>
        </w:tc>
      </w:tr>
      <w:tr w:rsidR="007C6F5C" w:rsidRPr="00395E11" w14:paraId="32908E46" w14:textId="77777777" w:rsidTr="00F0421E">
        <w:trPr>
          <w:trHeight w:val="628"/>
        </w:trPr>
        <w:tc>
          <w:tcPr>
            <w:tcW w:w="1701" w:type="dxa"/>
            <w:vMerge w:val="restart"/>
            <w:shd w:val="clear" w:color="auto" w:fill="FFFFFF" w:themeFill="background1"/>
            <w:vAlign w:val="center"/>
          </w:tcPr>
          <w:p w14:paraId="1C105E32" w14:textId="5E17DF5F" w:rsidR="007C6F5C" w:rsidRPr="007C047E" w:rsidRDefault="00AD4840" w:rsidP="007C047E">
            <w:pPr>
              <w:rPr>
                <w:rFonts w:asciiTheme="majorHAnsi" w:eastAsia="Times New Roman" w:hAnsiTheme="majorHAnsi" w:cstheme="majorHAnsi"/>
              </w:rPr>
            </w:pPr>
            <w:hyperlink w:anchor="_Marine_and_coastal_1" w:history="1">
              <w:r w:rsidR="007C6F5C" w:rsidRPr="007C047E">
                <w:rPr>
                  <w:rStyle w:val="Hyperlink"/>
                  <w:rFonts w:asciiTheme="majorHAnsi" w:hAnsiTheme="majorHAnsi" w:cstheme="majorHAnsi"/>
                  <w:bCs/>
                </w:rPr>
                <w:t>Marine</w:t>
              </w:r>
              <w:r w:rsidR="007C047E">
                <w:rPr>
                  <w:rStyle w:val="Hyperlink"/>
                  <w:rFonts w:asciiTheme="majorHAnsi" w:hAnsiTheme="majorHAnsi" w:cstheme="majorHAnsi"/>
                  <w:bCs/>
                </w:rPr>
                <w:t xml:space="preserve"> and</w:t>
              </w:r>
              <w:r w:rsidR="007C6F5C" w:rsidRPr="007C047E">
                <w:rPr>
                  <w:rStyle w:val="Hyperlink"/>
                  <w:rFonts w:asciiTheme="majorHAnsi" w:hAnsiTheme="majorHAnsi" w:cstheme="majorHAnsi"/>
                  <w:bCs/>
                </w:rPr>
                <w:t xml:space="preserve"> </w:t>
              </w:r>
              <w:r w:rsidR="007C047E">
                <w:rPr>
                  <w:rStyle w:val="Hyperlink"/>
                  <w:rFonts w:asciiTheme="majorHAnsi" w:hAnsiTheme="majorHAnsi" w:cstheme="majorHAnsi"/>
                  <w:bCs/>
                </w:rPr>
                <w:t>c</w:t>
              </w:r>
              <w:r w:rsidR="007C6F5C" w:rsidRPr="007C047E">
                <w:rPr>
                  <w:rStyle w:val="Hyperlink"/>
                  <w:rFonts w:asciiTheme="majorHAnsi" w:hAnsiTheme="majorHAnsi" w:cstheme="majorHAnsi"/>
                  <w:bCs/>
                </w:rPr>
                <w:t>oastal</w:t>
              </w:r>
            </w:hyperlink>
          </w:p>
        </w:tc>
        <w:tc>
          <w:tcPr>
            <w:tcW w:w="11964" w:type="dxa"/>
            <w:tcBorders>
              <w:bottom w:val="nil"/>
            </w:tcBorders>
            <w:shd w:val="clear" w:color="auto" w:fill="auto"/>
          </w:tcPr>
          <w:p w14:paraId="3AFA620E" w14:textId="51ED0EF7" w:rsidR="007C6F5C" w:rsidRPr="000B594D" w:rsidRDefault="00AD4840" w:rsidP="00E64B0B">
            <w:pPr>
              <w:pStyle w:val="ListParagraph"/>
              <w:numPr>
                <w:ilvl w:val="0"/>
                <w:numId w:val="19"/>
              </w:numPr>
              <w:rPr>
                <w:rStyle w:val="Hyperlink"/>
                <w:color w:val="auto"/>
                <w:u w:val="none"/>
              </w:rPr>
            </w:pPr>
            <w:hyperlink w:anchor="_Marine_and_Coastal" w:history="1">
              <w:r w:rsidR="007C6F5C" w:rsidRPr="000B594D">
                <w:rPr>
                  <w:rStyle w:val="Hyperlink"/>
                  <w:b/>
                </w:rPr>
                <w:t xml:space="preserve">Improve our understanding and modelling of the combined impact of pressures on the resilience of </w:t>
              </w:r>
              <w:r w:rsidR="00936C59" w:rsidRPr="000B594D">
                <w:rPr>
                  <w:rStyle w:val="Hyperlink"/>
                  <w:b/>
                </w:rPr>
                <w:t>R</w:t>
              </w:r>
              <w:r w:rsidR="007C6F5C" w:rsidRPr="000B594D">
                <w:rPr>
                  <w:rStyle w:val="Hyperlink"/>
                  <w:b/>
                </w:rPr>
                <w:t>eef and coastal ecosystems.</w:t>
              </w:r>
            </w:hyperlink>
            <w:r w:rsidR="007C6F5C" w:rsidRPr="000B594D">
              <w:rPr>
                <w:rStyle w:val="Hyperlink"/>
                <w:color w:val="auto"/>
                <w:u w:val="none"/>
              </w:rPr>
              <w:br/>
            </w:r>
            <w:r w:rsidR="002F78D6" w:rsidRPr="00467EB6">
              <w:rPr>
                <w:rStyle w:val="Hyperlink"/>
                <w:i/>
                <w:color w:val="auto"/>
                <w:u w:val="none"/>
              </w:rPr>
              <w:t>Key concepts</w:t>
            </w:r>
            <w:r w:rsidR="007C6F5C" w:rsidRPr="00467EB6">
              <w:rPr>
                <w:rStyle w:val="Hyperlink"/>
                <w:i/>
                <w:color w:val="auto"/>
                <w:u w:val="none"/>
              </w:rPr>
              <w:t>: resilience, recovery, spatial ecosystem models, high-quality observational data, seagrass, coral, tolerance thresholds and tipping points, poor water quality, climate change, extreme weather</w:t>
            </w:r>
          </w:p>
        </w:tc>
      </w:tr>
      <w:tr w:rsidR="007C6F5C" w:rsidRPr="00395E11" w14:paraId="547CBBB3" w14:textId="77777777" w:rsidTr="00F0421E">
        <w:trPr>
          <w:trHeight w:val="557"/>
        </w:trPr>
        <w:tc>
          <w:tcPr>
            <w:tcW w:w="1701" w:type="dxa"/>
            <w:vMerge/>
            <w:shd w:val="clear" w:color="auto" w:fill="FFFFFF" w:themeFill="background1"/>
          </w:tcPr>
          <w:p w14:paraId="6EAEEF70" w14:textId="77777777" w:rsidR="007C6F5C" w:rsidRPr="00AE54D4" w:rsidRDefault="007C6F5C" w:rsidP="008338E9">
            <w:pPr>
              <w:rPr>
                <w:rFonts w:asciiTheme="majorHAnsi" w:eastAsia="Times New Roman" w:hAnsiTheme="majorHAnsi" w:cstheme="majorHAnsi"/>
                <w:b/>
              </w:rPr>
            </w:pPr>
          </w:p>
        </w:tc>
        <w:tc>
          <w:tcPr>
            <w:tcW w:w="11964" w:type="dxa"/>
            <w:tcBorders>
              <w:top w:val="nil"/>
              <w:bottom w:val="nil"/>
            </w:tcBorders>
            <w:shd w:val="clear" w:color="auto" w:fill="auto"/>
          </w:tcPr>
          <w:p w14:paraId="48249DFD" w14:textId="16CE33E7" w:rsidR="0074633F" w:rsidRPr="000B594D" w:rsidRDefault="00AD4840" w:rsidP="00E64B0B">
            <w:pPr>
              <w:pStyle w:val="ListParagraph"/>
              <w:numPr>
                <w:ilvl w:val="0"/>
                <w:numId w:val="19"/>
              </w:numPr>
              <w:rPr>
                <w:rStyle w:val="Hyperlink"/>
                <w:b/>
                <w:color w:val="auto"/>
                <w:u w:val="none"/>
              </w:rPr>
            </w:pPr>
            <w:hyperlink w:anchor="_Marine_and_Coastal" w:history="1">
              <w:r w:rsidR="0074633F" w:rsidRPr="000B594D">
                <w:rPr>
                  <w:rStyle w:val="Hyperlink"/>
                  <w:b/>
                </w:rPr>
                <w:t>What is the spatial distribution and condition of habitats in the coastal and inshore marine ecosystems of the G</w:t>
              </w:r>
              <w:r w:rsidR="00936C59" w:rsidRPr="000B594D">
                <w:rPr>
                  <w:rStyle w:val="Hyperlink"/>
                  <w:b/>
                </w:rPr>
                <w:t xml:space="preserve">reat </w:t>
              </w:r>
              <w:r w:rsidR="0074633F" w:rsidRPr="000B594D">
                <w:rPr>
                  <w:rStyle w:val="Hyperlink"/>
                  <w:b/>
                </w:rPr>
                <w:t>B</w:t>
              </w:r>
              <w:r w:rsidR="00936C59" w:rsidRPr="000B594D">
                <w:rPr>
                  <w:rStyle w:val="Hyperlink"/>
                  <w:b/>
                </w:rPr>
                <w:t xml:space="preserve">arrier </w:t>
              </w:r>
              <w:r w:rsidR="0074633F" w:rsidRPr="000B594D">
                <w:rPr>
                  <w:rStyle w:val="Hyperlink"/>
                  <w:b/>
                </w:rPr>
                <w:t>R</w:t>
              </w:r>
              <w:r w:rsidR="00936C59" w:rsidRPr="000B594D">
                <w:rPr>
                  <w:rStyle w:val="Hyperlink"/>
                  <w:b/>
                </w:rPr>
                <w:t>eef</w:t>
              </w:r>
              <w:r w:rsidR="0074633F" w:rsidRPr="000B594D">
                <w:rPr>
                  <w:rStyle w:val="Hyperlink"/>
                  <w:b/>
                </w:rPr>
                <w:t>?</w:t>
              </w:r>
            </w:hyperlink>
          </w:p>
          <w:p w14:paraId="3FCDC7F4" w14:textId="012D055C" w:rsidR="007C6F5C" w:rsidRPr="00467EB6" w:rsidRDefault="000B44DB" w:rsidP="00467EB6">
            <w:pPr>
              <w:pStyle w:val="ListParagraph"/>
              <w:rPr>
                <w:rStyle w:val="Hyperlink"/>
                <w:i/>
                <w:color w:val="auto"/>
                <w:u w:val="none"/>
              </w:rPr>
            </w:pPr>
            <w:r w:rsidRPr="00467EB6">
              <w:rPr>
                <w:rStyle w:val="Hyperlink"/>
                <w:i/>
                <w:color w:val="auto"/>
                <w:u w:val="none"/>
              </w:rPr>
              <w:t xml:space="preserve">Key concepts: </w:t>
            </w:r>
            <w:r w:rsidR="00936C59" w:rsidRPr="00467EB6">
              <w:rPr>
                <w:rStyle w:val="Hyperlink"/>
                <w:i/>
                <w:color w:val="auto"/>
                <w:u w:val="none"/>
              </w:rPr>
              <w:t>h</w:t>
            </w:r>
            <w:r w:rsidRPr="00467EB6">
              <w:rPr>
                <w:rStyle w:val="Hyperlink"/>
                <w:i/>
                <w:color w:val="auto"/>
                <w:u w:val="none"/>
              </w:rPr>
              <w:t>abitat vulnerability, habitat map, asset map, condition assessment, ecological risk assessment, floodplain wetlands, floodplains, freshwater wetland and estuarine environments (mangrove and saltpan), fish and predator fish and non-</w:t>
            </w:r>
            <w:r w:rsidR="00936C59" w:rsidRPr="00467EB6">
              <w:rPr>
                <w:rStyle w:val="Hyperlink"/>
                <w:i/>
                <w:color w:val="auto"/>
                <w:u w:val="none"/>
              </w:rPr>
              <w:t>R</w:t>
            </w:r>
            <w:r w:rsidRPr="00467EB6">
              <w:rPr>
                <w:rStyle w:val="Hyperlink"/>
                <w:i/>
                <w:color w:val="auto"/>
                <w:u w:val="none"/>
              </w:rPr>
              <w:t>eef bioregions</w:t>
            </w:r>
          </w:p>
        </w:tc>
      </w:tr>
      <w:tr w:rsidR="007C6F5C" w:rsidRPr="00395E11" w14:paraId="5483DFD5" w14:textId="77777777" w:rsidTr="00F0421E">
        <w:trPr>
          <w:trHeight w:val="557"/>
        </w:trPr>
        <w:tc>
          <w:tcPr>
            <w:tcW w:w="1701" w:type="dxa"/>
            <w:vMerge/>
            <w:shd w:val="clear" w:color="auto" w:fill="FFFFFF" w:themeFill="background1"/>
          </w:tcPr>
          <w:p w14:paraId="5039969F" w14:textId="77777777" w:rsidR="007C6F5C" w:rsidRPr="00AE54D4" w:rsidRDefault="007C6F5C" w:rsidP="008338E9">
            <w:pPr>
              <w:rPr>
                <w:rFonts w:asciiTheme="majorHAnsi" w:eastAsia="Times New Roman" w:hAnsiTheme="majorHAnsi" w:cstheme="majorHAnsi"/>
                <w:b/>
              </w:rPr>
            </w:pPr>
          </w:p>
        </w:tc>
        <w:tc>
          <w:tcPr>
            <w:tcW w:w="11964" w:type="dxa"/>
            <w:tcBorders>
              <w:top w:val="nil"/>
              <w:bottom w:val="nil"/>
            </w:tcBorders>
            <w:shd w:val="clear" w:color="auto" w:fill="auto"/>
          </w:tcPr>
          <w:p w14:paraId="4C542E5F" w14:textId="5E157667" w:rsidR="007C6F5C" w:rsidRPr="000B594D" w:rsidRDefault="00AD4840" w:rsidP="00E64B0B">
            <w:pPr>
              <w:pStyle w:val="ListParagraph"/>
              <w:numPr>
                <w:ilvl w:val="0"/>
                <w:numId w:val="19"/>
              </w:numPr>
              <w:rPr>
                <w:rStyle w:val="Hyperlink"/>
                <w:color w:val="auto"/>
                <w:u w:val="none"/>
              </w:rPr>
            </w:pPr>
            <w:hyperlink w:anchor="_Marine_and_Coastal" w:history="1">
              <w:r w:rsidR="007C6F5C" w:rsidRPr="00467EB6">
                <w:rPr>
                  <w:rStyle w:val="Hyperlink"/>
                  <w:b/>
                </w:rPr>
                <w:t xml:space="preserve">What are the detailed mechanisms and processes that directly link nutrient run-off to </w:t>
              </w:r>
              <w:r w:rsidR="00936C59" w:rsidRPr="00467EB6">
                <w:rPr>
                  <w:rStyle w:val="Hyperlink"/>
                  <w:b/>
                </w:rPr>
                <w:t>crow</w:t>
              </w:r>
              <w:r w:rsidR="00CA7E67" w:rsidRPr="00467EB6">
                <w:rPr>
                  <w:rStyle w:val="Hyperlink"/>
                  <w:b/>
                </w:rPr>
                <w:t xml:space="preserve">n-of-thorns </w:t>
              </w:r>
              <w:r w:rsidR="0030065D" w:rsidRPr="00467EB6">
                <w:rPr>
                  <w:rStyle w:val="Hyperlink"/>
                  <w:b/>
                </w:rPr>
                <w:t>starfish</w:t>
              </w:r>
              <w:r w:rsidR="00CA7E67" w:rsidRPr="00467EB6">
                <w:rPr>
                  <w:rStyle w:val="Hyperlink"/>
                  <w:b/>
                </w:rPr>
                <w:t xml:space="preserve"> </w:t>
              </w:r>
              <w:r w:rsidR="007C6F5C" w:rsidRPr="00467EB6">
                <w:rPr>
                  <w:rStyle w:val="Hyperlink"/>
                  <w:b/>
                </w:rPr>
                <w:t>larvae food sources and crown-of-thorns starfish outbreaks?</w:t>
              </w:r>
            </w:hyperlink>
            <w:r w:rsidR="007C6F5C" w:rsidRPr="000B594D">
              <w:rPr>
                <w:rStyle w:val="Hyperlink"/>
                <w:color w:val="auto"/>
                <w:u w:val="none"/>
              </w:rPr>
              <w:t xml:space="preserve"> </w:t>
            </w:r>
            <w:r w:rsidR="007C6F5C" w:rsidRPr="000B594D">
              <w:rPr>
                <w:rStyle w:val="Hyperlink"/>
                <w:color w:val="auto"/>
                <w:u w:val="none"/>
              </w:rPr>
              <w:br/>
            </w:r>
            <w:r w:rsidR="002F78D6" w:rsidRPr="00467EB6">
              <w:rPr>
                <w:rStyle w:val="Hyperlink"/>
                <w:i/>
                <w:color w:val="auto"/>
                <w:u w:val="none"/>
              </w:rPr>
              <w:t>Key concepts</w:t>
            </w:r>
            <w:r w:rsidR="007C6F5C" w:rsidRPr="00467EB6">
              <w:rPr>
                <w:rStyle w:val="Hyperlink"/>
                <w:i/>
                <w:color w:val="auto"/>
                <w:u w:val="none"/>
              </w:rPr>
              <w:t>: phytoplankton, nutrient concentrations, nutrient species and ratios, organic carbon, ‘threshold values’ for enhanced larvae survival</w:t>
            </w:r>
          </w:p>
        </w:tc>
      </w:tr>
      <w:tr w:rsidR="007C6F5C" w:rsidRPr="00395E11" w14:paraId="7415FE13" w14:textId="77777777" w:rsidTr="00F0421E">
        <w:trPr>
          <w:trHeight w:val="557"/>
        </w:trPr>
        <w:tc>
          <w:tcPr>
            <w:tcW w:w="1701" w:type="dxa"/>
            <w:vMerge/>
            <w:shd w:val="clear" w:color="auto" w:fill="FFFFFF" w:themeFill="background1"/>
          </w:tcPr>
          <w:p w14:paraId="622EC8BE" w14:textId="77777777" w:rsidR="007C6F5C" w:rsidRPr="00AE54D4" w:rsidRDefault="007C6F5C" w:rsidP="008338E9">
            <w:pPr>
              <w:rPr>
                <w:rFonts w:asciiTheme="majorHAnsi" w:eastAsia="Times New Roman" w:hAnsiTheme="majorHAnsi" w:cstheme="majorHAnsi"/>
                <w:b/>
              </w:rPr>
            </w:pPr>
          </w:p>
        </w:tc>
        <w:tc>
          <w:tcPr>
            <w:tcW w:w="11964" w:type="dxa"/>
            <w:tcBorders>
              <w:top w:val="nil"/>
              <w:bottom w:val="single" w:sz="4" w:space="0" w:color="auto"/>
            </w:tcBorders>
            <w:shd w:val="clear" w:color="auto" w:fill="auto"/>
          </w:tcPr>
          <w:p w14:paraId="37D7FD1C" w14:textId="0FC33469" w:rsidR="007C6F5C" w:rsidRPr="000B594D" w:rsidRDefault="00AD4840" w:rsidP="00E64B0B">
            <w:pPr>
              <w:pStyle w:val="ListParagraph"/>
              <w:numPr>
                <w:ilvl w:val="0"/>
                <w:numId w:val="19"/>
              </w:numPr>
              <w:rPr>
                <w:rStyle w:val="Hyperlink"/>
                <w:color w:val="auto"/>
                <w:u w:val="none"/>
              </w:rPr>
            </w:pPr>
            <w:hyperlink w:anchor="_Marine_and_Coastal" w:history="1">
              <w:r w:rsidR="007C6F5C" w:rsidRPr="00467EB6">
                <w:rPr>
                  <w:rStyle w:val="Hyperlink"/>
                  <w:b/>
                </w:rPr>
                <w:t>What are the factors that foster or impede seagrass recovery after disturbance?</w:t>
              </w:r>
            </w:hyperlink>
            <w:r w:rsidR="007C6F5C" w:rsidRPr="000B594D">
              <w:rPr>
                <w:rStyle w:val="Hyperlink"/>
                <w:color w:val="auto"/>
                <w:u w:val="none"/>
              </w:rPr>
              <w:br/>
            </w:r>
            <w:r w:rsidR="002F78D6" w:rsidRPr="00467EB6">
              <w:rPr>
                <w:rStyle w:val="Hyperlink"/>
                <w:i/>
                <w:color w:val="auto"/>
                <w:u w:val="none"/>
              </w:rPr>
              <w:t>Key concepts</w:t>
            </w:r>
            <w:r w:rsidR="007C6F5C" w:rsidRPr="00467EB6">
              <w:rPr>
                <w:rStyle w:val="Hyperlink"/>
                <w:i/>
                <w:color w:val="auto"/>
                <w:u w:val="none"/>
              </w:rPr>
              <w:t>: seagrass meadow resilience, seed germination triggers, seed viability, seed bank thresholds, sediment conditions, species interactions</w:t>
            </w:r>
          </w:p>
        </w:tc>
      </w:tr>
      <w:tr w:rsidR="007C6F5C" w:rsidRPr="00395E11" w14:paraId="3601C0B0" w14:textId="77777777" w:rsidTr="007C047E">
        <w:trPr>
          <w:cantSplit/>
          <w:trHeight w:val="930"/>
        </w:trPr>
        <w:tc>
          <w:tcPr>
            <w:tcW w:w="1701" w:type="dxa"/>
            <w:vMerge w:val="restart"/>
            <w:shd w:val="clear" w:color="auto" w:fill="auto"/>
            <w:vAlign w:val="center"/>
          </w:tcPr>
          <w:p w14:paraId="0AC1161E" w14:textId="786D423B" w:rsidR="007C6F5C" w:rsidRPr="007C047E" w:rsidRDefault="00AD4840" w:rsidP="007C047E">
            <w:pPr>
              <w:rPr>
                <w:rFonts w:asciiTheme="majorHAnsi" w:hAnsiTheme="majorHAnsi" w:cstheme="majorHAnsi"/>
                <w:bCs/>
                <w:color w:val="FFFFFF" w:themeColor="background1"/>
              </w:rPr>
            </w:pPr>
            <w:hyperlink w:anchor="_Wetlands_and_treatment_2" w:history="1">
              <w:r w:rsidR="007C047E">
                <w:rPr>
                  <w:rStyle w:val="Hyperlink"/>
                  <w:rFonts w:asciiTheme="majorHAnsi" w:hAnsiTheme="majorHAnsi" w:cstheme="majorHAnsi"/>
                  <w:bCs/>
                </w:rPr>
                <w:t>Wetlands and t</w:t>
              </w:r>
              <w:r w:rsidR="007C6F5C" w:rsidRPr="007C047E">
                <w:rPr>
                  <w:rStyle w:val="Hyperlink"/>
                  <w:rFonts w:asciiTheme="majorHAnsi" w:hAnsiTheme="majorHAnsi" w:cstheme="majorHAnsi"/>
                  <w:bCs/>
                </w:rPr>
                <w:t xml:space="preserve">reatment </w:t>
              </w:r>
              <w:r w:rsidR="007C047E">
                <w:rPr>
                  <w:rStyle w:val="Hyperlink"/>
                  <w:rFonts w:asciiTheme="majorHAnsi" w:hAnsiTheme="majorHAnsi" w:cstheme="majorHAnsi"/>
                  <w:bCs/>
                </w:rPr>
                <w:t>s</w:t>
              </w:r>
              <w:r w:rsidR="007C6F5C" w:rsidRPr="007C047E">
                <w:rPr>
                  <w:rStyle w:val="Hyperlink"/>
                  <w:rFonts w:asciiTheme="majorHAnsi" w:hAnsiTheme="majorHAnsi" w:cstheme="majorHAnsi"/>
                  <w:bCs/>
                </w:rPr>
                <w:t>ystems</w:t>
              </w:r>
            </w:hyperlink>
          </w:p>
        </w:tc>
        <w:tc>
          <w:tcPr>
            <w:tcW w:w="11964" w:type="dxa"/>
            <w:tcBorders>
              <w:bottom w:val="nil"/>
            </w:tcBorders>
            <w:shd w:val="clear" w:color="auto" w:fill="auto"/>
          </w:tcPr>
          <w:p w14:paraId="2C7A3013" w14:textId="39867E54" w:rsidR="00DE2B6B" w:rsidRPr="00722A2C" w:rsidRDefault="00AD4840" w:rsidP="00722A2C">
            <w:pPr>
              <w:pStyle w:val="ListParagraph"/>
              <w:numPr>
                <w:ilvl w:val="0"/>
                <w:numId w:val="20"/>
              </w:numPr>
              <w:rPr>
                <w:rStyle w:val="Hyperlink"/>
                <w:b/>
                <w:color w:val="auto"/>
                <w:u w:val="none"/>
              </w:rPr>
            </w:pPr>
            <w:hyperlink w:anchor="_Wetlands_and_Treatment" w:history="1">
              <w:r w:rsidR="00DE2B6B" w:rsidRPr="00722A2C">
                <w:rPr>
                  <w:rStyle w:val="Hyperlink"/>
                  <w:b/>
                </w:rPr>
                <w:t>What are the impacts of poor water quality on wetland coastal ecosystems?</w:t>
              </w:r>
            </w:hyperlink>
            <w:r w:rsidR="00DE2B6B" w:rsidRPr="00722A2C">
              <w:rPr>
                <w:rStyle w:val="Hyperlink"/>
                <w:b/>
                <w:color w:val="auto"/>
                <w:u w:val="none"/>
              </w:rPr>
              <w:t xml:space="preserve"> </w:t>
            </w:r>
          </w:p>
          <w:p w14:paraId="66932510" w14:textId="77777777" w:rsidR="007C6F5C" w:rsidRPr="00722A2C" w:rsidRDefault="002F78D6" w:rsidP="00722A2C">
            <w:pPr>
              <w:pStyle w:val="ListParagraph"/>
              <w:rPr>
                <w:rStyle w:val="Hyperlink"/>
                <w:i/>
                <w:color w:val="auto"/>
                <w:u w:val="none"/>
              </w:rPr>
            </w:pPr>
            <w:r w:rsidRPr="00722A2C">
              <w:rPr>
                <w:rStyle w:val="Hyperlink"/>
                <w:i/>
                <w:color w:val="auto"/>
                <w:u w:val="none"/>
              </w:rPr>
              <w:t>Key concepts</w:t>
            </w:r>
            <w:r w:rsidR="007C6F5C" w:rsidRPr="00722A2C">
              <w:rPr>
                <w:rStyle w:val="Hyperlink"/>
                <w:i/>
                <w:color w:val="auto"/>
                <w:u w:val="none"/>
              </w:rPr>
              <w:t xml:space="preserve">: </w:t>
            </w:r>
            <w:r w:rsidR="00B9016E" w:rsidRPr="00722A2C">
              <w:rPr>
                <w:rStyle w:val="Hyperlink"/>
                <w:i/>
                <w:color w:val="auto"/>
                <w:u w:val="none"/>
              </w:rPr>
              <w:t>v</w:t>
            </w:r>
            <w:r w:rsidR="007C6F5C" w:rsidRPr="00722A2C">
              <w:rPr>
                <w:rStyle w:val="Hyperlink"/>
                <w:i/>
                <w:color w:val="auto"/>
                <w:u w:val="none"/>
              </w:rPr>
              <w:t xml:space="preserve">alues, wetland </w:t>
            </w:r>
            <w:r w:rsidR="006913C4" w:rsidRPr="00722A2C">
              <w:rPr>
                <w:rStyle w:val="Hyperlink"/>
                <w:i/>
                <w:color w:val="auto"/>
                <w:u w:val="none"/>
              </w:rPr>
              <w:t>and coastal habitats function</w:t>
            </w:r>
            <w:r w:rsidR="007C6F5C" w:rsidRPr="00722A2C">
              <w:rPr>
                <w:rStyle w:val="Hyperlink"/>
                <w:i/>
                <w:color w:val="auto"/>
                <w:u w:val="none"/>
              </w:rPr>
              <w:t xml:space="preserve">, poor water quality, </w:t>
            </w:r>
            <w:r w:rsidR="006913C4" w:rsidRPr="00722A2C">
              <w:rPr>
                <w:rStyle w:val="Hyperlink"/>
                <w:i/>
                <w:color w:val="auto"/>
                <w:u w:val="none"/>
              </w:rPr>
              <w:t xml:space="preserve">response and </w:t>
            </w:r>
            <w:r w:rsidR="007C6F5C" w:rsidRPr="00722A2C">
              <w:rPr>
                <w:rStyle w:val="Hyperlink"/>
                <w:i/>
                <w:color w:val="auto"/>
                <w:u w:val="none"/>
              </w:rPr>
              <w:t>tolerance</w:t>
            </w:r>
            <w:r w:rsidR="006913C4" w:rsidRPr="00722A2C">
              <w:rPr>
                <w:rStyle w:val="Hyperlink"/>
                <w:i/>
                <w:color w:val="auto"/>
                <w:u w:val="none"/>
              </w:rPr>
              <w:t>,</w:t>
            </w:r>
            <w:r w:rsidR="007C6F5C" w:rsidRPr="00722A2C">
              <w:rPr>
                <w:rStyle w:val="Hyperlink"/>
                <w:i/>
                <w:color w:val="auto"/>
                <w:u w:val="none"/>
              </w:rPr>
              <w:t xml:space="preserve"> thresholds, multiple stressors, prioritisation framework</w:t>
            </w:r>
            <w:r w:rsidR="006913C4" w:rsidRPr="00722A2C">
              <w:rPr>
                <w:rStyle w:val="Hyperlink"/>
                <w:i/>
                <w:color w:val="auto"/>
                <w:u w:val="none"/>
              </w:rPr>
              <w:t>, wetland type, quantitative risk assessment, sediment, dissolved and particulate nutrients pesticides</w:t>
            </w:r>
          </w:p>
        </w:tc>
      </w:tr>
      <w:tr w:rsidR="00DE2B6B" w:rsidRPr="00395E11" w14:paraId="009FA0E1" w14:textId="77777777" w:rsidTr="007C047E">
        <w:trPr>
          <w:cantSplit/>
          <w:trHeight w:val="567"/>
        </w:trPr>
        <w:tc>
          <w:tcPr>
            <w:tcW w:w="1701" w:type="dxa"/>
            <w:vMerge/>
            <w:shd w:val="clear" w:color="auto" w:fill="auto"/>
            <w:textDirection w:val="btLr"/>
          </w:tcPr>
          <w:p w14:paraId="7C49ECA9" w14:textId="77777777" w:rsidR="00DE2B6B" w:rsidRDefault="00DE2B6B" w:rsidP="008338E9">
            <w:pPr>
              <w:ind w:left="113" w:right="113"/>
              <w:jc w:val="center"/>
            </w:pPr>
          </w:p>
        </w:tc>
        <w:tc>
          <w:tcPr>
            <w:tcW w:w="11964" w:type="dxa"/>
            <w:tcBorders>
              <w:top w:val="nil"/>
              <w:bottom w:val="nil"/>
            </w:tcBorders>
            <w:shd w:val="clear" w:color="auto" w:fill="auto"/>
          </w:tcPr>
          <w:p w14:paraId="3B090F99" w14:textId="01DD8644" w:rsidR="006913C4" w:rsidRPr="00722A2C" w:rsidRDefault="00AD4840" w:rsidP="00722A2C">
            <w:pPr>
              <w:pStyle w:val="ListParagraph"/>
              <w:numPr>
                <w:ilvl w:val="0"/>
                <w:numId w:val="20"/>
              </w:numPr>
              <w:rPr>
                <w:rStyle w:val="Hyperlink"/>
                <w:b/>
                <w:color w:val="auto"/>
                <w:u w:val="none"/>
              </w:rPr>
            </w:pPr>
            <w:hyperlink w:anchor="_Wetlands_and_Treatment" w:history="1">
              <w:r w:rsidR="00DE2B6B" w:rsidRPr="00722A2C">
                <w:rPr>
                  <w:rStyle w:val="Hyperlink"/>
                  <w:b/>
                </w:rPr>
                <w:t>How does poor water quality effect the ecological services wetlands provide to the Great Barrier Reef?</w:t>
              </w:r>
            </w:hyperlink>
            <w:r w:rsidR="006913C4" w:rsidRPr="00722A2C">
              <w:rPr>
                <w:rStyle w:val="Hyperlink"/>
                <w:b/>
                <w:color w:val="auto"/>
                <w:u w:val="none"/>
              </w:rPr>
              <w:t xml:space="preserve"> </w:t>
            </w:r>
          </w:p>
          <w:p w14:paraId="65A83254" w14:textId="77777777" w:rsidR="00DE2B6B" w:rsidRPr="00722A2C" w:rsidRDefault="006913C4" w:rsidP="00722A2C">
            <w:pPr>
              <w:pStyle w:val="ListParagraph"/>
              <w:rPr>
                <w:rStyle w:val="Hyperlink"/>
                <w:i/>
                <w:color w:val="auto"/>
                <w:u w:val="none"/>
              </w:rPr>
            </w:pPr>
            <w:r w:rsidRPr="00722A2C">
              <w:rPr>
                <w:rStyle w:val="Hyperlink"/>
                <w:i/>
                <w:color w:val="auto"/>
                <w:u w:val="none"/>
              </w:rPr>
              <w:t xml:space="preserve">Key concepts: </w:t>
            </w:r>
            <w:r w:rsidR="00B9016E" w:rsidRPr="00722A2C">
              <w:rPr>
                <w:rStyle w:val="Hyperlink"/>
                <w:i/>
                <w:color w:val="auto"/>
                <w:u w:val="none"/>
              </w:rPr>
              <w:t>e</w:t>
            </w:r>
            <w:r w:rsidRPr="00722A2C">
              <w:rPr>
                <w:rStyle w:val="Hyperlink"/>
                <w:i/>
                <w:color w:val="auto"/>
                <w:u w:val="none"/>
              </w:rPr>
              <w:t xml:space="preserve">cological services, </w:t>
            </w:r>
            <w:r w:rsidR="007302C9" w:rsidRPr="00722A2C">
              <w:rPr>
                <w:rStyle w:val="Hyperlink"/>
                <w:i/>
                <w:color w:val="auto"/>
                <w:u w:val="none"/>
              </w:rPr>
              <w:t xml:space="preserve">wetland </w:t>
            </w:r>
            <w:r w:rsidRPr="00722A2C">
              <w:rPr>
                <w:rStyle w:val="Hyperlink"/>
                <w:i/>
                <w:color w:val="auto"/>
                <w:u w:val="none"/>
              </w:rPr>
              <w:t>functions, protecting/rehabilitating wetlands and coastal habitats</w:t>
            </w:r>
          </w:p>
        </w:tc>
      </w:tr>
      <w:tr w:rsidR="00DE2B6B" w:rsidRPr="00395E11" w14:paraId="1CFE5D3F" w14:textId="77777777" w:rsidTr="007C047E">
        <w:trPr>
          <w:cantSplit/>
          <w:trHeight w:val="964"/>
        </w:trPr>
        <w:tc>
          <w:tcPr>
            <w:tcW w:w="1701" w:type="dxa"/>
            <w:vMerge/>
            <w:shd w:val="clear" w:color="auto" w:fill="auto"/>
            <w:textDirection w:val="btLr"/>
          </w:tcPr>
          <w:p w14:paraId="06EB7B7C" w14:textId="77777777" w:rsidR="00DE2B6B" w:rsidRDefault="00DE2B6B" w:rsidP="008338E9">
            <w:pPr>
              <w:ind w:left="113" w:right="113"/>
              <w:jc w:val="center"/>
            </w:pPr>
          </w:p>
        </w:tc>
        <w:tc>
          <w:tcPr>
            <w:tcW w:w="11964" w:type="dxa"/>
            <w:tcBorders>
              <w:top w:val="nil"/>
            </w:tcBorders>
            <w:shd w:val="clear" w:color="auto" w:fill="auto"/>
          </w:tcPr>
          <w:p w14:paraId="12ECE9D1" w14:textId="0196AD66" w:rsidR="006913C4" w:rsidRPr="000B594D" w:rsidRDefault="00AD4840" w:rsidP="00722A2C">
            <w:pPr>
              <w:pStyle w:val="ListParagraph"/>
              <w:numPr>
                <w:ilvl w:val="0"/>
                <w:numId w:val="20"/>
              </w:numPr>
              <w:rPr>
                <w:rStyle w:val="Hyperlink"/>
                <w:color w:val="auto"/>
                <w:u w:val="none"/>
              </w:rPr>
            </w:pPr>
            <w:hyperlink w:anchor="_Wetlands_and_Treatment" w:history="1">
              <w:r w:rsidR="00DE2B6B" w:rsidRPr="00722A2C">
                <w:rPr>
                  <w:rStyle w:val="Hyperlink"/>
                  <w:b/>
                </w:rPr>
                <w:t>What is the capacity of wetlands to improve water quality from catchment to Reef</w:t>
              </w:r>
            </w:hyperlink>
            <w:r w:rsidR="00DE2B6B" w:rsidRPr="000B594D">
              <w:rPr>
                <w:rStyle w:val="Hyperlink"/>
                <w:color w:val="auto"/>
                <w:u w:val="none"/>
              </w:rPr>
              <w:t>?</w:t>
            </w:r>
            <w:r w:rsidR="006913C4" w:rsidRPr="000B594D">
              <w:rPr>
                <w:rStyle w:val="Hyperlink"/>
                <w:color w:val="auto"/>
                <w:u w:val="none"/>
              </w:rPr>
              <w:t xml:space="preserve"> </w:t>
            </w:r>
          </w:p>
          <w:p w14:paraId="25D2A486" w14:textId="77777777" w:rsidR="00DE2B6B" w:rsidRPr="00722A2C" w:rsidRDefault="006913C4" w:rsidP="00722A2C">
            <w:pPr>
              <w:pStyle w:val="ListParagraph"/>
              <w:rPr>
                <w:rStyle w:val="Hyperlink"/>
                <w:i/>
                <w:color w:val="auto"/>
                <w:u w:val="none"/>
              </w:rPr>
            </w:pPr>
            <w:r w:rsidRPr="00722A2C">
              <w:rPr>
                <w:rStyle w:val="Hyperlink"/>
                <w:i/>
                <w:color w:val="auto"/>
                <w:u w:val="none"/>
              </w:rPr>
              <w:t xml:space="preserve">Key concepts: </w:t>
            </w:r>
            <w:r w:rsidR="00B9016E" w:rsidRPr="00722A2C">
              <w:rPr>
                <w:rStyle w:val="Hyperlink"/>
                <w:i/>
                <w:color w:val="auto"/>
                <w:u w:val="none"/>
              </w:rPr>
              <w:t>a</w:t>
            </w:r>
            <w:r w:rsidRPr="00722A2C">
              <w:rPr>
                <w:rStyle w:val="Hyperlink"/>
                <w:i/>
                <w:color w:val="auto"/>
                <w:u w:val="none"/>
              </w:rPr>
              <w:t xml:space="preserve">ssimilation rates and capacity, wetland type and characteristics, seasonal variation, hydrological regimes, maximise contaminant removal, </w:t>
            </w:r>
            <w:r w:rsidR="007302C9" w:rsidRPr="00722A2C">
              <w:rPr>
                <w:rStyle w:val="Hyperlink"/>
                <w:i/>
                <w:color w:val="auto"/>
                <w:u w:val="none"/>
              </w:rPr>
              <w:t>load / concentration thresholds, sediment retention, nutrient filtering, land use</w:t>
            </w:r>
          </w:p>
        </w:tc>
      </w:tr>
    </w:tbl>
    <w:p w14:paraId="654BEA53" w14:textId="77777777" w:rsidR="007C6F5C" w:rsidRDefault="007C6F5C" w:rsidP="007C6F5C"/>
    <w:p w14:paraId="2C696FB2" w14:textId="77777777" w:rsidR="007C6F5C" w:rsidRPr="004F2B5E" w:rsidRDefault="007C6F5C" w:rsidP="004F2B5E">
      <w:pPr>
        <w:pStyle w:val="Heading3"/>
        <w:rPr>
          <w:rFonts w:eastAsia="Times New Roman"/>
        </w:rPr>
      </w:pPr>
      <w:bookmarkStart w:id="11" w:name="_Toc517797017"/>
      <w:bookmarkStart w:id="12" w:name="_Toc517872811"/>
      <w:r>
        <w:rPr>
          <w:rFonts w:eastAsia="Times New Roman"/>
        </w:rPr>
        <w:t xml:space="preserve">Human Dimensions </w:t>
      </w:r>
      <w:r w:rsidR="00605422">
        <w:rPr>
          <w:rFonts w:eastAsia="Times New Roman"/>
        </w:rPr>
        <w:t>t</w:t>
      </w:r>
      <w:r>
        <w:rPr>
          <w:rFonts w:eastAsia="Times New Roman"/>
        </w:rPr>
        <w:t>heme</w:t>
      </w:r>
      <w:bookmarkEnd w:id="11"/>
      <w:bookmarkEnd w:id="12"/>
    </w:p>
    <w:tbl>
      <w:tblPr>
        <w:tblStyle w:val="TableGrid"/>
        <w:tblpPr w:leftFromText="180" w:rightFromText="180" w:vertAnchor="text" w:tblpY="1"/>
        <w:tblOverlap w:val="never"/>
        <w:tblW w:w="0" w:type="auto"/>
        <w:tblBorders>
          <w:top w:val="single" w:sz="12" w:space="0" w:color="C00000"/>
          <w:left w:val="none" w:sz="0" w:space="0" w:color="auto"/>
          <w:bottom w:val="single" w:sz="12" w:space="0" w:color="C00000"/>
          <w:right w:val="none" w:sz="0" w:space="0" w:color="auto"/>
          <w:insideH w:val="none" w:sz="0" w:space="0" w:color="auto"/>
          <w:insideV w:val="none" w:sz="0" w:space="0" w:color="auto"/>
        </w:tblBorders>
        <w:tblLayout w:type="fixed"/>
        <w:tblLook w:val="04A0" w:firstRow="1" w:lastRow="0" w:firstColumn="1" w:lastColumn="0" w:noHBand="0" w:noVBand="1"/>
      </w:tblPr>
      <w:tblGrid>
        <w:gridCol w:w="1701"/>
        <w:gridCol w:w="11907"/>
      </w:tblGrid>
      <w:tr w:rsidR="007C6F5C" w:rsidRPr="0013093A" w14:paraId="2E5C3B3C" w14:textId="77777777" w:rsidTr="00AC62BE">
        <w:trPr>
          <w:trHeight w:val="352"/>
          <w:tblHeader/>
        </w:trPr>
        <w:tc>
          <w:tcPr>
            <w:tcW w:w="1701" w:type="dxa"/>
            <w:shd w:val="clear" w:color="auto" w:fill="auto"/>
          </w:tcPr>
          <w:p w14:paraId="63EED348" w14:textId="77777777" w:rsidR="007C6F5C" w:rsidRPr="007C047E" w:rsidRDefault="007C6F5C" w:rsidP="008338E9">
            <w:pPr>
              <w:rPr>
                <w:rFonts w:asciiTheme="majorHAnsi" w:eastAsia="Times New Roman" w:hAnsiTheme="majorHAnsi" w:cstheme="majorHAnsi"/>
                <w:b/>
              </w:rPr>
            </w:pPr>
            <w:r w:rsidRPr="007C047E">
              <w:rPr>
                <w:rFonts w:asciiTheme="majorHAnsi" w:eastAsia="Times New Roman" w:hAnsiTheme="majorHAnsi" w:cstheme="majorHAnsi"/>
                <w:b/>
              </w:rPr>
              <w:t>Categories</w:t>
            </w:r>
          </w:p>
        </w:tc>
        <w:tc>
          <w:tcPr>
            <w:tcW w:w="11907" w:type="dxa"/>
            <w:shd w:val="clear" w:color="auto" w:fill="auto"/>
          </w:tcPr>
          <w:p w14:paraId="5C2C6645" w14:textId="77777777" w:rsidR="007C6F5C" w:rsidRPr="007C047E" w:rsidRDefault="007C6F5C" w:rsidP="007C047E">
            <w:pPr>
              <w:jc w:val="center"/>
              <w:rPr>
                <w:rFonts w:asciiTheme="majorHAnsi" w:eastAsia="Times New Roman" w:hAnsiTheme="majorHAnsi" w:cstheme="majorHAnsi"/>
                <w:b/>
              </w:rPr>
            </w:pPr>
            <w:r w:rsidRPr="007C047E">
              <w:rPr>
                <w:rFonts w:asciiTheme="majorHAnsi" w:eastAsia="Times New Roman" w:hAnsiTheme="majorHAnsi" w:cstheme="majorHAnsi"/>
                <w:b/>
              </w:rPr>
              <w:t xml:space="preserve">Highest </w:t>
            </w:r>
            <w:r w:rsidR="00605422" w:rsidRPr="007C047E">
              <w:rPr>
                <w:rFonts w:asciiTheme="majorHAnsi" w:eastAsia="Times New Roman" w:hAnsiTheme="majorHAnsi" w:cstheme="majorHAnsi"/>
                <w:b/>
              </w:rPr>
              <w:t>p</w:t>
            </w:r>
            <w:r w:rsidRPr="007C047E">
              <w:rPr>
                <w:rFonts w:asciiTheme="majorHAnsi" w:eastAsia="Times New Roman" w:hAnsiTheme="majorHAnsi" w:cstheme="majorHAnsi"/>
                <w:b/>
              </w:rPr>
              <w:t xml:space="preserve">riority </w:t>
            </w:r>
            <w:r w:rsidR="00605422" w:rsidRPr="007C047E">
              <w:rPr>
                <w:rFonts w:asciiTheme="majorHAnsi" w:eastAsia="Times New Roman" w:hAnsiTheme="majorHAnsi" w:cstheme="majorHAnsi"/>
                <w:b/>
              </w:rPr>
              <w:t>k</w:t>
            </w:r>
            <w:r w:rsidR="001922C5" w:rsidRPr="007C047E">
              <w:rPr>
                <w:rFonts w:asciiTheme="majorHAnsi" w:eastAsia="Times New Roman" w:hAnsiTheme="majorHAnsi" w:cstheme="majorHAnsi"/>
                <w:b/>
              </w:rPr>
              <w:t xml:space="preserve">nowledge </w:t>
            </w:r>
            <w:r w:rsidR="00605422" w:rsidRPr="007C047E">
              <w:rPr>
                <w:rFonts w:asciiTheme="majorHAnsi" w:eastAsia="Times New Roman" w:hAnsiTheme="majorHAnsi" w:cstheme="majorHAnsi"/>
                <w:b/>
              </w:rPr>
              <w:t>n</w:t>
            </w:r>
            <w:r w:rsidR="001922C5" w:rsidRPr="007C047E">
              <w:rPr>
                <w:rFonts w:asciiTheme="majorHAnsi" w:eastAsia="Times New Roman" w:hAnsiTheme="majorHAnsi" w:cstheme="majorHAnsi"/>
                <w:b/>
              </w:rPr>
              <w:t>eeds</w:t>
            </w:r>
          </w:p>
        </w:tc>
      </w:tr>
    </w:tbl>
    <w:tbl>
      <w:tblPr>
        <w:tblStyle w:val="TableGrid"/>
        <w:tblW w:w="0" w:type="auto"/>
        <w:tblInd w:w="-5" w:type="dxa"/>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701"/>
        <w:gridCol w:w="11912"/>
      </w:tblGrid>
      <w:tr w:rsidR="007C6F5C" w:rsidRPr="0013093A" w14:paraId="6329C905" w14:textId="77777777" w:rsidTr="00F06C1E">
        <w:trPr>
          <w:cantSplit/>
          <w:trHeight w:val="575"/>
        </w:trPr>
        <w:tc>
          <w:tcPr>
            <w:tcW w:w="1701" w:type="dxa"/>
            <w:tcBorders>
              <w:top w:val="nil"/>
              <w:bottom w:val="nil"/>
            </w:tcBorders>
            <w:shd w:val="clear" w:color="auto" w:fill="auto"/>
          </w:tcPr>
          <w:p w14:paraId="2359424B" w14:textId="0D02F819" w:rsidR="007C6F5C" w:rsidRPr="007C047E" w:rsidRDefault="00AD4840" w:rsidP="008338E9">
            <w:pPr>
              <w:rPr>
                <w:rFonts w:asciiTheme="majorHAnsi" w:hAnsiTheme="majorHAnsi" w:cstheme="majorHAnsi"/>
                <w:i/>
                <w:color w:val="FFFFFF" w:themeColor="background1"/>
              </w:rPr>
            </w:pPr>
            <w:hyperlink w:anchor="_Human_Dimensions_knowledge" w:history="1">
              <w:r w:rsidR="007C6F5C" w:rsidRPr="007C047E">
                <w:rPr>
                  <w:rStyle w:val="Hyperlink"/>
                  <w:rFonts w:asciiTheme="majorHAnsi" w:eastAsia="Times New Roman" w:hAnsiTheme="majorHAnsi" w:cstheme="majorHAnsi"/>
                  <w:i/>
                </w:rPr>
                <w:t>P</w:t>
              </w:r>
              <w:r w:rsidR="007C047E">
                <w:rPr>
                  <w:rStyle w:val="Hyperlink"/>
                  <w:rFonts w:asciiTheme="majorHAnsi" w:hAnsiTheme="majorHAnsi" w:cstheme="majorHAnsi"/>
                  <w:i/>
                </w:rPr>
                <w:t>olicies, programs and i</w:t>
              </w:r>
              <w:r w:rsidR="007C6F5C" w:rsidRPr="007C047E">
                <w:rPr>
                  <w:rStyle w:val="Hyperlink"/>
                  <w:rFonts w:asciiTheme="majorHAnsi" w:hAnsiTheme="majorHAnsi" w:cstheme="majorHAnsi"/>
                  <w:i/>
                </w:rPr>
                <w:t>nstruments</w:t>
              </w:r>
            </w:hyperlink>
          </w:p>
        </w:tc>
        <w:tc>
          <w:tcPr>
            <w:tcW w:w="11912" w:type="dxa"/>
            <w:tcBorders>
              <w:top w:val="nil"/>
              <w:bottom w:val="nil"/>
            </w:tcBorders>
            <w:shd w:val="clear" w:color="auto" w:fill="auto"/>
          </w:tcPr>
          <w:p w14:paraId="3250F464" w14:textId="5C45DCAD" w:rsidR="007C6F5C" w:rsidRPr="00722A2C" w:rsidRDefault="00AD4840" w:rsidP="00722A2C">
            <w:pPr>
              <w:pStyle w:val="ListParagraph"/>
              <w:numPr>
                <w:ilvl w:val="0"/>
                <w:numId w:val="21"/>
              </w:numPr>
              <w:rPr>
                <w:rStyle w:val="Hyperlink"/>
                <w:b/>
                <w:color w:val="auto"/>
                <w:u w:val="none"/>
              </w:rPr>
            </w:pPr>
            <w:hyperlink w:anchor="_Human_Dimensions_Theme" w:history="1">
              <w:r w:rsidR="007C6F5C" w:rsidRPr="00722A2C">
                <w:rPr>
                  <w:rStyle w:val="Hyperlink"/>
                  <w:b/>
                </w:rPr>
                <w:t>How can we evaluate the relative effectiveness of the mix of policies, programs and instruments (collectively and individually) currently being used to drive improved land management?</w:t>
              </w:r>
            </w:hyperlink>
          </w:p>
          <w:p w14:paraId="66BC5C32" w14:textId="77777777" w:rsidR="000B44DB" w:rsidRPr="00722A2C" w:rsidRDefault="008C1693" w:rsidP="00722A2C">
            <w:pPr>
              <w:pStyle w:val="ListParagraph"/>
              <w:rPr>
                <w:rStyle w:val="Hyperlink"/>
                <w:i/>
                <w:color w:val="auto"/>
                <w:u w:val="none"/>
              </w:rPr>
            </w:pPr>
            <w:r w:rsidRPr="00722A2C">
              <w:rPr>
                <w:rStyle w:val="Hyperlink"/>
                <w:i/>
                <w:color w:val="auto"/>
                <w:u w:val="none"/>
              </w:rPr>
              <w:t xml:space="preserve">Key concepts: </w:t>
            </w:r>
            <w:r w:rsidR="00241AA1" w:rsidRPr="00722A2C">
              <w:rPr>
                <w:rStyle w:val="Hyperlink"/>
                <w:i/>
                <w:color w:val="auto"/>
                <w:u w:val="none"/>
              </w:rPr>
              <w:t>s</w:t>
            </w:r>
            <w:r w:rsidRPr="00722A2C">
              <w:rPr>
                <w:rStyle w:val="Hyperlink"/>
                <w:i/>
                <w:color w:val="auto"/>
                <w:u w:val="none"/>
              </w:rPr>
              <w:t>ystematic evaluation of delivery processes, social factors, systemic regulation, regional economies, cost benefit analysis, risk analysis, competition, effective land use management, governance</w:t>
            </w:r>
          </w:p>
        </w:tc>
      </w:tr>
      <w:tr w:rsidR="007C6F5C" w:rsidRPr="0013093A" w14:paraId="3802183D" w14:textId="77777777" w:rsidTr="007C047E">
        <w:trPr>
          <w:cantSplit/>
          <w:trHeight w:val="454"/>
        </w:trPr>
        <w:tc>
          <w:tcPr>
            <w:tcW w:w="1701" w:type="dxa"/>
            <w:shd w:val="clear" w:color="auto" w:fill="auto"/>
          </w:tcPr>
          <w:p w14:paraId="5511C35F" w14:textId="42C679ED" w:rsidR="007C6F5C" w:rsidRPr="007C047E" w:rsidRDefault="00AD4840" w:rsidP="008338E9">
            <w:pPr>
              <w:rPr>
                <w:rFonts w:asciiTheme="majorHAnsi" w:hAnsiTheme="majorHAnsi" w:cstheme="majorHAnsi"/>
                <w:i/>
                <w:color w:val="FFFFFF" w:themeColor="background1"/>
              </w:rPr>
            </w:pPr>
            <w:hyperlink w:anchor="_Human_Dimensions_Research" w:history="1">
              <w:r w:rsidR="007C6F5C" w:rsidRPr="007C047E">
                <w:rPr>
                  <w:rStyle w:val="Hyperlink"/>
                  <w:rFonts w:asciiTheme="majorHAnsi" w:hAnsiTheme="majorHAnsi" w:cstheme="majorHAnsi"/>
                  <w:i/>
                </w:rPr>
                <w:t>Partnerships</w:t>
              </w:r>
            </w:hyperlink>
          </w:p>
        </w:tc>
        <w:tc>
          <w:tcPr>
            <w:tcW w:w="11912" w:type="dxa"/>
            <w:shd w:val="clear" w:color="auto" w:fill="auto"/>
          </w:tcPr>
          <w:p w14:paraId="2580E556" w14:textId="05B14804" w:rsidR="007C6F5C" w:rsidRPr="00722A2C" w:rsidRDefault="00AD4840" w:rsidP="00722A2C">
            <w:pPr>
              <w:pStyle w:val="ListParagraph"/>
              <w:numPr>
                <w:ilvl w:val="0"/>
                <w:numId w:val="21"/>
              </w:numPr>
              <w:rPr>
                <w:rStyle w:val="Hyperlink"/>
                <w:b/>
                <w:color w:val="auto"/>
                <w:u w:val="none"/>
              </w:rPr>
            </w:pPr>
            <w:hyperlink w:anchor="_Human_Dimensions_Theme" w:history="1">
              <w:r w:rsidR="007C6F5C" w:rsidRPr="00722A2C">
                <w:rPr>
                  <w:rStyle w:val="Hyperlink"/>
                  <w:b/>
                </w:rPr>
                <w:t>Review and synthesise the opportunities and limitations of current partnership arrangements (at a range of levels) in delivering outcomes.</w:t>
              </w:r>
            </w:hyperlink>
          </w:p>
          <w:p w14:paraId="5CEAD534" w14:textId="77777777" w:rsidR="007C6F5C" w:rsidRPr="00722A2C" w:rsidRDefault="008C1693" w:rsidP="00722A2C">
            <w:pPr>
              <w:pStyle w:val="ListParagraph"/>
              <w:rPr>
                <w:rStyle w:val="Hyperlink"/>
                <w:i/>
                <w:color w:val="auto"/>
                <w:u w:val="none"/>
              </w:rPr>
            </w:pPr>
            <w:r w:rsidRPr="00722A2C">
              <w:rPr>
                <w:rStyle w:val="Hyperlink"/>
                <w:i/>
                <w:color w:val="auto"/>
                <w:u w:val="none"/>
              </w:rPr>
              <w:t xml:space="preserve">Key concepts: </w:t>
            </w:r>
            <w:r w:rsidR="00241AA1" w:rsidRPr="00722A2C">
              <w:rPr>
                <w:rStyle w:val="Hyperlink"/>
                <w:i/>
                <w:color w:val="auto"/>
                <w:u w:val="none"/>
              </w:rPr>
              <w:t>p</w:t>
            </w:r>
            <w:r w:rsidRPr="00722A2C">
              <w:rPr>
                <w:rStyle w:val="Hyperlink"/>
                <w:i/>
                <w:color w:val="auto"/>
                <w:u w:val="none"/>
              </w:rPr>
              <w:t>artnerships</w:t>
            </w:r>
            <w:r w:rsidR="00376476" w:rsidRPr="00722A2C">
              <w:rPr>
                <w:rStyle w:val="Hyperlink"/>
                <w:i/>
                <w:color w:val="auto"/>
                <w:u w:val="none"/>
              </w:rPr>
              <w:t>,</w:t>
            </w:r>
            <w:r w:rsidRPr="00722A2C">
              <w:rPr>
                <w:rStyle w:val="Hyperlink"/>
                <w:i/>
                <w:color w:val="auto"/>
                <w:u w:val="none"/>
              </w:rPr>
              <w:t xml:space="preserve"> engagement</w:t>
            </w:r>
            <w:r w:rsidR="00376476" w:rsidRPr="00722A2C">
              <w:rPr>
                <w:rStyle w:val="Hyperlink"/>
                <w:i/>
                <w:color w:val="auto"/>
                <w:u w:val="none"/>
              </w:rPr>
              <w:t>,</w:t>
            </w:r>
            <w:r w:rsidRPr="00722A2C">
              <w:rPr>
                <w:rStyle w:val="Hyperlink"/>
                <w:i/>
                <w:color w:val="auto"/>
                <w:u w:val="none"/>
              </w:rPr>
              <w:t xml:space="preserve"> cost-effectiveness</w:t>
            </w:r>
            <w:r w:rsidR="00376476" w:rsidRPr="00722A2C">
              <w:rPr>
                <w:rStyle w:val="Hyperlink"/>
                <w:i/>
                <w:color w:val="auto"/>
                <w:u w:val="none"/>
              </w:rPr>
              <w:t>,</w:t>
            </w:r>
            <w:r w:rsidRPr="00722A2C">
              <w:rPr>
                <w:rStyle w:val="Hyperlink"/>
                <w:i/>
                <w:color w:val="auto"/>
                <w:u w:val="none"/>
              </w:rPr>
              <w:t xml:space="preserve"> market mechanisms</w:t>
            </w:r>
            <w:r w:rsidR="00376476" w:rsidRPr="00722A2C">
              <w:rPr>
                <w:rStyle w:val="Hyperlink"/>
                <w:i/>
                <w:color w:val="auto"/>
                <w:u w:val="none"/>
              </w:rPr>
              <w:t>,</w:t>
            </w:r>
            <w:r w:rsidRPr="00722A2C">
              <w:rPr>
                <w:rStyle w:val="Hyperlink"/>
                <w:i/>
                <w:color w:val="auto"/>
                <w:u w:val="none"/>
              </w:rPr>
              <w:t xml:space="preserve"> Incentives</w:t>
            </w:r>
            <w:r w:rsidR="00376476" w:rsidRPr="00722A2C">
              <w:rPr>
                <w:rStyle w:val="Hyperlink"/>
                <w:i/>
                <w:color w:val="auto"/>
                <w:u w:val="none"/>
              </w:rPr>
              <w:t>,</w:t>
            </w:r>
            <w:r w:rsidRPr="00722A2C">
              <w:rPr>
                <w:rStyle w:val="Hyperlink"/>
                <w:i/>
                <w:color w:val="auto"/>
                <w:u w:val="none"/>
              </w:rPr>
              <w:t xml:space="preserve"> adaptiveness</w:t>
            </w:r>
            <w:r w:rsidR="00376476" w:rsidRPr="00722A2C">
              <w:rPr>
                <w:rStyle w:val="Hyperlink"/>
                <w:i/>
                <w:color w:val="auto"/>
                <w:u w:val="none"/>
              </w:rPr>
              <w:t>,</w:t>
            </w:r>
            <w:r w:rsidRPr="00722A2C">
              <w:rPr>
                <w:rStyle w:val="Hyperlink"/>
                <w:i/>
                <w:color w:val="auto"/>
                <w:u w:val="none"/>
              </w:rPr>
              <w:t xml:space="preserve"> governance</w:t>
            </w:r>
          </w:p>
        </w:tc>
      </w:tr>
      <w:tr w:rsidR="007C6F5C" w:rsidRPr="0013093A" w14:paraId="2C590582" w14:textId="77777777" w:rsidTr="007C047E">
        <w:trPr>
          <w:trHeight w:val="454"/>
        </w:trPr>
        <w:tc>
          <w:tcPr>
            <w:tcW w:w="1701" w:type="dxa"/>
            <w:shd w:val="clear" w:color="auto" w:fill="auto"/>
          </w:tcPr>
          <w:p w14:paraId="4368A8A9" w14:textId="6F748DE8" w:rsidR="007C6F5C" w:rsidRPr="007C047E" w:rsidRDefault="00AD4840" w:rsidP="008338E9">
            <w:pPr>
              <w:rPr>
                <w:rFonts w:asciiTheme="majorHAnsi" w:hAnsiTheme="majorHAnsi" w:cstheme="majorHAnsi"/>
                <w:i/>
                <w:color w:val="FFFFFF" w:themeColor="background1"/>
              </w:rPr>
            </w:pPr>
            <w:hyperlink w:anchor="_Human_Dimensions_Research" w:history="1">
              <w:r w:rsidR="007C6F5C" w:rsidRPr="007C047E">
                <w:rPr>
                  <w:rStyle w:val="Hyperlink"/>
                  <w:rFonts w:asciiTheme="majorHAnsi" w:hAnsiTheme="majorHAnsi" w:cstheme="majorHAnsi"/>
                  <w:i/>
                </w:rPr>
                <w:t>Networks that influence behaviour</w:t>
              </w:r>
            </w:hyperlink>
          </w:p>
        </w:tc>
        <w:tc>
          <w:tcPr>
            <w:tcW w:w="11912" w:type="dxa"/>
            <w:shd w:val="clear" w:color="auto" w:fill="auto"/>
          </w:tcPr>
          <w:p w14:paraId="211B46B2" w14:textId="38B48379" w:rsidR="007C6F5C" w:rsidRPr="00722A2C" w:rsidRDefault="00AD4840" w:rsidP="00722A2C">
            <w:pPr>
              <w:pStyle w:val="ListParagraph"/>
              <w:numPr>
                <w:ilvl w:val="0"/>
                <w:numId w:val="21"/>
              </w:numPr>
              <w:rPr>
                <w:rStyle w:val="Hyperlink"/>
                <w:b/>
                <w:color w:val="auto"/>
                <w:u w:val="none"/>
              </w:rPr>
            </w:pPr>
            <w:hyperlink w:anchor="_Human_Dimensions_Theme" w:history="1">
              <w:r w:rsidR="007C6F5C" w:rsidRPr="00722A2C">
                <w:rPr>
                  <w:rStyle w:val="Hyperlink"/>
                  <w:b/>
                </w:rPr>
                <w:t>How can existing peer-based and other social networks encourage behaviours that improve water quality outcomes?</w:t>
              </w:r>
            </w:hyperlink>
          </w:p>
          <w:p w14:paraId="2E73D256" w14:textId="77777777" w:rsidR="007C6F5C" w:rsidRPr="00722A2C" w:rsidRDefault="008C1693" w:rsidP="00722A2C">
            <w:pPr>
              <w:pStyle w:val="ListParagraph"/>
              <w:rPr>
                <w:rStyle w:val="Hyperlink"/>
                <w:i/>
                <w:color w:val="auto"/>
                <w:u w:val="none"/>
              </w:rPr>
            </w:pPr>
            <w:r w:rsidRPr="00722A2C">
              <w:rPr>
                <w:rStyle w:val="Hyperlink"/>
                <w:i/>
                <w:color w:val="auto"/>
                <w:u w:val="none"/>
              </w:rPr>
              <w:t xml:space="preserve">Key concepts: </w:t>
            </w:r>
            <w:r w:rsidR="00241AA1" w:rsidRPr="00722A2C">
              <w:rPr>
                <w:rStyle w:val="Hyperlink"/>
                <w:i/>
                <w:color w:val="auto"/>
                <w:u w:val="none"/>
              </w:rPr>
              <w:t>s</w:t>
            </w:r>
            <w:r w:rsidRPr="00722A2C">
              <w:rPr>
                <w:rStyle w:val="Hyperlink"/>
                <w:i/>
                <w:color w:val="auto"/>
                <w:u w:val="none"/>
              </w:rPr>
              <w:t>ocial networks</w:t>
            </w:r>
            <w:r w:rsidR="00376476" w:rsidRPr="00722A2C">
              <w:rPr>
                <w:rStyle w:val="Hyperlink"/>
                <w:i/>
                <w:color w:val="auto"/>
                <w:u w:val="none"/>
              </w:rPr>
              <w:t>,</w:t>
            </w:r>
            <w:r w:rsidRPr="00722A2C">
              <w:rPr>
                <w:rStyle w:val="Hyperlink"/>
                <w:i/>
                <w:color w:val="auto"/>
                <w:u w:val="none"/>
              </w:rPr>
              <w:t xml:space="preserve"> professional networks</w:t>
            </w:r>
            <w:r w:rsidR="00376476" w:rsidRPr="00722A2C">
              <w:rPr>
                <w:rStyle w:val="Hyperlink"/>
                <w:i/>
                <w:color w:val="auto"/>
                <w:u w:val="none"/>
              </w:rPr>
              <w:t>,</w:t>
            </w:r>
            <w:r w:rsidRPr="00722A2C">
              <w:rPr>
                <w:rStyle w:val="Hyperlink"/>
                <w:i/>
                <w:color w:val="auto"/>
                <w:u w:val="none"/>
              </w:rPr>
              <w:t xml:space="preserve"> community networks</w:t>
            </w:r>
            <w:r w:rsidR="00376476" w:rsidRPr="00722A2C">
              <w:rPr>
                <w:rStyle w:val="Hyperlink"/>
                <w:i/>
                <w:color w:val="auto"/>
                <w:u w:val="none"/>
              </w:rPr>
              <w:t>,</w:t>
            </w:r>
            <w:r w:rsidRPr="00722A2C">
              <w:rPr>
                <w:rStyle w:val="Hyperlink"/>
                <w:i/>
                <w:color w:val="auto"/>
                <w:u w:val="none"/>
              </w:rPr>
              <w:t xml:space="preserve"> economic networks</w:t>
            </w:r>
            <w:r w:rsidR="00376476" w:rsidRPr="00722A2C">
              <w:rPr>
                <w:rStyle w:val="Hyperlink"/>
                <w:i/>
                <w:color w:val="auto"/>
                <w:u w:val="none"/>
              </w:rPr>
              <w:t>,</w:t>
            </w:r>
            <w:r w:rsidRPr="00722A2C">
              <w:rPr>
                <w:rStyle w:val="Hyperlink"/>
                <w:i/>
                <w:color w:val="auto"/>
                <w:u w:val="none"/>
              </w:rPr>
              <w:t xml:space="preserve"> behaviour change</w:t>
            </w:r>
            <w:r w:rsidR="00376476" w:rsidRPr="00722A2C">
              <w:rPr>
                <w:rStyle w:val="Hyperlink"/>
                <w:i/>
                <w:color w:val="auto"/>
                <w:u w:val="none"/>
              </w:rPr>
              <w:t>,</w:t>
            </w:r>
            <w:r w:rsidRPr="00722A2C">
              <w:rPr>
                <w:rStyle w:val="Hyperlink"/>
                <w:i/>
                <w:color w:val="auto"/>
                <w:u w:val="none"/>
              </w:rPr>
              <w:t xml:space="preserve"> influencers</w:t>
            </w:r>
            <w:r w:rsidR="00376476" w:rsidRPr="00722A2C">
              <w:rPr>
                <w:rStyle w:val="Hyperlink"/>
                <w:i/>
                <w:color w:val="auto"/>
                <w:u w:val="none"/>
              </w:rPr>
              <w:t>,</w:t>
            </w:r>
            <w:r w:rsidRPr="00722A2C">
              <w:rPr>
                <w:rStyle w:val="Hyperlink"/>
                <w:i/>
                <w:color w:val="auto"/>
                <w:u w:val="none"/>
              </w:rPr>
              <w:t xml:space="preserve"> extension</w:t>
            </w:r>
            <w:r w:rsidR="00376476" w:rsidRPr="00722A2C">
              <w:rPr>
                <w:rStyle w:val="Hyperlink"/>
                <w:i/>
                <w:color w:val="auto"/>
                <w:u w:val="none"/>
              </w:rPr>
              <w:t>,</w:t>
            </w:r>
            <w:r w:rsidRPr="00722A2C">
              <w:rPr>
                <w:rStyle w:val="Hyperlink"/>
                <w:i/>
                <w:color w:val="auto"/>
                <w:u w:val="none"/>
              </w:rPr>
              <w:t xml:space="preserve"> values</w:t>
            </w:r>
            <w:r w:rsidR="00376476" w:rsidRPr="00722A2C">
              <w:rPr>
                <w:rStyle w:val="Hyperlink"/>
                <w:i/>
                <w:color w:val="auto"/>
                <w:u w:val="none"/>
              </w:rPr>
              <w:t>,</w:t>
            </w:r>
            <w:r w:rsidRPr="00722A2C">
              <w:rPr>
                <w:rStyle w:val="Hyperlink"/>
                <w:i/>
                <w:color w:val="auto"/>
                <w:u w:val="none"/>
              </w:rPr>
              <w:t xml:space="preserve"> collective governance</w:t>
            </w:r>
            <w:r w:rsidR="00376476" w:rsidRPr="00722A2C">
              <w:rPr>
                <w:rStyle w:val="Hyperlink"/>
                <w:i/>
                <w:color w:val="auto"/>
                <w:u w:val="none"/>
              </w:rPr>
              <w:t>,</w:t>
            </w:r>
            <w:r w:rsidRPr="00722A2C">
              <w:rPr>
                <w:rStyle w:val="Hyperlink"/>
                <w:i/>
                <w:color w:val="auto"/>
                <w:u w:val="none"/>
              </w:rPr>
              <w:t xml:space="preserve"> practice improvement</w:t>
            </w:r>
          </w:p>
        </w:tc>
      </w:tr>
      <w:tr w:rsidR="007C6F5C" w:rsidRPr="0013093A" w14:paraId="00CADF19" w14:textId="77777777" w:rsidTr="007C047E">
        <w:trPr>
          <w:trHeight w:val="454"/>
        </w:trPr>
        <w:tc>
          <w:tcPr>
            <w:tcW w:w="1701" w:type="dxa"/>
            <w:shd w:val="clear" w:color="auto" w:fill="auto"/>
          </w:tcPr>
          <w:p w14:paraId="6E352504" w14:textId="33053F08" w:rsidR="007C6F5C" w:rsidRPr="007C047E" w:rsidRDefault="00AD4840" w:rsidP="008338E9">
            <w:pPr>
              <w:rPr>
                <w:rFonts w:asciiTheme="majorHAnsi" w:hAnsiTheme="majorHAnsi" w:cstheme="majorHAnsi"/>
                <w:i/>
                <w:color w:val="FFFFFF" w:themeColor="background1"/>
              </w:rPr>
            </w:pPr>
            <w:hyperlink w:anchor="_Human_Dimensions_Research" w:history="1">
              <w:r w:rsidR="007C6F5C" w:rsidRPr="007C047E">
                <w:rPr>
                  <w:rStyle w:val="Hyperlink"/>
                  <w:rFonts w:asciiTheme="majorHAnsi" w:hAnsiTheme="majorHAnsi" w:cstheme="majorHAnsi"/>
                  <w:i/>
                </w:rPr>
                <w:t>Land managers and their practices</w:t>
              </w:r>
            </w:hyperlink>
          </w:p>
        </w:tc>
        <w:tc>
          <w:tcPr>
            <w:tcW w:w="11912" w:type="dxa"/>
            <w:shd w:val="clear" w:color="auto" w:fill="auto"/>
          </w:tcPr>
          <w:p w14:paraId="07D9EDA9" w14:textId="7F4F37FB" w:rsidR="008C1693" w:rsidRPr="00722A2C" w:rsidRDefault="00AD4840" w:rsidP="00722A2C">
            <w:pPr>
              <w:pStyle w:val="ListParagraph"/>
              <w:numPr>
                <w:ilvl w:val="0"/>
                <w:numId w:val="21"/>
              </w:numPr>
              <w:rPr>
                <w:rStyle w:val="Hyperlink"/>
                <w:b/>
                <w:color w:val="auto"/>
                <w:u w:val="none"/>
              </w:rPr>
            </w:pPr>
            <w:hyperlink w:anchor="_Human_Dimensions_Theme" w:history="1">
              <w:r w:rsidR="007C6F5C" w:rsidRPr="00722A2C">
                <w:rPr>
                  <w:rStyle w:val="Hyperlink"/>
                  <w:b/>
                </w:rPr>
                <w:t xml:space="preserve">How can we use existing knowledge about the human dimensions of practice change to overcome barriers to adoption, increase practice uptake, identify and fill key </w:t>
              </w:r>
              <w:r w:rsidR="000E37CE" w:rsidRPr="00722A2C">
                <w:rPr>
                  <w:rStyle w:val="Hyperlink"/>
                  <w:b/>
                </w:rPr>
                <w:t>knowledge needs</w:t>
              </w:r>
              <w:r w:rsidR="007C6F5C" w:rsidRPr="00722A2C">
                <w:rPr>
                  <w:rStyle w:val="Hyperlink"/>
                  <w:b/>
                </w:rPr>
                <w:t xml:space="preserve"> in priority sectors?</w:t>
              </w:r>
            </w:hyperlink>
            <w:r w:rsidR="008C1693" w:rsidRPr="00722A2C">
              <w:rPr>
                <w:rStyle w:val="Hyperlink"/>
                <w:b/>
                <w:color w:val="auto"/>
                <w:u w:val="none"/>
              </w:rPr>
              <w:t xml:space="preserve"> </w:t>
            </w:r>
          </w:p>
          <w:p w14:paraId="4E7F32C0" w14:textId="77777777" w:rsidR="007C6F5C" w:rsidRPr="00722A2C" w:rsidRDefault="008C1693" w:rsidP="00722A2C">
            <w:pPr>
              <w:pStyle w:val="ListParagraph"/>
              <w:rPr>
                <w:rStyle w:val="Hyperlink"/>
                <w:i/>
                <w:color w:val="auto"/>
                <w:u w:val="none"/>
              </w:rPr>
            </w:pPr>
            <w:r w:rsidRPr="00722A2C">
              <w:rPr>
                <w:rStyle w:val="Hyperlink"/>
                <w:i/>
                <w:color w:val="auto"/>
                <w:u w:val="none"/>
              </w:rPr>
              <w:t xml:space="preserve">Key concepts: </w:t>
            </w:r>
            <w:r w:rsidR="00241AA1" w:rsidRPr="00722A2C">
              <w:rPr>
                <w:rStyle w:val="Hyperlink"/>
                <w:i/>
                <w:color w:val="auto"/>
                <w:u w:val="none"/>
              </w:rPr>
              <w:t>b</w:t>
            </w:r>
            <w:r w:rsidRPr="00722A2C">
              <w:rPr>
                <w:rStyle w:val="Hyperlink"/>
                <w:i/>
                <w:color w:val="auto"/>
                <w:u w:val="none"/>
              </w:rPr>
              <w:t>ehaviour change</w:t>
            </w:r>
            <w:r w:rsidR="00376476" w:rsidRPr="00722A2C">
              <w:rPr>
                <w:rStyle w:val="Hyperlink"/>
                <w:i/>
                <w:color w:val="auto"/>
                <w:u w:val="none"/>
              </w:rPr>
              <w:t>,</w:t>
            </w:r>
            <w:r w:rsidRPr="00722A2C">
              <w:rPr>
                <w:rStyle w:val="Hyperlink"/>
                <w:i/>
                <w:color w:val="auto"/>
                <w:u w:val="none"/>
              </w:rPr>
              <w:t xml:space="preserve"> barriers</w:t>
            </w:r>
            <w:r w:rsidR="00376476" w:rsidRPr="00722A2C">
              <w:rPr>
                <w:rStyle w:val="Hyperlink"/>
                <w:i/>
                <w:color w:val="auto"/>
                <w:u w:val="none"/>
              </w:rPr>
              <w:t>,</w:t>
            </w:r>
            <w:r w:rsidRPr="00722A2C">
              <w:rPr>
                <w:rStyle w:val="Hyperlink"/>
                <w:i/>
                <w:color w:val="auto"/>
                <w:u w:val="none"/>
              </w:rPr>
              <w:t xml:space="preserve"> motivations</w:t>
            </w:r>
            <w:r w:rsidR="00376476" w:rsidRPr="00722A2C">
              <w:rPr>
                <w:rStyle w:val="Hyperlink"/>
                <w:i/>
                <w:color w:val="auto"/>
                <w:u w:val="none"/>
              </w:rPr>
              <w:t>,</w:t>
            </w:r>
            <w:r w:rsidRPr="00722A2C">
              <w:rPr>
                <w:rStyle w:val="Hyperlink"/>
                <w:i/>
                <w:color w:val="auto"/>
                <w:u w:val="none"/>
              </w:rPr>
              <w:t xml:space="preserve"> knowledge</w:t>
            </w:r>
            <w:r w:rsidR="00376476" w:rsidRPr="00722A2C">
              <w:rPr>
                <w:rStyle w:val="Hyperlink"/>
                <w:i/>
                <w:color w:val="auto"/>
                <w:u w:val="none"/>
              </w:rPr>
              <w:t>,</w:t>
            </w:r>
            <w:r w:rsidRPr="00722A2C">
              <w:rPr>
                <w:rStyle w:val="Hyperlink"/>
                <w:i/>
                <w:color w:val="auto"/>
                <w:u w:val="none"/>
              </w:rPr>
              <w:t xml:space="preserve"> stewardship</w:t>
            </w:r>
            <w:r w:rsidR="00376476" w:rsidRPr="00722A2C">
              <w:rPr>
                <w:rStyle w:val="Hyperlink"/>
                <w:i/>
                <w:color w:val="auto"/>
                <w:u w:val="none"/>
              </w:rPr>
              <w:t>,</w:t>
            </w:r>
            <w:r w:rsidRPr="00722A2C">
              <w:rPr>
                <w:rStyle w:val="Hyperlink"/>
                <w:i/>
                <w:color w:val="auto"/>
                <w:u w:val="none"/>
              </w:rPr>
              <w:t xml:space="preserve"> social factors</w:t>
            </w:r>
            <w:r w:rsidR="00376476" w:rsidRPr="00722A2C">
              <w:rPr>
                <w:rStyle w:val="Hyperlink"/>
                <w:i/>
                <w:color w:val="auto"/>
                <w:u w:val="none"/>
              </w:rPr>
              <w:t>,</w:t>
            </w:r>
            <w:r w:rsidRPr="00722A2C">
              <w:rPr>
                <w:rStyle w:val="Hyperlink"/>
                <w:i/>
                <w:color w:val="auto"/>
                <w:u w:val="none"/>
              </w:rPr>
              <w:t xml:space="preserve"> economic factors</w:t>
            </w:r>
            <w:r w:rsidR="00376476" w:rsidRPr="00722A2C">
              <w:rPr>
                <w:rStyle w:val="Hyperlink"/>
                <w:i/>
                <w:color w:val="auto"/>
                <w:u w:val="none"/>
              </w:rPr>
              <w:t>,</w:t>
            </w:r>
            <w:r w:rsidRPr="00722A2C">
              <w:rPr>
                <w:rStyle w:val="Hyperlink"/>
                <w:i/>
                <w:color w:val="auto"/>
                <w:u w:val="none"/>
              </w:rPr>
              <w:t xml:space="preserve"> cultural factors</w:t>
            </w:r>
            <w:r w:rsidR="00376476" w:rsidRPr="00722A2C">
              <w:rPr>
                <w:rStyle w:val="Hyperlink"/>
                <w:i/>
                <w:color w:val="auto"/>
                <w:u w:val="none"/>
              </w:rPr>
              <w:t>,</w:t>
            </w:r>
            <w:r w:rsidRPr="00722A2C">
              <w:rPr>
                <w:rStyle w:val="Hyperlink"/>
                <w:i/>
                <w:color w:val="auto"/>
                <w:u w:val="none"/>
              </w:rPr>
              <w:t xml:space="preserve"> environmental factors</w:t>
            </w:r>
            <w:r w:rsidR="00376476" w:rsidRPr="00722A2C">
              <w:rPr>
                <w:rStyle w:val="Hyperlink"/>
                <w:i/>
                <w:color w:val="auto"/>
                <w:u w:val="none"/>
              </w:rPr>
              <w:t>,</w:t>
            </w:r>
            <w:r w:rsidRPr="00722A2C">
              <w:rPr>
                <w:rStyle w:val="Hyperlink"/>
                <w:i/>
                <w:color w:val="auto"/>
                <w:u w:val="none"/>
              </w:rPr>
              <w:t xml:space="preserve"> change mechanisms</w:t>
            </w:r>
          </w:p>
        </w:tc>
      </w:tr>
    </w:tbl>
    <w:p w14:paraId="01DD726A" w14:textId="77777777" w:rsidR="007C6F5C" w:rsidRDefault="007C6F5C" w:rsidP="007C6F5C">
      <w:pPr>
        <w:spacing w:after="0" w:line="240" w:lineRule="auto"/>
        <w:jc w:val="both"/>
        <w:rPr>
          <w:rFonts w:ascii="Calibri" w:eastAsia="Times New Roman" w:hAnsi="Calibri" w:cs="Calibri"/>
        </w:rPr>
      </w:pPr>
    </w:p>
    <w:p w14:paraId="277B060E" w14:textId="77777777" w:rsidR="007C6F5C" w:rsidRDefault="007C6F5C" w:rsidP="007C6F5C">
      <w:pPr>
        <w:sectPr w:rsidR="007C6F5C" w:rsidSect="008338E9">
          <w:pgSz w:w="16838" w:h="11906" w:orient="landscape"/>
          <w:pgMar w:top="1440" w:right="1440" w:bottom="1440" w:left="1440" w:header="708" w:footer="708" w:gutter="0"/>
          <w:cols w:space="708"/>
          <w:docGrid w:linePitch="360"/>
        </w:sectPr>
      </w:pPr>
    </w:p>
    <w:bookmarkStart w:id="13" w:name="_Toc517872812" w:displacedByCustomXml="next"/>
    <w:bookmarkStart w:id="14" w:name="_Toc517797018" w:displacedByCustomXml="next"/>
    <w:sdt>
      <w:sdtPr>
        <w:rPr>
          <w:rFonts w:asciiTheme="minorHAnsi" w:eastAsiaTheme="minorHAnsi" w:hAnsiTheme="minorHAnsi" w:cstheme="minorBidi"/>
          <w:color w:val="auto"/>
          <w:sz w:val="22"/>
          <w:szCs w:val="22"/>
        </w:rPr>
        <w:id w:val="-1212720573"/>
        <w:docPartObj>
          <w:docPartGallery w:val="Table of Contents"/>
          <w:docPartUnique/>
        </w:docPartObj>
      </w:sdtPr>
      <w:sdtEndPr>
        <w:rPr>
          <w:b/>
          <w:bCs/>
          <w:noProof/>
        </w:rPr>
      </w:sdtEndPr>
      <w:sdtContent>
        <w:p w14:paraId="35A4193E" w14:textId="77777777" w:rsidR="001101A7" w:rsidRDefault="001101A7" w:rsidP="00747E8D">
          <w:pPr>
            <w:pStyle w:val="Heading1"/>
          </w:pPr>
          <w:r>
            <w:t>Contents</w:t>
          </w:r>
          <w:bookmarkEnd w:id="14"/>
          <w:bookmarkEnd w:id="13"/>
        </w:p>
        <w:p w14:paraId="73693C05" w14:textId="77777777" w:rsidR="00F06C1E" w:rsidRDefault="001101A7">
          <w:pPr>
            <w:pStyle w:val="TOC1"/>
            <w:tabs>
              <w:tab w:val="right" w:leader="dot" w:pos="9016"/>
            </w:tabs>
            <w:rPr>
              <w:rFonts w:cstheme="minorBidi"/>
              <w:noProof/>
              <w:lang w:val="en-AU" w:eastAsia="en-AU"/>
            </w:rPr>
          </w:pPr>
          <w:r>
            <w:fldChar w:fldCharType="begin"/>
          </w:r>
          <w:r>
            <w:instrText xml:space="preserve"> TOC \o "1-3" \h \z \u </w:instrText>
          </w:r>
          <w:r>
            <w:fldChar w:fldCharType="separate"/>
          </w:r>
          <w:hyperlink w:anchor="_Toc517872807" w:history="1">
            <w:r w:rsidR="00F06C1E" w:rsidRPr="00082A66">
              <w:rPr>
                <w:rStyle w:val="Hyperlink"/>
                <w:noProof/>
              </w:rPr>
              <w:t>Executive summary</w:t>
            </w:r>
            <w:r w:rsidR="00F06C1E">
              <w:rPr>
                <w:noProof/>
                <w:webHidden/>
              </w:rPr>
              <w:tab/>
            </w:r>
            <w:r w:rsidR="00F06C1E">
              <w:rPr>
                <w:noProof/>
                <w:webHidden/>
              </w:rPr>
              <w:fldChar w:fldCharType="begin"/>
            </w:r>
            <w:r w:rsidR="00F06C1E">
              <w:rPr>
                <w:noProof/>
                <w:webHidden/>
              </w:rPr>
              <w:instrText xml:space="preserve"> PAGEREF _Toc517872807 \h </w:instrText>
            </w:r>
            <w:r w:rsidR="00F06C1E">
              <w:rPr>
                <w:noProof/>
                <w:webHidden/>
              </w:rPr>
            </w:r>
            <w:r w:rsidR="00F06C1E">
              <w:rPr>
                <w:noProof/>
                <w:webHidden/>
              </w:rPr>
              <w:fldChar w:fldCharType="separate"/>
            </w:r>
            <w:r w:rsidR="00F06C1E">
              <w:rPr>
                <w:noProof/>
                <w:webHidden/>
              </w:rPr>
              <w:t>2</w:t>
            </w:r>
            <w:r w:rsidR="00F06C1E">
              <w:rPr>
                <w:noProof/>
                <w:webHidden/>
              </w:rPr>
              <w:fldChar w:fldCharType="end"/>
            </w:r>
          </w:hyperlink>
        </w:p>
        <w:p w14:paraId="273081E8" w14:textId="77777777" w:rsidR="00F06C1E" w:rsidRDefault="00AD4840">
          <w:pPr>
            <w:pStyle w:val="TOC2"/>
            <w:tabs>
              <w:tab w:val="right" w:leader="dot" w:pos="9016"/>
            </w:tabs>
            <w:rPr>
              <w:rFonts w:cstheme="minorBidi"/>
              <w:noProof/>
              <w:lang w:val="en-AU" w:eastAsia="en-AU"/>
            </w:rPr>
          </w:pPr>
          <w:hyperlink w:anchor="_Toc517872808" w:history="1">
            <w:r w:rsidR="00F06C1E" w:rsidRPr="00082A66">
              <w:rPr>
                <w:rStyle w:val="Hyperlink"/>
                <w:rFonts w:cstheme="majorHAnsi"/>
                <w:noProof/>
              </w:rPr>
              <w:t>Acknowledgments</w:t>
            </w:r>
            <w:r w:rsidR="00F06C1E">
              <w:rPr>
                <w:noProof/>
                <w:webHidden/>
              </w:rPr>
              <w:tab/>
            </w:r>
            <w:r w:rsidR="00F06C1E">
              <w:rPr>
                <w:noProof/>
                <w:webHidden/>
              </w:rPr>
              <w:fldChar w:fldCharType="begin"/>
            </w:r>
            <w:r w:rsidR="00F06C1E">
              <w:rPr>
                <w:noProof/>
                <w:webHidden/>
              </w:rPr>
              <w:instrText xml:space="preserve"> PAGEREF _Toc517872808 \h </w:instrText>
            </w:r>
            <w:r w:rsidR="00F06C1E">
              <w:rPr>
                <w:noProof/>
                <w:webHidden/>
              </w:rPr>
            </w:r>
            <w:r w:rsidR="00F06C1E">
              <w:rPr>
                <w:noProof/>
                <w:webHidden/>
              </w:rPr>
              <w:fldChar w:fldCharType="separate"/>
            </w:r>
            <w:r w:rsidR="00F06C1E">
              <w:rPr>
                <w:noProof/>
                <w:webHidden/>
              </w:rPr>
              <w:t>2</w:t>
            </w:r>
            <w:r w:rsidR="00F06C1E">
              <w:rPr>
                <w:noProof/>
                <w:webHidden/>
              </w:rPr>
              <w:fldChar w:fldCharType="end"/>
            </w:r>
          </w:hyperlink>
        </w:p>
        <w:p w14:paraId="0AF45EF3" w14:textId="77777777" w:rsidR="00F06C1E" w:rsidRDefault="00AD4840">
          <w:pPr>
            <w:pStyle w:val="TOC2"/>
            <w:tabs>
              <w:tab w:val="right" w:leader="dot" w:pos="9016"/>
            </w:tabs>
            <w:rPr>
              <w:rFonts w:cstheme="minorBidi"/>
              <w:noProof/>
              <w:lang w:val="en-AU" w:eastAsia="en-AU"/>
            </w:rPr>
          </w:pPr>
          <w:hyperlink w:anchor="_Toc517872809" w:history="1">
            <w:r w:rsidR="00F06C1E" w:rsidRPr="00082A66">
              <w:rPr>
                <w:rStyle w:val="Hyperlink"/>
                <w:rFonts w:eastAsia="Times New Roman"/>
                <w:noProof/>
              </w:rPr>
              <w:t>Highest priority knowledge needs</w:t>
            </w:r>
            <w:r w:rsidR="00F06C1E">
              <w:rPr>
                <w:noProof/>
                <w:webHidden/>
              </w:rPr>
              <w:tab/>
            </w:r>
            <w:r w:rsidR="00F06C1E">
              <w:rPr>
                <w:noProof/>
                <w:webHidden/>
              </w:rPr>
              <w:fldChar w:fldCharType="begin"/>
            </w:r>
            <w:r w:rsidR="00F06C1E">
              <w:rPr>
                <w:noProof/>
                <w:webHidden/>
              </w:rPr>
              <w:instrText xml:space="preserve"> PAGEREF _Toc517872809 \h </w:instrText>
            </w:r>
            <w:r w:rsidR="00F06C1E">
              <w:rPr>
                <w:noProof/>
                <w:webHidden/>
              </w:rPr>
            </w:r>
            <w:r w:rsidR="00F06C1E">
              <w:rPr>
                <w:noProof/>
                <w:webHidden/>
              </w:rPr>
              <w:fldChar w:fldCharType="separate"/>
            </w:r>
            <w:r w:rsidR="00F06C1E">
              <w:rPr>
                <w:noProof/>
                <w:webHidden/>
              </w:rPr>
              <w:t>3</w:t>
            </w:r>
            <w:r w:rsidR="00F06C1E">
              <w:rPr>
                <w:noProof/>
                <w:webHidden/>
              </w:rPr>
              <w:fldChar w:fldCharType="end"/>
            </w:r>
          </w:hyperlink>
        </w:p>
        <w:p w14:paraId="5BEB568F" w14:textId="77777777" w:rsidR="00F06C1E" w:rsidRDefault="00AD4840">
          <w:pPr>
            <w:pStyle w:val="TOC3"/>
            <w:tabs>
              <w:tab w:val="right" w:leader="dot" w:pos="9016"/>
            </w:tabs>
            <w:rPr>
              <w:rFonts w:cstheme="minorBidi"/>
              <w:noProof/>
              <w:lang w:val="en-AU" w:eastAsia="en-AU"/>
            </w:rPr>
          </w:pPr>
          <w:hyperlink w:anchor="_Toc517872810" w:history="1">
            <w:r w:rsidR="00F06C1E" w:rsidRPr="00082A66">
              <w:rPr>
                <w:rStyle w:val="Hyperlink"/>
                <w:rFonts w:eastAsia="Times New Roman"/>
                <w:noProof/>
              </w:rPr>
              <w:t>Biophysical themes</w:t>
            </w:r>
            <w:r w:rsidR="00F06C1E">
              <w:rPr>
                <w:noProof/>
                <w:webHidden/>
              </w:rPr>
              <w:tab/>
            </w:r>
            <w:r w:rsidR="00F06C1E">
              <w:rPr>
                <w:noProof/>
                <w:webHidden/>
              </w:rPr>
              <w:fldChar w:fldCharType="begin"/>
            </w:r>
            <w:r w:rsidR="00F06C1E">
              <w:rPr>
                <w:noProof/>
                <w:webHidden/>
              </w:rPr>
              <w:instrText xml:space="preserve"> PAGEREF _Toc517872810 \h </w:instrText>
            </w:r>
            <w:r w:rsidR="00F06C1E">
              <w:rPr>
                <w:noProof/>
                <w:webHidden/>
              </w:rPr>
            </w:r>
            <w:r w:rsidR="00F06C1E">
              <w:rPr>
                <w:noProof/>
                <w:webHidden/>
              </w:rPr>
              <w:fldChar w:fldCharType="separate"/>
            </w:r>
            <w:r w:rsidR="00F06C1E">
              <w:rPr>
                <w:noProof/>
                <w:webHidden/>
              </w:rPr>
              <w:t>3</w:t>
            </w:r>
            <w:r w:rsidR="00F06C1E">
              <w:rPr>
                <w:noProof/>
                <w:webHidden/>
              </w:rPr>
              <w:fldChar w:fldCharType="end"/>
            </w:r>
          </w:hyperlink>
        </w:p>
        <w:p w14:paraId="6E649452" w14:textId="77777777" w:rsidR="00F06C1E" w:rsidRDefault="00AD4840">
          <w:pPr>
            <w:pStyle w:val="TOC3"/>
            <w:tabs>
              <w:tab w:val="right" w:leader="dot" w:pos="9016"/>
            </w:tabs>
            <w:rPr>
              <w:rFonts w:cstheme="minorBidi"/>
              <w:noProof/>
              <w:lang w:val="en-AU" w:eastAsia="en-AU"/>
            </w:rPr>
          </w:pPr>
          <w:hyperlink w:anchor="_Toc517872811" w:history="1">
            <w:r w:rsidR="00F06C1E" w:rsidRPr="00082A66">
              <w:rPr>
                <w:rStyle w:val="Hyperlink"/>
                <w:rFonts w:eastAsia="Times New Roman"/>
                <w:noProof/>
              </w:rPr>
              <w:t>Human Dimensions theme</w:t>
            </w:r>
            <w:r w:rsidR="00F06C1E">
              <w:rPr>
                <w:noProof/>
                <w:webHidden/>
              </w:rPr>
              <w:tab/>
            </w:r>
            <w:r w:rsidR="00F06C1E">
              <w:rPr>
                <w:noProof/>
                <w:webHidden/>
              </w:rPr>
              <w:fldChar w:fldCharType="begin"/>
            </w:r>
            <w:r w:rsidR="00F06C1E">
              <w:rPr>
                <w:noProof/>
                <w:webHidden/>
              </w:rPr>
              <w:instrText xml:space="preserve"> PAGEREF _Toc517872811 \h </w:instrText>
            </w:r>
            <w:r w:rsidR="00F06C1E">
              <w:rPr>
                <w:noProof/>
                <w:webHidden/>
              </w:rPr>
            </w:r>
            <w:r w:rsidR="00F06C1E">
              <w:rPr>
                <w:noProof/>
                <w:webHidden/>
              </w:rPr>
              <w:fldChar w:fldCharType="separate"/>
            </w:r>
            <w:r w:rsidR="00F06C1E">
              <w:rPr>
                <w:noProof/>
                <w:webHidden/>
              </w:rPr>
              <w:t>5</w:t>
            </w:r>
            <w:r w:rsidR="00F06C1E">
              <w:rPr>
                <w:noProof/>
                <w:webHidden/>
              </w:rPr>
              <w:fldChar w:fldCharType="end"/>
            </w:r>
          </w:hyperlink>
        </w:p>
        <w:p w14:paraId="239B0EF8" w14:textId="77777777" w:rsidR="00F06C1E" w:rsidRDefault="00AD4840">
          <w:pPr>
            <w:pStyle w:val="TOC1"/>
            <w:tabs>
              <w:tab w:val="right" w:leader="dot" w:pos="9016"/>
            </w:tabs>
            <w:rPr>
              <w:rFonts w:cstheme="minorBidi"/>
              <w:noProof/>
              <w:lang w:val="en-AU" w:eastAsia="en-AU"/>
            </w:rPr>
          </w:pPr>
          <w:hyperlink w:anchor="_Toc517872812" w:history="1">
            <w:r w:rsidR="00F06C1E" w:rsidRPr="00082A66">
              <w:rPr>
                <w:rStyle w:val="Hyperlink"/>
                <w:noProof/>
              </w:rPr>
              <w:t>Contents</w:t>
            </w:r>
            <w:r w:rsidR="00F06C1E">
              <w:rPr>
                <w:noProof/>
                <w:webHidden/>
              </w:rPr>
              <w:tab/>
            </w:r>
            <w:r w:rsidR="00F06C1E">
              <w:rPr>
                <w:noProof/>
                <w:webHidden/>
              </w:rPr>
              <w:fldChar w:fldCharType="begin"/>
            </w:r>
            <w:r w:rsidR="00F06C1E">
              <w:rPr>
                <w:noProof/>
                <w:webHidden/>
              </w:rPr>
              <w:instrText xml:space="preserve"> PAGEREF _Toc517872812 \h </w:instrText>
            </w:r>
            <w:r w:rsidR="00F06C1E">
              <w:rPr>
                <w:noProof/>
                <w:webHidden/>
              </w:rPr>
            </w:r>
            <w:r w:rsidR="00F06C1E">
              <w:rPr>
                <w:noProof/>
                <w:webHidden/>
              </w:rPr>
              <w:fldChar w:fldCharType="separate"/>
            </w:r>
            <w:r w:rsidR="00F06C1E">
              <w:rPr>
                <w:noProof/>
                <w:webHidden/>
              </w:rPr>
              <w:t>6</w:t>
            </w:r>
            <w:r w:rsidR="00F06C1E">
              <w:rPr>
                <w:noProof/>
                <w:webHidden/>
              </w:rPr>
              <w:fldChar w:fldCharType="end"/>
            </w:r>
          </w:hyperlink>
        </w:p>
        <w:p w14:paraId="0E99F944" w14:textId="77777777" w:rsidR="00F06C1E" w:rsidRDefault="00AD4840">
          <w:pPr>
            <w:pStyle w:val="TOC1"/>
            <w:tabs>
              <w:tab w:val="right" w:leader="dot" w:pos="9016"/>
            </w:tabs>
            <w:rPr>
              <w:rFonts w:cstheme="minorBidi"/>
              <w:noProof/>
              <w:lang w:val="en-AU" w:eastAsia="en-AU"/>
            </w:rPr>
          </w:pPr>
          <w:hyperlink w:anchor="_Toc517872813" w:history="1">
            <w:r w:rsidR="00F06C1E" w:rsidRPr="00082A66">
              <w:rPr>
                <w:rStyle w:val="Hyperlink"/>
                <w:noProof/>
              </w:rPr>
              <w:t>Introduction</w:t>
            </w:r>
            <w:r w:rsidR="00F06C1E">
              <w:rPr>
                <w:noProof/>
                <w:webHidden/>
              </w:rPr>
              <w:tab/>
            </w:r>
            <w:r w:rsidR="00F06C1E">
              <w:rPr>
                <w:noProof/>
                <w:webHidden/>
              </w:rPr>
              <w:fldChar w:fldCharType="begin"/>
            </w:r>
            <w:r w:rsidR="00F06C1E">
              <w:rPr>
                <w:noProof/>
                <w:webHidden/>
              </w:rPr>
              <w:instrText xml:space="preserve"> PAGEREF _Toc517872813 \h </w:instrText>
            </w:r>
            <w:r w:rsidR="00F06C1E">
              <w:rPr>
                <w:noProof/>
                <w:webHidden/>
              </w:rPr>
            </w:r>
            <w:r w:rsidR="00F06C1E">
              <w:rPr>
                <w:noProof/>
                <w:webHidden/>
              </w:rPr>
              <w:fldChar w:fldCharType="separate"/>
            </w:r>
            <w:r w:rsidR="00F06C1E">
              <w:rPr>
                <w:noProof/>
                <w:webHidden/>
              </w:rPr>
              <w:t>8</w:t>
            </w:r>
            <w:r w:rsidR="00F06C1E">
              <w:rPr>
                <w:noProof/>
                <w:webHidden/>
              </w:rPr>
              <w:fldChar w:fldCharType="end"/>
            </w:r>
          </w:hyperlink>
        </w:p>
        <w:p w14:paraId="43FC6FE2" w14:textId="77777777" w:rsidR="00F06C1E" w:rsidRDefault="00AD4840">
          <w:pPr>
            <w:pStyle w:val="TOC2"/>
            <w:tabs>
              <w:tab w:val="right" w:leader="dot" w:pos="9016"/>
            </w:tabs>
            <w:rPr>
              <w:rFonts w:cstheme="minorBidi"/>
              <w:noProof/>
              <w:lang w:val="en-AU" w:eastAsia="en-AU"/>
            </w:rPr>
          </w:pPr>
          <w:hyperlink w:anchor="_Toc517872814" w:history="1">
            <w:r w:rsidR="00F06C1E" w:rsidRPr="00082A66">
              <w:rPr>
                <w:rStyle w:val="Hyperlink"/>
                <w:noProof/>
              </w:rPr>
              <w:t>How the RDI Strategy aids the implementation of the Reef 2050 WQIP</w:t>
            </w:r>
            <w:r w:rsidR="00F06C1E">
              <w:rPr>
                <w:noProof/>
                <w:webHidden/>
              </w:rPr>
              <w:tab/>
            </w:r>
            <w:r w:rsidR="00F06C1E">
              <w:rPr>
                <w:noProof/>
                <w:webHidden/>
              </w:rPr>
              <w:fldChar w:fldCharType="begin"/>
            </w:r>
            <w:r w:rsidR="00F06C1E">
              <w:rPr>
                <w:noProof/>
                <w:webHidden/>
              </w:rPr>
              <w:instrText xml:space="preserve"> PAGEREF _Toc517872814 \h </w:instrText>
            </w:r>
            <w:r w:rsidR="00F06C1E">
              <w:rPr>
                <w:noProof/>
                <w:webHidden/>
              </w:rPr>
            </w:r>
            <w:r w:rsidR="00F06C1E">
              <w:rPr>
                <w:noProof/>
                <w:webHidden/>
              </w:rPr>
              <w:fldChar w:fldCharType="separate"/>
            </w:r>
            <w:r w:rsidR="00F06C1E">
              <w:rPr>
                <w:noProof/>
                <w:webHidden/>
              </w:rPr>
              <w:t>8</w:t>
            </w:r>
            <w:r w:rsidR="00F06C1E">
              <w:rPr>
                <w:noProof/>
                <w:webHidden/>
              </w:rPr>
              <w:fldChar w:fldCharType="end"/>
            </w:r>
          </w:hyperlink>
        </w:p>
        <w:p w14:paraId="465D0432" w14:textId="77777777" w:rsidR="00F06C1E" w:rsidRDefault="00AD4840">
          <w:pPr>
            <w:pStyle w:val="TOC2"/>
            <w:tabs>
              <w:tab w:val="right" w:leader="dot" w:pos="9016"/>
            </w:tabs>
            <w:rPr>
              <w:rFonts w:cstheme="minorBidi"/>
              <w:noProof/>
              <w:lang w:val="en-AU" w:eastAsia="en-AU"/>
            </w:rPr>
          </w:pPr>
          <w:hyperlink w:anchor="_Toc517872815" w:history="1">
            <w:r w:rsidR="00F06C1E" w:rsidRPr="00082A66">
              <w:rPr>
                <w:rStyle w:val="Hyperlink"/>
                <w:noProof/>
              </w:rPr>
              <w:t>Objective, scope and approach of the RDI Strategy</w:t>
            </w:r>
            <w:r w:rsidR="00F06C1E">
              <w:rPr>
                <w:noProof/>
                <w:webHidden/>
              </w:rPr>
              <w:tab/>
            </w:r>
            <w:r w:rsidR="00F06C1E">
              <w:rPr>
                <w:noProof/>
                <w:webHidden/>
              </w:rPr>
              <w:fldChar w:fldCharType="begin"/>
            </w:r>
            <w:r w:rsidR="00F06C1E">
              <w:rPr>
                <w:noProof/>
                <w:webHidden/>
              </w:rPr>
              <w:instrText xml:space="preserve"> PAGEREF _Toc517872815 \h </w:instrText>
            </w:r>
            <w:r w:rsidR="00F06C1E">
              <w:rPr>
                <w:noProof/>
                <w:webHidden/>
              </w:rPr>
            </w:r>
            <w:r w:rsidR="00F06C1E">
              <w:rPr>
                <w:noProof/>
                <w:webHidden/>
              </w:rPr>
              <w:fldChar w:fldCharType="separate"/>
            </w:r>
            <w:r w:rsidR="00F06C1E">
              <w:rPr>
                <w:noProof/>
                <w:webHidden/>
              </w:rPr>
              <w:t>9</w:t>
            </w:r>
            <w:r w:rsidR="00F06C1E">
              <w:rPr>
                <w:noProof/>
                <w:webHidden/>
              </w:rPr>
              <w:fldChar w:fldCharType="end"/>
            </w:r>
          </w:hyperlink>
        </w:p>
        <w:p w14:paraId="7976DCDC" w14:textId="77777777" w:rsidR="00F06C1E" w:rsidRDefault="00AD4840">
          <w:pPr>
            <w:pStyle w:val="TOC1"/>
            <w:tabs>
              <w:tab w:val="right" w:leader="dot" w:pos="9016"/>
            </w:tabs>
            <w:rPr>
              <w:rFonts w:cstheme="minorBidi"/>
              <w:noProof/>
              <w:lang w:val="en-AU" w:eastAsia="en-AU"/>
            </w:rPr>
          </w:pPr>
          <w:hyperlink w:anchor="_Toc517872816" w:history="1">
            <w:r w:rsidR="00F06C1E" w:rsidRPr="00082A66">
              <w:rPr>
                <w:rStyle w:val="Hyperlink"/>
                <w:noProof/>
              </w:rPr>
              <w:t>Stage 1: The prioritised knowledge needs</w:t>
            </w:r>
            <w:r w:rsidR="00F06C1E">
              <w:rPr>
                <w:noProof/>
                <w:webHidden/>
              </w:rPr>
              <w:tab/>
            </w:r>
            <w:r w:rsidR="00F06C1E">
              <w:rPr>
                <w:noProof/>
                <w:webHidden/>
              </w:rPr>
              <w:fldChar w:fldCharType="begin"/>
            </w:r>
            <w:r w:rsidR="00F06C1E">
              <w:rPr>
                <w:noProof/>
                <w:webHidden/>
              </w:rPr>
              <w:instrText xml:space="preserve"> PAGEREF _Toc517872816 \h </w:instrText>
            </w:r>
            <w:r w:rsidR="00F06C1E">
              <w:rPr>
                <w:noProof/>
                <w:webHidden/>
              </w:rPr>
            </w:r>
            <w:r w:rsidR="00F06C1E">
              <w:rPr>
                <w:noProof/>
                <w:webHidden/>
              </w:rPr>
              <w:fldChar w:fldCharType="separate"/>
            </w:r>
            <w:r w:rsidR="00F06C1E">
              <w:rPr>
                <w:noProof/>
                <w:webHidden/>
              </w:rPr>
              <w:t>10</w:t>
            </w:r>
            <w:r w:rsidR="00F06C1E">
              <w:rPr>
                <w:noProof/>
                <w:webHidden/>
              </w:rPr>
              <w:fldChar w:fldCharType="end"/>
            </w:r>
          </w:hyperlink>
        </w:p>
        <w:p w14:paraId="6003D6EF" w14:textId="77777777" w:rsidR="00F06C1E" w:rsidRDefault="00AD4840">
          <w:pPr>
            <w:pStyle w:val="TOC2"/>
            <w:tabs>
              <w:tab w:val="right" w:leader="dot" w:pos="9016"/>
            </w:tabs>
            <w:rPr>
              <w:rFonts w:cstheme="minorBidi"/>
              <w:noProof/>
              <w:lang w:val="en-AU" w:eastAsia="en-AU"/>
            </w:rPr>
          </w:pPr>
          <w:hyperlink w:anchor="_Toc517872817" w:history="1">
            <w:r w:rsidR="00F06C1E" w:rsidRPr="00082A66">
              <w:rPr>
                <w:rStyle w:val="Hyperlink"/>
                <w:noProof/>
              </w:rPr>
              <w:t>Refinement and prioritisation of knowledge needs</w:t>
            </w:r>
            <w:r w:rsidR="00F06C1E">
              <w:rPr>
                <w:noProof/>
                <w:webHidden/>
              </w:rPr>
              <w:tab/>
            </w:r>
            <w:r w:rsidR="00F06C1E">
              <w:rPr>
                <w:noProof/>
                <w:webHidden/>
              </w:rPr>
              <w:fldChar w:fldCharType="begin"/>
            </w:r>
            <w:r w:rsidR="00F06C1E">
              <w:rPr>
                <w:noProof/>
                <w:webHidden/>
              </w:rPr>
              <w:instrText xml:space="preserve"> PAGEREF _Toc517872817 \h </w:instrText>
            </w:r>
            <w:r w:rsidR="00F06C1E">
              <w:rPr>
                <w:noProof/>
                <w:webHidden/>
              </w:rPr>
            </w:r>
            <w:r w:rsidR="00F06C1E">
              <w:rPr>
                <w:noProof/>
                <w:webHidden/>
              </w:rPr>
              <w:fldChar w:fldCharType="separate"/>
            </w:r>
            <w:r w:rsidR="00F06C1E">
              <w:rPr>
                <w:noProof/>
                <w:webHidden/>
              </w:rPr>
              <w:t>11</w:t>
            </w:r>
            <w:r w:rsidR="00F06C1E">
              <w:rPr>
                <w:noProof/>
                <w:webHidden/>
              </w:rPr>
              <w:fldChar w:fldCharType="end"/>
            </w:r>
          </w:hyperlink>
        </w:p>
        <w:p w14:paraId="0E598823" w14:textId="77777777" w:rsidR="00F06C1E" w:rsidRDefault="00AD4840">
          <w:pPr>
            <w:pStyle w:val="TOC3"/>
            <w:tabs>
              <w:tab w:val="right" w:leader="dot" w:pos="9016"/>
            </w:tabs>
            <w:rPr>
              <w:rFonts w:cstheme="minorBidi"/>
              <w:noProof/>
              <w:lang w:val="en-AU" w:eastAsia="en-AU"/>
            </w:rPr>
          </w:pPr>
          <w:hyperlink w:anchor="_Toc517872818" w:history="1">
            <w:r w:rsidR="00F06C1E" w:rsidRPr="00082A66">
              <w:rPr>
                <w:rStyle w:val="Hyperlink"/>
                <w:noProof/>
              </w:rPr>
              <w:t>Research themes</w:t>
            </w:r>
            <w:r w:rsidR="00F06C1E">
              <w:rPr>
                <w:noProof/>
                <w:webHidden/>
              </w:rPr>
              <w:tab/>
            </w:r>
            <w:r w:rsidR="00F06C1E">
              <w:rPr>
                <w:noProof/>
                <w:webHidden/>
              </w:rPr>
              <w:fldChar w:fldCharType="begin"/>
            </w:r>
            <w:r w:rsidR="00F06C1E">
              <w:rPr>
                <w:noProof/>
                <w:webHidden/>
              </w:rPr>
              <w:instrText xml:space="preserve"> PAGEREF _Toc517872818 \h </w:instrText>
            </w:r>
            <w:r w:rsidR="00F06C1E">
              <w:rPr>
                <w:noProof/>
                <w:webHidden/>
              </w:rPr>
            </w:r>
            <w:r w:rsidR="00F06C1E">
              <w:rPr>
                <w:noProof/>
                <w:webHidden/>
              </w:rPr>
              <w:fldChar w:fldCharType="separate"/>
            </w:r>
            <w:r w:rsidR="00F06C1E">
              <w:rPr>
                <w:noProof/>
                <w:webHidden/>
              </w:rPr>
              <w:t>11</w:t>
            </w:r>
            <w:r w:rsidR="00F06C1E">
              <w:rPr>
                <w:noProof/>
                <w:webHidden/>
              </w:rPr>
              <w:fldChar w:fldCharType="end"/>
            </w:r>
          </w:hyperlink>
        </w:p>
        <w:p w14:paraId="1BC85D1E" w14:textId="77777777" w:rsidR="00F06C1E" w:rsidRDefault="00AD4840">
          <w:pPr>
            <w:pStyle w:val="TOC3"/>
            <w:tabs>
              <w:tab w:val="right" w:leader="dot" w:pos="9016"/>
            </w:tabs>
            <w:rPr>
              <w:rFonts w:cstheme="minorBidi"/>
              <w:noProof/>
              <w:lang w:val="en-AU" w:eastAsia="en-AU"/>
            </w:rPr>
          </w:pPr>
          <w:hyperlink w:anchor="_Toc517872819" w:history="1">
            <w:r w:rsidR="00F06C1E" w:rsidRPr="00082A66">
              <w:rPr>
                <w:rStyle w:val="Hyperlink"/>
                <w:noProof/>
              </w:rPr>
              <w:t>Consultation and engagement</w:t>
            </w:r>
            <w:r w:rsidR="00F06C1E">
              <w:rPr>
                <w:noProof/>
                <w:webHidden/>
              </w:rPr>
              <w:tab/>
            </w:r>
            <w:r w:rsidR="00F06C1E">
              <w:rPr>
                <w:noProof/>
                <w:webHidden/>
              </w:rPr>
              <w:fldChar w:fldCharType="begin"/>
            </w:r>
            <w:r w:rsidR="00F06C1E">
              <w:rPr>
                <w:noProof/>
                <w:webHidden/>
              </w:rPr>
              <w:instrText xml:space="preserve"> PAGEREF _Toc517872819 \h </w:instrText>
            </w:r>
            <w:r w:rsidR="00F06C1E">
              <w:rPr>
                <w:noProof/>
                <w:webHidden/>
              </w:rPr>
            </w:r>
            <w:r w:rsidR="00F06C1E">
              <w:rPr>
                <w:noProof/>
                <w:webHidden/>
              </w:rPr>
              <w:fldChar w:fldCharType="separate"/>
            </w:r>
            <w:r w:rsidR="00F06C1E">
              <w:rPr>
                <w:noProof/>
                <w:webHidden/>
              </w:rPr>
              <w:t>11</w:t>
            </w:r>
            <w:r w:rsidR="00F06C1E">
              <w:rPr>
                <w:noProof/>
                <w:webHidden/>
              </w:rPr>
              <w:fldChar w:fldCharType="end"/>
            </w:r>
          </w:hyperlink>
        </w:p>
        <w:p w14:paraId="70A8F66D" w14:textId="77777777" w:rsidR="00F06C1E" w:rsidRDefault="00AD4840">
          <w:pPr>
            <w:pStyle w:val="TOC1"/>
            <w:tabs>
              <w:tab w:val="right" w:leader="dot" w:pos="9016"/>
            </w:tabs>
            <w:rPr>
              <w:rFonts w:cstheme="minorBidi"/>
              <w:noProof/>
              <w:lang w:val="en-AU" w:eastAsia="en-AU"/>
            </w:rPr>
          </w:pPr>
          <w:hyperlink w:anchor="_Toc517872820" w:history="1">
            <w:r w:rsidR="00F06C1E" w:rsidRPr="00082A66">
              <w:rPr>
                <w:rStyle w:val="Hyperlink"/>
                <w:noProof/>
              </w:rPr>
              <w:t>Pathways to knowledge creation and implementation</w:t>
            </w:r>
            <w:r w:rsidR="00F06C1E">
              <w:rPr>
                <w:noProof/>
                <w:webHidden/>
              </w:rPr>
              <w:tab/>
            </w:r>
            <w:r w:rsidR="00F06C1E">
              <w:rPr>
                <w:noProof/>
                <w:webHidden/>
              </w:rPr>
              <w:fldChar w:fldCharType="begin"/>
            </w:r>
            <w:r w:rsidR="00F06C1E">
              <w:rPr>
                <w:noProof/>
                <w:webHidden/>
              </w:rPr>
              <w:instrText xml:space="preserve"> PAGEREF _Toc517872820 \h </w:instrText>
            </w:r>
            <w:r w:rsidR="00F06C1E">
              <w:rPr>
                <w:noProof/>
                <w:webHidden/>
              </w:rPr>
            </w:r>
            <w:r w:rsidR="00F06C1E">
              <w:rPr>
                <w:noProof/>
                <w:webHidden/>
              </w:rPr>
              <w:fldChar w:fldCharType="separate"/>
            </w:r>
            <w:r w:rsidR="00F06C1E">
              <w:rPr>
                <w:noProof/>
                <w:webHidden/>
              </w:rPr>
              <w:t>13</w:t>
            </w:r>
            <w:r w:rsidR="00F06C1E">
              <w:rPr>
                <w:noProof/>
                <w:webHidden/>
              </w:rPr>
              <w:fldChar w:fldCharType="end"/>
            </w:r>
          </w:hyperlink>
        </w:p>
        <w:p w14:paraId="1D02AC16" w14:textId="77777777" w:rsidR="00F06C1E" w:rsidRDefault="00AD4840">
          <w:pPr>
            <w:pStyle w:val="TOC3"/>
            <w:tabs>
              <w:tab w:val="right" w:leader="dot" w:pos="9016"/>
            </w:tabs>
            <w:rPr>
              <w:rFonts w:cstheme="minorBidi"/>
              <w:noProof/>
              <w:lang w:val="en-AU" w:eastAsia="en-AU"/>
            </w:rPr>
          </w:pPr>
          <w:hyperlink w:anchor="_Toc517872821" w:history="1">
            <w:r w:rsidR="00F06C1E" w:rsidRPr="00082A66">
              <w:rPr>
                <w:rStyle w:val="Hyperlink"/>
                <w:noProof/>
              </w:rPr>
              <w:t>Investment in research and development</w:t>
            </w:r>
            <w:r w:rsidR="00F06C1E">
              <w:rPr>
                <w:noProof/>
                <w:webHidden/>
              </w:rPr>
              <w:tab/>
            </w:r>
            <w:r w:rsidR="00F06C1E">
              <w:rPr>
                <w:noProof/>
                <w:webHidden/>
              </w:rPr>
              <w:fldChar w:fldCharType="begin"/>
            </w:r>
            <w:r w:rsidR="00F06C1E">
              <w:rPr>
                <w:noProof/>
                <w:webHidden/>
              </w:rPr>
              <w:instrText xml:space="preserve"> PAGEREF _Toc517872821 \h </w:instrText>
            </w:r>
            <w:r w:rsidR="00F06C1E">
              <w:rPr>
                <w:noProof/>
                <w:webHidden/>
              </w:rPr>
            </w:r>
            <w:r w:rsidR="00F06C1E">
              <w:rPr>
                <w:noProof/>
                <w:webHidden/>
              </w:rPr>
              <w:fldChar w:fldCharType="separate"/>
            </w:r>
            <w:r w:rsidR="00F06C1E">
              <w:rPr>
                <w:noProof/>
                <w:webHidden/>
              </w:rPr>
              <w:t>13</w:t>
            </w:r>
            <w:r w:rsidR="00F06C1E">
              <w:rPr>
                <w:noProof/>
                <w:webHidden/>
              </w:rPr>
              <w:fldChar w:fldCharType="end"/>
            </w:r>
          </w:hyperlink>
        </w:p>
        <w:p w14:paraId="0A907E78" w14:textId="77777777" w:rsidR="00F06C1E" w:rsidRDefault="00AD4840">
          <w:pPr>
            <w:pStyle w:val="TOC3"/>
            <w:tabs>
              <w:tab w:val="right" w:leader="dot" w:pos="9016"/>
            </w:tabs>
            <w:rPr>
              <w:rFonts w:cstheme="minorBidi"/>
              <w:noProof/>
              <w:lang w:val="en-AU" w:eastAsia="en-AU"/>
            </w:rPr>
          </w:pPr>
          <w:hyperlink w:anchor="_Toc517872822" w:history="1">
            <w:r w:rsidR="00F06C1E" w:rsidRPr="00082A66">
              <w:rPr>
                <w:rStyle w:val="Hyperlink"/>
                <w:noProof/>
              </w:rPr>
              <w:t>Knowledge implementation and innovation</w:t>
            </w:r>
            <w:r w:rsidR="00F06C1E">
              <w:rPr>
                <w:noProof/>
                <w:webHidden/>
              </w:rPr>
              <w:tab/>
            </w:r>
            <w:r w:rsidR="00F06C1E">
              <w:rPr>
                <w:noProof/>
                <w:webHidden/>
              </w:rPr>
              <w:fldChar w:fldCharType="begin"/>
            </w:r>
            <w:r w:rsidR="00F06C1E">
              <w:rPr>
                <w:noProof/>
                <w:webHidden/>
              </w:rPr>
              <w:instrText xml:space="preserve"> PAGEREF _Toc517872822 \h </w:instrText>
            </w:r>
            <w:r w:rsidR="00F06C1E">
              <w:rPr>
                <w:noProof/>
                <w:webHidden/>
              </w:rPr>
            </w:r>
            <w:r w:rsidR="00F06C1E">
              <w:rPr>
                <w:noProof/>
                <w:webHidden/>
              </w:rPr>
              <w:fldChar w:fldCharType="separate"/>
            </w:r>
            <w:r w:rsidR="00F06C1E">
              <w:rPr>
                <w:noProof/>
                <w:webHidden/>
              </w:rPr>
              <w:t>13</w:t>
            </w:r>
            <w:r w:rsidR="00F06C1E">
              <w:rPr>
                <w:noProof/>
                <w:webHidden/>
              </w:rPr>
              <w:fldChar w:fldCharType="end"/>
            </w:r>
          </w:hyperlink>
        </w:p>
        <w:p w14:paraId="64507717" w14:textId="77777777" w:rsidR="00F06C1E" w:rsidRDefault="00AD4840">
          <w:pPr>
            <w:pStyle w:val="TOC1"/>
            <w:tabs>
              <w:tab w:val="right" w:leader="dot" w:pos="9016"/>
            </w:tabs>
            <w:rPr>
              <w:rFonts w:cstheme="minorBidi"/>
              <w:noProof/>
              <w:lang w:val="en-AU" w:eastAsia="en-AU"/>
            </w:rPr>
          </w:pPr>
          <w:hyperlink w:anchor="_Toc517872823" w:history="1">
            <w:r w:rsidR="00F06C1E" w:rsidRPr="00082A66">
              <w:rPr>
                <w:rStyle w:val="Hyperlink"/>
                <w:noProof/>
              </w:rPr>
              <w:t>Full list of knowledge needs</w:t>
            </w:r>
            <w:r w:rsidR="00F06C1E">
              <w:rPr>
                <w:noProof/>
                <w:webHidden/>
              </w:rPr>
              <w:tab/>
            </w:r>
            <w:r w:rsidR="00F06C1E">
              <w:rPr>
                <w:noProof/>
                <w:webHidden/>
              </w:rPr>
              <w:fldChar w:fldCharType="begin"/>
            </w:r>
            <w:r w:rsidR="00F06C1E">
              <w:rPr>
                <w:noProof/>
                <w:webHidden/>
              </w:rPr>
              <w:instrText xml:space="preserve"> PAGEREF _Toc517872823 \h </w:instrText>
            </w:r>
            <w:r w:rsidR="00F06C1E">
              <w:rPr>
                <w:noProof/>
                <w:webHidden/>
              </w:rPr>
            </w:r>
            <w:r w:rsidR="00F06C1E">
              <w:rPr>
                <w:noProof/>
                <w:webHidden/>
              </w:rPr>
              <w:fldChar w:fldCharType="separate"/>
            </w:r>
            <w:r w:rsidR="00F06C1E">
              <w:rPr>
                <w:noProof/>
                <w:webHidden/>
              </w:rPr>
              <w:t>15</w:t>
            </w:r>
            <w:r w:rsidR="00F06C1E">
              <w:rPr>
                <w:noProof/>
                <w:webHidden/>
              </w:rPr>
              <w:fldChar w:fldCharType="end"/>
            </w:r>
          </w:hyperlink>
        </w:p>
        <w:p w14:paraId="7DF5A1B7" w14:textId="77777777" w:rsidR="00F06C1E" w:rsidRDefault="00AD4840">
          <w:pPr>
            <w:pStyle w:val="TOC1"/>
            <w:tabs>
              <w:tab w:val="right" w:leader="dot" w:pos="9016"/>
            </w:tabs>
            <w:rPr>
              <w:rFonts w:cstheme="minorBidi"/>
              <w:noProof/>
              <w:lang w:val="en-AU" w:eastAsia="en-AU"/>
            </w:rPr>
          </w:pPr>
          <w:hyperlink w:anchor="_Toc517872824" w:history="1">
            <w:r w:rsidR="00F06C1E" w:rsidRPr="00082A66">
              <w:rPr>
                <w:rStyle w:val="Hyperlink"/>
                <w:noProof/>
              </w:rPr>
              <w:t>Biophysical knowledge needs</w:t>
            </w:r>
            <w:r w:rsidR="00F06C1E">
              <w:rPr>
                <w:noProof/>
                <w:webHidden/>
              </w:rPr>
              <w:tab/>
            </w:r>
            <w:r w:rsidR="00F06C1E">
              <w:rPr>
                <w:noProof/>
                <w:webHidden/>
              </w:rPr>
              <w:fldChar w:fldCharType="begin"/>
            </w:r>
            <w:r w:rsidR="00F06C1E">
              <w:rPr>
                <w:noProof/>
                <w:webHidden/>
              </w:rPr>
              <w:instrText xml:space="preserve"> PAGEREF _Toc517872824 \h </w:instrText>
            </w:r>
            <w:r w:rsidR="00F06C1E">
              <w:rPr>
                <w:noProof/>
                <w:webHidden/>
              </w:rPr>
            </w:r>
            <w:r w:rsidR="00F06C1E">
              <w:rPr>
                <w:noProof/>
                <w:webHidden/>
              </w:rPr>
              <w:fldChar w:fldCharType="separate"/>
            </w:r>
            <w:r w:rsidR="00F06C1E">
              <w:rPr>
                <w:noProof/>
                <w:webHidden/>
              </w:rPr>
              <w:t>16</w:t>
            </w:r>
            <w:r w:rsidR="00F06C1E">
              <w:rPr>
                <w:noProof/>
                <w:webHidden/>
              </w:rPr>
              <w:fldChar w:fldCharType="end"/>
            </w:r>
          </w:hyperlink>
        </w:p>
        <w:p w14:paraId="5349ED0E" w14:textId="77777777" w:rsidR="00F06C1E" w:rsidRDefault="00AD4840">
          <w:pPr>
            <w:pStyle w:val="TOC2"/>
            <w:tabs>
              <w:tab w:val="right" w:leader="dot" w:pos="9016"/>
            </w:tabs>
            <w:rPr>
              <w:rFonts w:cstheme="minorBidi"/>
              <w:noProof/>
              <w:lang w:val="en-AU" w:eastAsia="en-AU"/>
            </w:rPr>
          </w:pPr>
          <w:hyperlink w:anchor="_Toc517872825" w:history="1">
            <w:r w:rsidR="00F06C1E" w:rsidRPr="00082A66">
              <w:rPr>
                <w:rStyle w:val="Hyperlink"/>
                <w:noProof/>
              </w:rPr>
              <w:t>Sediment knowledge needs</w:t>
            </w:r>
            <w:r w:rsidR="00F06C1E">
              <w:rPr>
                <w:noProof/>
                <w:webHidden/>
              </w:rPr>
              <w:tab/>
            </w:r>
            <w:r w:rsidR="00F06C1E">
              <w:rPr>
                <w:noProof/>
                <w:webHidden/>
              </w:rPr>
              <w:fldChar w:fldCharType="begin"/>
            </w:r>
            <w:r w:rsidR="00F06C1E">
              <w:rPr>
                <w:noProof/>
                <w:webHidden/>
              </w:rPr>
              <w:instrText xml:space="preserve"> PAGEREF _Toc517872825 \h </w:instrText>
            </w:r>
            <w:r w:rsidR="00F06C1E">
              <w:rPr>
                <w:noProof/>
                <w:webHidden/>
              </w:rPr>
            </w:r>
            <w:r w:rsidR="00F06C1E">
              <w:rPr>
                <w:noProof/>
                <w:webHidden/>
              </w:rPr>
              <w:fldChar w:fldCharType="separate"/>
            </w:r>
            <w:r w:rsidR="00F06C1E">
              <w:rPr>
                <w:noProof/>
                <w:webHidden/>
              </w:rPr>
              <w:t>16</w:t>
            </w:r>
            <w:r w:rsidR="00F06C1E">
              <w:rPr>
                <w:noProof/>
                <w:webHidden/>
              </w:rPr>
              <w:fldChar w:fldCharType="end"/>
            </w:r>
          </w:hyperlink>
        </w:p>
        <w:p w14:paraId="56180A6D" w14:textId="77777777" w:rsidR="00F06C1E" w:rsidRDefault="00AD4840">
          <w:pPr>
            <w:pStyle w:val="TOC2"/>
            <w:tabs>
              <w:tab w:val="right" w:leader="dot" w:pos="9016"/>
            </w:tabs>
            <w:rPr>
              <w:rFonts w:cstheme="minorBidi"/>
              <w:noProof/>
              <w:lang w:val="en-AU" w:eastAsia="en-AU"/>
            </w:rPr>
          </w:pPr>
          <w:hyperlink w:anchor="_Toc517872826" w:history="1">
            <w:r w:rsidR="00F06C1E" w:rsidRPr="00082A66">
              <w:rPr>
                <w:rStyle w:val="Hyperlink"/>
                <w:noProof/>
              </w:rPr>
              <w:t>Nutrients</w:t>
            </w:r>
            <w:r w:rsidR="00F06C1E">
              <w:rPr>
                <w:noProof/>
                <w:webHidden/>
              </w:rPr>
              <w:tab/>
            </w:r>
            <w:r w:rsidR="00F06C1E">
              <w:rPr>
                <w:noProof/>
                <w:webHidden/>
              </w:rPr>
              <w:fldChar w:fldCharType="begin"/>
            </w:r>
            <w:r w:rsidR="00F06C1E">
              <w:rPr>
                <w:noProof/>
                <w:webHidden/>
              </w:rPr>
              <w:instrText xml:space="preserve"> PAGEREF _Toc517872826 \h </w:instrText>
            </w:r>
            <w:r w:rsidR="00F06C1E">
              <w:rPr>
                <w:noProof/>
                <w:webHidden/>
              </w:rPr>
            </w:r>
            <w:r w:rsidR="00F06C1E">
              <w:rPr>
                <w:noProof/>
                <w:webHidden/>
              </w:rPr>
              <w:fldChar w:fldCharType="separate"/>
            </w:r>
            <w:r w:rsidR="00F06C1E">
              <w:rPr>
                <w:noProof/>
                <w:webHidden/>
              </w:rPr>
              <w:t>18</w:t>
            </w:r>
            <w:r w:rsidR="00F06C1E">
              <w:rPr>
                <w:noProof/>
                <w:webHidden/>
              </w:rPr>
              <w:fldChar w:fldCharType="end"/>
            </w:r>
          </w:hyperlink>
        </w:p>
        <w:p w14:paraId="7354D75A" w14:textId="77777777" w:rsidR="00F06C1E" w:rsidRDefault="00AD4840">
          <w:pPr>
            <w:pStyle w:val="TOC2"/>
            <w:tabs>
              <w:tab w:val="right" w:leader="dot" w:pos="9016"/>
            </w:tabs>
            <w:rPr>
              <w:rFonts w:cstheme="minorBidi"/>
              <w:noProof/>
              <w:lang w:val="en-AU" w:eastAsia="en-AU"/>
            </w:rPr>
          </w:pPr>
          <w:hyperlink w:anchor="_Toc517872827" w:history="1">
            <w:r w:rsidR="00F06C1E" w:rsidRPr="00082A66">
              <w:rPr>
                <w:rStyle w:val="Hyperlink"/>
                <w:noProof/>
              </w:rPr>
              <w:t>Particulate nutrients</w:t>
            </w:r>
            <w:r w:rsidR="00F06C1E">
              <w:rPr>
                <w:noProof/>
                <w:webHidden/>
              </w:rPr>
              <w:tab/>
            </w:r>
            <w:r w:rsidR="00F06C1E">
              <w:rPr>
                <w:noProof/>
                <w:webHidden/>
              </w:rPr>
              <w:fldChar w:fldCharType="begin"/>
            </w:r>
            <w:r w:rsidR="00F06C1E">
              <w:rPr>
                <w:noProof/>
                <w:webHidden/>
              </w:rPr>
              <w:instrText xml:space="preserve"> PAGEREF _Toc517872827 \h </w:instrText>
            </w:r>
            <w:r w:rsidR="00F06C1E">
              <w:rPr>
                <w:noProof/>
                <w:webHidden/>
              </w:rPr>
            </w:r>
            <w:r w:rsidR="00F06C1E">
              <w:rPr>
                <w:noProof/>
                <w:webHidden/>
              </w:rPr>
              <w:fldChar w:fldCharType="separate"/>
            </w:r>
            <w:r w:rsidR="00F06C1E">
              <w:rPr>
                <w:noProof/>
                <w:webHidden/>
              </w:rPr>
              <w:t>19</w:t>
            </w:r>
            <w:r w:rsidR="00F06C1E">
              <w:rPr>
                <w:noProof/>
                <w:webHidden/>
              </w:rPr>
              <w:fldChar w:fldCharType="end"/>
            </w:r>
          </w:hyperlink>
        </w:p>
        <w:p w14:paraId="18D69D25" w14:textId="77777777" w:rsidR="00F06C1E" w:rsidRDefault="00AD4840">
          <w:pPr>
            <w:pStyle w:val="TOC2"/>
            <w:tabs>
              <w:tab w:val="right" w:leader="dot" w:pos="9016"/>
            </w:tabs>
            <w:rPr>
              <w:rFonts w:cstheme="minorBidi"/>
              <w:noProof/>
              <w:lang w:val="en-AU" w:eastAsia="en-AU"/>
            </w:rPr>
          </w:pPr>
          <w:hyperlink w:anchor="_Toc517872828" w:history="1">
            <w:r w:rsidR="00F06C1E" w:rsidRPr="00082A66">
              <w:rPr>
                <w:rStyle w:val="Hyperlink"/>
                <w:noProof/>
              </w:rPr>
              <w:t>Pesticides and other pollutants</w:t>
            </w:r>
            <w:r w:rsidR="00F06C1E">
              <w:rPr>
                <w:noProof/>
                <w:webHidden/>
              </w:rPr>
              <w:tab/>
            </w:r>
            <w:r w:rsidR="00F06C1E">
              <w:rPr>
                <w:noProof/>
                <w:webHidden/>
              </w:rPr>
              <w:fldChar w:fldCharType="begin"/>
            </w:r>
            <w:r w:rsidR="00F06C1E">
              <w:rPr>
                <w:noProof/>
                <w:webHidden/>
              </w:rPr>
              <w:instrText xml:space="preserve"> PAGEREF _Toc517872828 \h </w:instrText>
            </w:r>
            <w:r w:rsidR="00F06C1E">
              <w:rPr>
                <w:noProof/>
                <w:webHidden/>
              </w:rPr>
            </w:r>
            <w:r w:rsidR="00F06C1E">
              <w:rPr>
                <w:noProof/>
                <w:webHidden/>
              </w:rPr>
              <w:fldChar w:fldCharType="separate"/>
            </w:r>
            <w:r w:rsidR="00F06C1E">
              <w:rPr>
                <w:noProof/>
                <w:webHidden/>
              </w:rPr>
              <w:t>20</w:t>
            </w:r>
            <w:r w:rsidR="00F06C1E">
              <w:rPr>
                <w:noProof/>
                <w:webHidden/>
              </w:rPr>
              <w:fldChar w:fldCharType="end"/>
            </w:r>
          </w:hyperlink>
        </w:p>
        <w:p w14:paraId="7C575B3F" w14:textId="77777777" w:rsidR="00F06C1E" w:rsidRDefault="00AD4840">
          <w:pPr>
            <w:pStyle w:val="TOC2"/>
            <w:tabs>
              <w:tab w:val="right" w:leader="dot" w:pos="9016"/>
            </w:tabs>
            <w:rPr>
              <w:rFonts w:cstheme="minorBidi"/>
              <w:noProof/>
              <w:lang w:val="en-AU" w:eastAsia="en-AU"/>
            </w:rPr>
          </w:pPr>
          <w:hyperlink w:anchor="_Toc517872829" w:history="1">
            <w:r w:rsidR="00F06C1E" w:rsidRPr="00082A66">
              <w:rPr>
                <w:rStyle w:val="Hyperlink"/>
                <w:noProof/>
              </w:rPr>
              <w:t>Marine and coastal</w:t>
            </w:r>
            <w:r w:rsidR="00F06C1E">
              <w:rPr>
                <w:noProof/>
                <w:webHidden/>
              </w:rPr>
              <w:tab/>
            </w:r>
            <w:r w:rsidR="00F06C1E">
              <w:rPr>
                <w:noProof/>
                <w:webHidden/>
              </w:rPr>
              <w:fldChar w:fldCharType="begin"/>
            </w:r>
            <w:r w:rsidR="00F06C1E">
              <w:rPr>
                <w:noProof/>
                <w:webHidden/>
              </w:rPr>
              <w:instrText xml:space="preserve"> PAGEREF _Toc517872829 \h </w:instrText>
            </w:r>
            <w:r w:rsidR="00F06C1E">
              <w:rPr>
                <w:noProof/>
                <w:webHidden/>
              </w:rPr>
            </w:r>
            <w:r w:rsidR="00F06C1E">
              <w:rPr>
                <w:noProof/>
                <w:webHidden/>
              </w:rPr>
              <w:fldChar w:fldCharType="separate"/>
            </w:r>
            <w:r w:rsidR="00F06C1E">
              <w:rPr>
                <w:noProof/>
                <w:webHidden/>
              </w:rPr>
              <w:t>22</w:t>
            </w:r>
            <w:r w:rsidR="00F06C1E">
              <w:rPr>
                <w:noProof/>
                <w:webHidden/>
              </w:rPr>
              <w:fldChar w:fldCharType="end"/>
            </w:r>
          </w:hyperlink>
        </w:p>
        <w:p w14:paraId="3E5472AD" w14:textId="77777777" w:rsidR="00F06C1E" w:rsidRDefault="00AD4840">
          <w:pPr>
            <w:pStyle w:val="TOC2"/>
            <w:tabs>
              <w:tab w:val="right" w:leader="dot" w:pos="9016"/>
            </w:tabs>
            <w:rPr>
              <w:rFonts w:cstheme="minorBidi"/>
              <w:noProof/>
              <w:lang w:val="en-AU" w:eastAsia="en-AU"/>
            </w:rPr>
          </w:pPr>
          <w:hyperlink w:anchor="_Toc517872830" w:history="1">
            <w:r w:rsidR="00F06C1E" w:rsidRPr="00082A66">
              <w:rPr>
                <w:rStyle w:val="Hyperlink"/>
                <w:noProof/>
              </w:rPr>
              <w:t>Wetlands and treatment systems</w:t>
            </w:r>
            <w:r w:rsidR="00F06C1E">
              <w:rPr>
                <w:noProof/>
                <w:webHidden/>
              </w:rPr>
              <w:tab/>
            </w:r>
            <w:r w:rsidR="00F06C1E">
              <w:rPr>
                <w:noProof/>
                <w:webHidden/>
              </w:rPr>
              <w:fldChar w:fldCharType="begin"/>
            </w:r>
            <w:r w:rsidR="00F06C1E">
              <w:rPr>
                <w:noProof/>
                <w:webHidden/>
              </w:rPr>
              <w:instrText xml:space="preserve"> PAGEREF _Toc517872830 \h </w:instrText>
            </w:r>
            <w:r w:rsidR="00F06C1E">
              <w:rPr>
                <w:noProof/>
                <w:webHidden/>
              </w:rPr>
            </w:r>
            <w:r w:rsidR="00F06C1E">
              <w:rPr>
                <w:noProof/>
                <w:webHidden/>
              </w:rPr>
              <w:fldChar w:fldCharType="separate"/>
            </w:r>
            <w:r w:rsidR="00F06C1E">
              <w:rPr>
                <w:noProof/>
                <w:webHidden/>
              </w:rPr>
              <w:t>24</w:t>
            </w:r>
            <w:r w:rsidR="00F06C1E">
              <w:rPr>
                <w:noProof/>
                <w:webHidden/>
              </w:rPr>
              <w:fldChar w:fldCharType="end"/>
            </w:r>
          </w:hyperlink>
        </w:p>
        <w:p w14:paraId="48C03B2D" w14:textId="77777777" w:rsidR="00F06C1E" w:rsidRDefault="00AD4840">
          <w:pPr>
            <w:pStyle w:val="TOC2"/>
            <w:tabs>
              <w:tab w:val="right" w:leader="dot" w:pos="9016"/>
            </w:tabs>
            <w:rPr>
              <w:rFonts w:cstheme="minorBidi"/>
              <w:noProof/>
              <w:lang w:val="en-AU" w:eastAsia="en-AU"/>
            </w:rPr>
          </w:pPr>
          <w:hyperlink w:anchor="_Toc517872831" w:history="1">
            <w:r w:rsidR="00F06C1E" w:rsidRPr="00082A66">
              <w:rPr>
                <w:rStyle w:val="Hyperlink"/>
                <w:noProof/>
              </w:rPr>
              <w:t>Human Dimensions knowledge needs</w:t>
            </w:r>
            <w:r w:rsidR="00F06C1E">
              <w:rPr>
                <w:noProof/>
                <w:webHidden/>
              </w:rPr>
              <w:tab/>
            </w:r>
            <w:r w:rsidR="00F06C1E">
              <w:rPr>
                <w:noProof/>
                <w:webHidden/>
              </w:rPr>
              <w:fldChar w:fldCharType="begin"/>
            </w:r>
            <w:r w:rsidR="00F06C1E">
              <w:rPr>
                <w:noProof/>
                <w:webHidden/>
              </w:rPr>
              <w:instrText xml:space="preserve"> PAGEREF _Toc517872831 \h </w:instrText>
            </w:r>
            <w:r w:rsidR="00F06C1E">
              <w:rPr>
                <w:noProof/>
                <w:webHidden/>
              </w:rPr>
            </w:r>
            <w:r w:rsidR="00F06C1E">
              <w:rPr>
                <w:noProof/>
                <w:webHidden/>
              </w:rPr>
              <w:fldChar w:fldCharType="separate"/>
            </w:r>
            <w:r w:rsidR="00F06C1E">
              <w:rPr>
                <w:noProof/>
                <w:webHidden/>
              </w:rPr>
              <w:t>25</w:t>
            </w:r>
            <w:r w:rsidR="00F06C1E">
              <w:rPr>
                <w:noProof/>
                <w:webHidden/>
              </w:rPr>
              <w:fldChar w:fldCharType="end"/>
            </w:r>
          </w:hyperlink>
        </w:p>
        <w:p w14:paraId="11AB0F82" w14:textId="77777777" w:rsidR="00F06C1E" w:rsidRDefault="00AD4840">
          <w:pPr>
            <w:pStyle w:val="TOC1"/>
            <w:tabs>
              <w:tab w:val="right" w:leader="dot" w:pos="9016"/>
            </w:tabs>
            <w:rPr>
              <w:rFonts w:cstheme="minorBidi"/>
              <w:noProof/>
              <w:lang w:val="en-AU" w:eastAsia="en-AU"/>
            </w:rPr>
          </w:pPr>
          <w:hyperlink w:anchor="_Toc517872832" w:history="1">
            <w:r w:rsidR="00F06C1E" w:rsidRPr="00082A66">
              <w:rPr>
                <w:rStyle w:val="Hyperlink"/>
                <w:noProof/>
              </w:rPr>
              <w:t>Appendix 1: Methodology for prioritising Knowledge kneeds</w:t>
            </w:r>
            <w:r w:rsidR="00F06C1E">
              <w:rPr>
                <w:noProof/>
                <w:webHidden/>
              </w:rPr>
              <w:tab/>
            </w:r>
            <w:r w:rsidR="00F06C1E">
              <w:rPr>
                <w:noProof/>
                <w:webHidden/>
              </w:rPr>
              <w:fldChar w:fldCharType="begin"/>
            </w:r>
            <w:r w:rsidR="00F06C1E">
              <w:rPr>
                <w:noProof/>
                <w:webHidden/>
              </w:rPr>
              <w:instrText xml:space="preserve"> PAGEREF _Toc517872832 \h </w:instrText>
            </w:r>
            <w:r w:rsidR="00F06C1E">
              <w:rPr>
                <w:noProof/>
                <w:webHidden/>
              </w:rPr>
            </w:r>
            <w:r w:rsidR="00F06C1E">
              <w:rPr>
                <w:noProof/>
                <w:webHidden/>
              </w:rPr>
              <w:fldChar w:fldCharType="separate"/>
            </w:r>
            <w:r w:rsidR="00F06C1E">
              <w:rPr>
                <w:noProof/>
                <w:webHidden/>
              </w:rPr>
              <w:t>27</w:t>
            </w:r>
            <w:r w:rsidR="00F06C1E">
              <w:rPr>
                <w:noProof/>
                <w:webHidden/>
              </w:rPr>
              <w:fldChar w:fldCharType="end"/>
            </w:r>
          </w:hyperlink>
        </w:p>
        <w:p w14:paraId="6A7E9FC0" w14:textId="77777777" w:rsidR="00F06C1E" w:rsidRDefault="00AD4840">
          <w:pPr>
            <w:pStyle w:val="TOC1"/>
            <w:tabs>
              <w:tab w:val="right" w:leader="dot" w:pos="9016"/>
            </w:tabs>
            <w:rPr>
              <w:rFonts w:cstheme="minorBidi"/>
              <w:noProof/>
              <w:lang w:val="en-AU" w:eastAsia="en-AU"/>
            </w:rPr>
          </w:pPr>
          <w:hyperlink w:anchor="_Toc517872833" w:history="1">
            <w:r w:rsidR="00F06C1E" w:rsidRPr="00082A66">
              <w:rPr>
                <w:rStyle w:val="Hyperlink"/>
                <w:noProof/>
              </w:rPr>
              <w:t>Appendix 2: Human Dimensions consultation and engagement</w:t>
            </w:r>
            <w:r w:rsidR="00F06C1E">
              <w:rPr>
                <w:noProof/>
                <w:webHidden/>
              </w:rPr>
              <w:tab/>
            </w:r>
            <w:r w:rsidR="00F06C1E">
              <w:rPr>
                <w:noProof/>
                <w:webHidden/>
              </w:rPr>
              <w:fldChar w:fldCharType="begin"/>
            </w:r>
            <w:r w:rsidR="00F06C1E">
              <w:rPr>
                <w:noProof/>
                <w:webHidden/>
              </w:rPr>
              <w:instrText xml:space="preserve"> PAGEREF _Toc517872833 \h </w:instrText>
            </w:r>
            <w:r w:rsidR="00F06C1E">
              <w:rPr>
                <w:noProof/>
                <w:webHidden/>
              </w:rPr>
            </w:r>
            <w:r w:rsidR="00F06C1E">
              <w:rPr>
                <w:noProof/>
                <w:webHidden/>
              </w:rPr>
              <w:fldChar w:fldCharType="separate"/>
            </w:r>
            <w:r w:rsidR="00F06C1E">
              <w:rPr>
                <w:noProof/>
                <w:webHidden/>
              </w:rPr>
              <w:t>29</w:t>
            </w:r>
            <w:r w:rsidR="00F06C1E">
              <w:rPr>
                <w:noProof/>
                <w:webHidden/>
              </w:rPr>
              <w:fldChar w:fldCharType="end"/>
            </w:r>
          </w:hyperlink>
        </w:p>
        <w:p w14:paraId="16C38B6E" w14:textId="77777777" w:rsidR="00F06C1E" w:rsidRDefault="00AD4840">
          <w:pPr>
            <w:pStyle w:val="TOC1"/>
            <w:tabs>
              <w:tab w:val="right" w:leader="dot" w:pos="9016"/>
            </w:tabs>
            <w:rPr>
              <w:rFonts w:cstheme="minorBidi"/>
              <w:noProof/>
              <w:lang w:val="en-AU" w:eastAsia="en-AU"/>
            </w:rPr>
          </w:pPr>
          <w:hyperlink w:anchor="_Toc517872834" w:history="1">
            <w:r w:rsidR="00F06C1E" w:rsidRPr="00082A66">
              <w:rPr>
                <w:rStyle w:val="Hyperlink"/>
                <w:noProof/>
              </w:rPr>
              <w:t>Appendix 3: Particulate Nutrients consultation and engagement</w:t>
            </w:r>
            <w:r w:rsidR="00F06C1E">
              <w:rPr>
                <w:noProof/>
                <w:webHidden/>
              </w:rPr>
              <w:tab/>
            </w:r>
            <w:r w:rsidR="00F06C1E">
              <w:rPr>
                <w:noProof/>
                <w:webHidden/>
              </w:rPr>
              <w:fldChar w:fldCharType="begin"/>
            </w:r>
            <w:r w:rsidR="00F06C1E">
              <w:rPr>
                <w:noProof/>
                <w:webHidden/>
              </w:rPr>
              <w:instrText xml:space="preserve"> PAGEREF _Toc517872834 \h </w:instrText>
            </w:r>
            <w:r w:rsidR="00F06C1E">
              <w:rPr>
                <w:noProof/>
                <w:webHidden/>
              </w:rPr>
            </w:r>
            <w:r w:rsidR="00F06C1E">
              <w:rPr>
                <w:noProof/>
                <w:webHidden/>
              </w:rPr>
              <w:fldChar w:fldCharType="separate"/>
            </w:r>
            <w:r w:rsidR="00F06C1E">
              <w:rPr>
                <w:noProof/>
                <w:webHidden/>
              </w:rPr>
              <w:t>30</w:t>
            </w:r>
            <w:r w:rsidR="00F06C1E">
              <w:rPr>
                <w:noProof/>
                <w:webHidden/>
              </w:rPr>
              <w:fldChar w:fldCharType="end"/>
            </w:r>
          </w:hyperlink>
        </w:p>
        <w:p w14:paraId="66C8A60B" w14:textId="77777777" w:rsidR="00F06C1E" w:rsidRDefault="00AD4840">
          <w:pPr>
            <w:pStyle w:val="TOC1"/>
            <w:tabs>
              <w:tab w:val="right" w:leader="dot" w:pos="9016"/>
            </w:tabs>
            <w:rPr>
              <w:rFonts w:cstheme="minorBidi"/>
              <w:noProof/>
              <w:lang w:val="en-AU" w:eastAsia="en-AU"/>
            </w:rPr>
          </w:pPr>
          <w:hyperlink w:anchor="_Toc517872835" w:history="1">
            <w:r w:rsidR="00F06C1E" w:rsidRPr="00082A66">
              <w:rPr>
                <w:rStyle w:val="Hyperlink"/>
                <w:noProof/>
              </w:rPr>
              <w:t>Appendix 4</w:t>
            </w:r>
            <w:r w:rsidR="00F06C1E">
              <w:rPr>
                <w:noProof/>
                <w:webHidden/>
              </w:rPr>
              <w:tab/>
            </w:r>
            <w:r w:rsidR="00F06C1E">
              <w:rPr>
                <w:noProof/>
                <w:webHidden/>
              </w:rPr>
              <w:fldChar w:fldCharType="begin"/>
            </w:r>
            <w:r w:rsidR="00F06C1E">
              <w:rPr>
                <w:noProof/>
                <w:webHidden/>
              </w:rPr>
              <w:instrText xml:space="preserve"> PAGEREF _Toc517872835 \h </w:instrText>
            </w:r>
            <w:r w:rsidR="00F06C1E">
              <w:rPr>
                <w:noProof/>
                <w:webHidden/>
              </w:rPr>
            </w:r>
            <w:r w:rsidR="00F06C1E">
              <w:rPr>
                <w:noProof/>
                <w:webHidden/>
              </w:rPr>
              <w:fldChar w:fldCharType="separate"/>
            </w:r>
            <w:r w:rsidR="00F06C1E">
              <w:rPr>
                <w:noProof/>
                <w:webHidden/>
              </w:rPr>
              <w:t>32</w:t>
            </w:r>
            <w:r w:rsidR="00F06C1E">
              <w:rPr>
                <w:noProof/>
                <w:webHidden/>
              </w:rPr>
              <w:fldChar w:fldCharType="end"/>
            </w:r>
          </w:hyperlink>
        </w:p>
        <w:p w14:paraId="3A96DED8" w14:textId="77777777" w:rsidR="00F06C1E" w:rsidRDefault="00AD4840">
          <w:pPr>
            <w:pStyle w:val="TOC2"/>
            <w:tabs>
              <w:tab w:val="right" w:leader="dot" w:pos="9016"/>
            </w:tabs>
            <w:rPr>
              <w:rFonts w:cstheme="minorBidi"/>
              <w:noProof/>
              <w:lang w:val="en-AU" w:eastAsia="en-AU"/>
            </w:rPr>
          </w:pPr>
          <w:hyperlink w:anchor="_Toc517872836" w:history="1">
            <w:r w:rsidR="00F06C1E" w:rsidRPr="00082A66">
              <w:rPr>
                <w:rStyle w:val="Hyperlink"/>
                <w:noProof/>
              </w:rPr>
              <w:t>Biophysical themes</w:t>
            </w:r>
            <w:r w:rsidR="00F06C1E">
              <w:rPr>
                <w:noProof/>
                <w:webHidden/>
              </w:rPr>
              <w:tab/>
            </w:r>
            <w:r w:rsidR="00F06C1E">
              <w:rPr>
                <w:noProof/>
                <w:webHidden/>
              </w:rPr>
              <w:fldChar w:fldCharType="begin"/>
            </w:r>
            <w:r w:rsidR="00F06C1E">
              <w:rPr>
                <w:noProof/>
                <w:webHidden/>
              </w:rPr>
              <w:instrText xml:space="preserve"> PAGEREF _Toc517872836 \h </w:instrText>
            </w:r>
            <w:r w:rsidR="00F06C1E">
              <w:rPr>
                <w:noProof/>
                <w:webHidden/>
              </w:rPr>
            </w:r>
            <w:r w:rsidR="00F06C1E">
              <w:rPr>
                <w:noProof/>
                <w:webHidden/>
              </w:rPr>
              <w:fldChar w:fldCharType="separate"/>
            </w:r>
            <w:r w:rsidR="00F06C1E">
              <w:rPr>
                <w:noProof/>
                <w:webHidden/>
              </w:rPr>
              <w:t>32</w:t>
            </w:r>
            <w:r w:rsidR="00F06C1E">
              <w:rPr>
                <w:noProof/>
                <w:webHidden/>
              </w:rPr>
              <w:fldChar w:fldCharType="end"/>
            </w:r>
          </w:hyperlink>
        </w:p>
        <w:p w14:paraId="48EFDF0F" w14:textId="77777777" w:rsidR="00F06C1E" w:rsidRDefault="00AD4840">
          <w:pPr>
            <w:pStyle w:val="TOC3"/>
            <w:tabs>
              <w:tab w:val="right" w:leader="dot" w:pos="9016"/>
            </w:tabs>
            <w:rPr>
              <w:rFonts w:cstheme="minorBidi"/>
              <w:noProof/>
              <w:lang w:val="en-AU" w:eastAsia="en-AU"/>
            </w:rPr>
          </w:pPr>
          <w:hyperlink w:anchor="_Toc517872837" w:history="1">
            <w:r w:rsidR="00F06C1E" w:rsidRPr="00082A66">
              <w:rPr>
                <w:rStyle w:val="Hyperlink"/>
                <w:noProof/>
              </w:rPr>
              <w:t>Sediment knowledge needs</w:t>
            </w:r>
            <w:r w:rsidR="00F06C1E">
              <w:rPr>
                <w:noProof/>
                <w:webHidden/>
              </w:rPr>
              <w:tab/>
            </w:r>
            <w:r w:rsidR="00F06C1E">
              <w:rPr>
                <w:noProof/>
                <w:webHidden/>
              </w:rPr>
              <w:fldChar w:fldCharType="begin"/>
            </w:r>
            <w:r w:rsidR="00F06C1E">
              <w:rPr>
                <w:noProof/>
                <w:webHidden/>
              </w:rPr>
              <w:instrText xml:space="preserve"> PAGEREF _Toc517872837 \h </w:instrText>
            </w:r>
            <w:r w:rsidR="00F06C1E">
              <w:rPr>
                <w:noProof/>
                <w:webHidden/>
              </w:rPr>
            </w:r>
            <w:r w:rsidR="00F06C1E">
              <w:rPr>
                <w:noProof/>
                <w:webHidden/>
              </w:rPr>
              <w:fldChar w:fldCharType="separate"/>
            </w:r>
            <w:r w:rsidR="00F06C1E">
              <w:rPr>
                <w:noProof/>
                <w:webHidden/>
              </w:rPr>
              <w:t>32</w:t>
            </w:r>
            <w:r w:rsidR="00F06C1E">
              <w:rPr>
                <w:noProof/>
                <w:webHidden/>
              </w:rPr>
              <w:fldChar w:fldCharType="end"/>
            </w:r>
          </w:hyperlink>
        </w:p>
        <w:p w14:paraId="354D0D14" w14:textId="77777777" w:rsidR="00F06C1E" w:rsidRDefault="00AD4840">
          <w:pPr>
            <w:pStyle w:val="TOC3"/>
            <w:tabs>
              <w:tab w:val="right" w:leader="dot" w:pos="9016"/>
            </w:tabs>
            <w:rPr>
              <w:rFonts w:cstheme="minorBidi"/>
              <w:noProof/>
              <w:lang w:val="en-AU" w:eastAsia="en-AU"/>
            </w:rPr>
          </w:pPr>
          <w:hyperlink w:anchor="_Toc517872838" w:history="1">
            <w:r w:rsidR="00F06C1E" w:rsidRPr="00082A66">
              <w:rPr>
                <w:rStyle w:val="Hyperlink"/>
                <w:noProof/>
              </w:rPr>
              <w:t>Nutrient knowledge needs</w:t>
            </w:r>
            <w:r w:rsidR="00F06C1E">
              <w:rPr>
                <w:noProof/>
                <w:webHidden/>
              </w:rPr>
              <w:tab/>
            </w:r>
            <w:r w:rsidR="00F06C1E">
              <w:rPr>
                <w:noProof/>
                <w:webHidden/>
              </w:rPr>
              <w:fldChar w:fldCharType="begin"/>
            </w:r>
            <w:r w:rsidR="00F06C1E">
              <w:rPr>
                <w:noProof/>
                <w:webHidden/>
              </w:rPr>
              <w:instrText xml:space="preserve"> PAGEREF _Toc517872838 \h </w:instrText>
            </w:r>
            <w:r w:rsidR="00F06C1E">
              <w:rPr>
                <w:noProof/>
                <w:webHidden/>
              </w:rPr>
            </w:r>
            <w:r w:rsidR="00F06C1E">
              <w:rPr>
                <w:noProof/>
                <w:webHidden/>
              </w:rPr>
              <w:fldChar w:fldCharType="separate"/>
            </w:r>
            <w:r w:rsidR="00F06C1E">
              <w:rPr>
                <w:noProof/>
                <w:webHidden/>
              </w:rPr>
              <w:t>34</w:t>
            </w:r>
            <w:r w:rsidR="00F06C1E">
              <w:rPr>
                <w:noProof/>
                <w:webHidden/>
              </w:rPr>
              <w:fldChar w:fldCharType="end"/>
            </w:r>
          </w:hyperlink>
        </w:p>
        <w:p w14:paraId="67FB8ECE" w14:textId="77777777" w:rsidR="00F06C1E" w:rsidRDefault="00AD4840">
          <w:pPr>
            <w:pStyle w:val="TOC3"/>
            <w:tabs>
              <w:tab w:val="right" w:leader="dot" w:pos="9016"/>
            </w:tabs>
            <w:rPr>
              <w:rFonts w:cstheme="minorBidi"/>
              <w:noProof/>
              <w:lang w:val="en-AU" w:eastAsia="en-AU"/>
            </w:rPr>
          </w:pPr>
          <w:hyperlink w:anchor="_Toc517872839" w:history="1">
            <w:r w:rsidR="00F06C1E" w:rsidRPr="00082A66">
              <w:rPr>
                <w:rStyle w:val="Hyperlink"/>
                <w:noProof/>
              </w:rPr>
              <w:t>Particulate Nutrients knowledge needs</w:t>
            </w:r>
            <w:r w:rsidR="00F06C1E">
              <w:rPr>
                <w:noProof/>
                <w:webHidden/>
              </w:rPr>
              <w:tab/>
            </w:r>
            <w:r w:rsidR="00F06C1E">
              <w:rPr>
                <w:noProof/>
                <w:webHidden/>
              </w:rPr>
              <w:fldChar w:fldCharType="begin"/>
            </w:r>
            <w:r w:rsidR="00F06C1E">
              <w:rPr>
                <w:noProof/>
                <w:webHidden/>
              </w:rPr>
              <w:instrText xml:space="preserve"> PAGEREF _Toc517872839 \h </w:instrText>
            </w:r>
            <w:r w:rsidR="00F06C1E">
              <w:rPr>
                <w:noProof/>
                <w:webHidden/>
              </w:rPr>
            </w:r>
            <w:r w:rsidR="00F06C1E">
              <w:rPr>
                <w:noProof/>
                <w:webHidden/>
              </w:rPr>
              <w:fldChar w:fldCharType="separate"/>
            </w:r>
            <w:r w:rsidR="00F06C1E">
              <w:rPr>
                <w:noProof/>
                <w:webHidden/>
              </w:rPr>
              <w:t>36</w:t>
            </w:r>
            <w:r w:rsidR="00F06C1E">
              <w:rPr>
                <w:noProof/>
                <w:webHidden/>
              </w:rPr>
              <w:fldChar w:fldCharType="end"/>
            </w:r>
          </w:hyperlink>
        </w:p>
        <w:p w14:paraId="38A26D2C" w14:textId="77777777" w:rsidR="00F06C1E" w:rsidRDefault="00AD4840">
          <w:pPr>
            <w:pStyle w:val="TOC3"/>
            <w:tabs>
              <w:tab w:val="right" w:leader="dot" w:pos="9016"/>
            </w:tabs>
            <w:rPr>
              <w:rFonts w:cstheme="minorBidi"/>
              <w:noProof/>
              <w:lang w:val="en-AU" w:eastAsia="en-AU"/>
            </w:rPr>
          </w:pPr>
          <w:hyperlink w:anchor="_Toc517872840" w:history="1">
            <w:r w:rsidR="00F06C1E" w:rsidRPr="00082A66">
              <w:rPr>
                <w:rStyle w:val="Hyperlink"/>
                <w:noProof/>
              </w:rPr>
              <w:t>Pesticide and Other Pollutants knowledge needs</w:t>
            </w:r>
            <w:r w:rsidR="00F06C1E">
              <w:rPr>
                <w:noProof/>
                <w:webHidden/>
              </w:rPr>
              <w:tab/>
            </w:r>
            <w:r w:rsidR="00F06C1E">
              <w:rPr>
                <w:noProof/>
                <w:webHidden/>
              </w:rPr>
              <w:fldChar w:fldCharType="begin"/>
            </w:r>
            <w:r w:rsidR="00F06C1E">
              <w:rPr>
                <w:noProof/>
                <w:webHidden/>
              </w:rPr>
              <w:instrText xml:space="preserve"> PAGEREF _Toc517872840 \h </w:instrText>
            </w:r>
            <w:r w:rsidR="00F06C1E">
              <w:rPr>
                <w:noProof/>
                <w:webHidden/>
              </w:rPr>
            </w:r>
            <w:r w:rsidR="00F06C1E">
              <w:rPr>
                <w:noProof/>
                <w:webHidden/>
              </w:rPr>
              <w:fldChar w:fldCharType="separate"/>
            </w:r>
            <w:r w:rsidR="00F06C1E">
              <w:rPr>
                <w:noProof/>
                <w:webHidden/>
              </w:rPr>
              <w:t>39</w:t>
            </w:r>
            <w:r w:rsidR="00F06C1E">
              <w:rPr>
                <w:noProof/>
                <w:webHidden/>
              </w:rPr>
              <w:fldChar w:fldCharType="end"/>
            </w:r>
          </w:hyperlink>
        </w:p>
        <w:p w14:paraId="4A42FFE2" w14:textId="77777777" w:rsidR="00F06C1E" w:rsidRDefault="00AD4840">
          <w:pPr>
            <w:pStyle w:val="TOC3"/>
            <w:tabs>
              <w:tab w:val="right" w:leader="dot" w:pos="9016"/>
            </w:tabs>
            <w:rPr>
              <w:rFonts w:cstheme="minorBidi"/>
              <w:noProof/>
              <w:lang w:val="en-AU" w:eastAsia="en-AU"/>
            </w:rPr>
          </w:pPr>
          <w:hyperlink w:anchor="_Toc517872841" w:history="1">
            <w:r w:rsidR="00F06C1E" w:rsidRPr="00082A66">
              <w:rPr>
                <w:rStyle w:val="Hyperlink"/>
                <w:noProof/>
              </w:rPr>
              <w:t>Marine and Coastal knowledge needs</w:t>
            </w:r>
            <w:r w:rsidR="00F06C1E">
              <w:rPr>
                <w:noProof/>
                <w:webHidden/>
              </w:rPr>
              <w:tab/>
            </w:r>
            <w:r w:rsidR="00F06C1E">
              <w:rPr>
                <w:noProof/>
                <w:webHidden/>
              </w:rPr>
              <w:fldChar w:fldCharType="begin"/>
            </w:r>
            <w:r w:rsidR="00F06C1E">
              <w:rPr>
                <w:noProof/>
                <w:webHidden/>
              </w:rPr>
              <w:instrText xml:space="preserve"> PAGEREF _Toc517872841 \h </w:instrText>
            </w:r>
            <w:r w:rsidR="00F06C1E">
              <w:rPr>
                <w:noProof/>
                <w:webHidden/>
              </w:rPr>
            </w:r>
            <w:r w:rsidR="00F06C1E">
              <w:rPr>
                <w:noProof/>
                <w:webHidden/>
              </w:rPr>
              <w:fldChar w:fldCharType="separate"/>
            </w:r>
            <w:r w:rsidR="00F06C1E">
              <w:rPr>
                <w:noProof/>
                <w:webHidden/>
              </w:rPr>
              <w:t>41</w:t>
            </w:r>
            <w:r w:rsidR="00F06C1E">
              <w:rPr>
                <w:noProof/>
                <w:webHidden/>
              </w:rPr>
              <w:fldChar w:fldCharType="end"/>
            </w:r>
          </w:hyperlink>
        </w:p>
        <w:p w14:paraId="075F6536" w14:textId="77777777" w:rsidR="00F06C1E" w:rsidRDefault="00AD4840">
          <w:pPr>
            <w:pStyle w:val="TOC3"/>
            <w:tabs>
              <w:tab w:val="right" w:leader="dot" w:pos="9016"/>
            </w:tabs>
            <w:rPr>
              <w:rFonts w:cstheme="minorBidi"/>
              <w:noProof/>
              <w:lang w:val="en-AU" w:eastAsia="en-AU"/>
            </w:rPr>
          </w:pPr>
          <w:hyperlink w:anchor="_Toc517872842" w:history="1">
            <w:r w:rsidR="00F06C1E" w:rsidRPr="00082A66">
              <w:rPr>
                <w:rStyle w:val="Hyperlink"/>
                <w:noProof/>
              </w:rPr>
              <w:t>Wetlands and Treatment Systems</w:t>
            </w:r>
            <w:r w:rsidR="00F06C1E">
              <w:rPr>
                <w:noProof/>
                <w:webHidden/>
              </w:rPr>
              <w:tab/>
            </w:r>
            <w:r w:rsidR="00F06C1E">
              <w:rPr>
                <w:noProof/>
                <w:webHidden/>
              </w:rPr>
              <w:fldChar w:fldCharType="begin"/>
            </w:r>
            <w:r w:rsidR="00F06C1E">
              <w:rPr>
                <w:noProof/>
                <w:webHidden/>
              </w:rPr>
              <w:instrText xml:space="preserve"> PAGEREF _Toc517872842 \h </w:instrText>
            </w:r>
            <w:r w:rsidR="00F06C1E">
              <w:rPr>
                <w:noProof/>
                <w:webHidden/>
              </w:rPr>
            </w:r>
            <w:r w:rsidR="00F06C1E">
              <w:rPr>
                <w:noProof/>
                <w:webHidden/>
              </w:rPr>
              <w:fldChar w:fldCharType="separate"/>
            </w:r>
            <w:r w:rsidR="00F06C1E">
              <w:rPr>
                <w:noProof/>
                <w:webHidden/>
              </w:rPr>
              <w:t>44</w:t>
            </w:r>
            <w:r w:rsidR="00F06C1E">
              <w:rPr>
                <w:noProof/>
                <w:webHidden/>
              </w:rPr>
              <w:fldChar w:fldCharType="end"/>
            </w:r>
          </w:hyperlink>
        </w:p>
        <w:p w14:paraId="71BA6F81" w14:textId="77777777" w:rsidR="00F06C1E" w:rsidRDefault="00AD4840">
          <w:pPr>
            <w:pStyle w:val="TOC3"/>
            <w:tabs>
              <w:tab w:val="right" w:leader="dot" w:pos="9016"/>
            </w:tabs>
            <w:rPr>
              <w:rFonts w:cstheme="minorBidi"/>
              <w:noProof/>
              <w:lang w:val="en-AU" w:eastAsia="en-AU"/>
            </w:rPr>
          </w:pPr>
          <w:hyperlink w:anchor="_Toc517872843" w:history="1">
            <w:r w:rsidR="00F06C1E" w:rsidRPr="00082A66">
              <w:rPr>
                <w:rStyle w:val="Hyperlink"/>
                <w:noProof/>
              </w:rPr>
              <w:t>Human Dimensions theme</w:t>
            </w:r>
            <w:r w:rsidR="00F06C1E">
              <w:rPr>
                <w:noProof/>
                <w:webHidden/>
              </w:rPr>
              <w:tab/>
            </w:r>
            <w:r w:rsidR="00F06C1E">
              <w:rPr>
                <w:noProof/>
                <w:webHidden/>
              </w:rPr>
              <w:fldChar w:fldCharType="begin"/>
            </w:r>
            <w:r w:rsidR="00F06C1E">
              <w:rPr>
                <w:noProof/>
                <w:webHidden/>
              </w:rPr>
              <w:instrText xml:space="preserve"> PAGEREF _Toc517872843 \h </w:instrText>
            </w:r>
            <w:r w:rsidR="00F06C1E">
              <w:rPr>
                <w:noProof/>
                <w:webHidden/>
              </w:rPr>
            </w:r>
            <w:r w:rsidR="00F06C1E">
              <w:rPr>
                <w:noProof/>
                <w:webHidden/>
              </w:rPr>
              <w:fldChar w:fldCharType="separate"/>
            </w:r>
            <w:r w:rsidR="00F06C1E">
              <w:rPr>
                <w:noProof/>
                <w:webHidden/>
              </w:rPr>
              <w:t>46</w:t>
            </w:r>
            <w:r w:rsidR="00F06C1E">
              <w:rPr>
                <w:noProof/>
                <w:webHidden/>
              </w:rPr>
              <w:fldChar w:fldCharType="end"/>
            </w:r>
          </w:hyperlink>
        </w:p>
        <w:p w14:paraId="18548C1F" w14:textId="77777777" w:rsidR="001101A7" w:rsidRDefault="001101A7">
          <w:r>
            <w:rPr>
              <w:b/>
              <w:bCs/>
              <w:noProof/>
            </w:rPr>
            <w:fldChar w:fldCharType="end"/>
          </w:r>
        </w:p>
      </w:sdtContent>
    </w:sdt>
    <w:p w14:paraId="7E90363C" w14:textId="77777777" w:rsidR="002409CE" w:rsidRDefault="001101A7" w:rsidP="000F218E">
      <w:pPr>
        <w:pStyle w:val="Heading1"/>
      </w:pPr>
      <w:r>
        <w:br w:type="column"/>
      </w:r>
      <w:bookmarkStart w:id="15" w:name="_Toc517797019"/>
      <w:bookmarkStart w:id="16" w:name="_Toc517872813"/>
      <w:r w:rsidR="002409CE">
        <w:lastRenderedPageBreak/>
        <w:t>Introduction</w:t>
      </w:r>
      <w:bookmarkEnd w:id="15"/>
      <w:bookmarkEnd w:id="16"/>
    </w:p>
    <w:p w14:paraId="7D7D85BE" w14:textId="77777777" w:rsidR="002409CE" w:rsidRPr="00A76BC1" w:rsidRDefault="002409CE" w:rsidP="00F06C1E">
      <w:pPr>
        <w:autoSpaceDE w:val="0"/>
        <w:autoSpaceDN w:val="0"/>
        <w:adjustRightInd w:val="0"/>
        <w:spacing w:after="120" w:line="276" w:lineRule="auto"/>
        <w:rPr>
          <w:rFonts w:asciiTheme="majorHAnsi" w:hAnsiTheme="majorHAnsi" w:cstheme="majorHAnsi"/>
        </w:rPr>
      </w:pPr>
      <w:r w:rsidRPr="00A76BC1">
        <w:rPr>
          <w:rFonts w:asciiTheme="majorHAnsi" w:hAnsiTheme="majorHAnsi" w:cstheme="majorHAnsi"/>
        </w:rPr>
        <w:t xml:space="preserve">The Australian and Queensland governments have worked collaboratively to develop a </w:t>
      </w:r>
      <w:r w:rsidR="00522436" w:rsidRPr="00522436">
        <w:rPr>
          <w:rFonts w:asciiTheme="majorHAnsi" w:hAnsiTheme="majorHAnsi" w:cstheme="majorHAnsi"/>
        </w:rPr>
        <w:t>Reef 2050 Long-Term Sustainability Plan (Reef 2050 Plan)</w:t>
      </w:r>
      <w:r w:rsidRPr="00A76BC1">
        <w:rPr>
          <w:rFonts w:asciiTheme="majorHAnsi" w:hAnsiTheme="majorHAnsi" w:cstheme="majorHAnsi"/>
        </w:rPr>
        <w:t xml:space="preserve"> for the Great Barrier Reef World Heritage Area that guides the protection and management of this iconic </w:t>
      </w:r>
      <w:r w:rsidR="00C20065">
        <w:rPr>
          <w:rFonts w:asciiTheme="majorHAnsi" w:hAnsiTheme="majorHAnsi" w:cstheme="majorHAnsi"/>
        </w:rPr>
        <w:t>W</w:t>
      </w:r>
      <w:r w:rsidRPr="00A76BC1">
        <w:rPr>
          <w:rFonts w:asciiTheme="majorHAnsi" w:hAnsiTheme="majorHAnsi" w:cstheme="majorHAnsi"/>
        </w:rPr>
        <w:t xml:space="preserve">orld </w:t>
      </w:r>
      <w:r w:rsidR="00C20065">
        <w:rPr>
          <w:rFonts w:asciiTheme="majorHAnsi" w:hAnsiTheme="majorHAnsi" w:cstheme="majorHAnsi"/>
        </w:rPr>
        <w:t>H</w:t>
      </w:r>
      <w:r w:rsidRPr="00A76BC1">
        <w:rPr>
          <w:rFonts w:asciiTheme="majorHAnsi" w:hAnsiTheme="majorHAnsi" w:cstheme="majorHAnsi"/>
        </w:rPr>
        <w:t xml:space="preserve">eritage </w:t>
      </w:r>
      <w:r w:rsidR="00C20065">
        <w:rPr>
          <w:rFonts w:asciiTheme="majorHAnsi" w:hAnsiTheme="majorHAnsi" w:cstheme="majorHAnsi"/>
        </w:rPr>
        <w:t>A</w:t>
      </w:r>
      <w:r w:rsidRPr="00A76BC1">
        <w:rPr>
          <w:rFonts w:asciiTheme="majorHAnsi" w:hAnsiTheme="majorHAnsi" w:cstheme="majorHAnsi"/>
        </w:rPr>
        <w:t>rea through to 2050.</w:t>
      </w:r>
    </w:p>
    <w:p w14:paraId="5380C43B" w14:textId="796030EC" w:rsidR="002409CE" w:rsidRPr="00A76BC1" w:rsidRDefault="00522436" w:rsidP="00F06C1E">
      <w:pPr>
        <w:autoSpaceDE w:val="0"/>
        <w:autoSpaceDN w:val="0"/>
        <w:adjustRightInd w:val="0"/>
        <w:spacing w:after="120" w:line="276" w:lineRule="auto"/>
        <w:rPr>
          <w:rFonts w:asciiTheme="majorHAnsi" w:hAnsiTheme="majorHAnsi" w:cstheme="majorHAnsi"/>
        </w:rPr>
      </w:pPr>
      <w:r w:rsidRPr="00522436">
        <w:rPr>
          <w:rFonts w:asciiTheme="majorHAnsi" w:hAnsiTheme="majorHAnsi" w:cstheme="majorHAnsi"/>
        </w:rPr>
        <w:t>The five</w:t>
      </w:r>
      <w:r w:rsidR="00C20065">
        <w:rPr>
          <w:rFonts w:asciiTheme="majorHAnsi" w:hAnsiTheme="majorHAnsi" w:cstheme="majorHAnsi"/>
        </w:rPr>
        <w:t xml:space="preserve"> </w:t>
      </w:r>
      <w:r w:rsidRPr="00522436">
        <w:rPr>
          <w:rFonts w:asciiTheme="majorHAnsi" w:hAnsiTheme="majorHAnsi" w:cstheme="majorHAnsi"/>
        </w:rPr>
        <w:t xml:space="preserve">year </w:t>
      </w:r>
      <w:hyperlink r:id="rId16" w:history="1">
        <w:r w:rsidRPr="00FF7112">
          <w:rPr>
            <w:rStyle w:val="Hyperlink"/>
            <w:rFonts w:asciiTheme="majorHAnsi" w:hAnsiTheme="majorHAnsi" w:cstheme="majorHAnsi"/>
          </w:rPr>
          <w:t>Reef 2050 Water Quality Improvement Plan</w:t>
        </w:r>
      </w:hyperlink>
      <w:r w:rsidRPr="00522436">
        <w:rPr>
          <w:rFonts w:asciiTheme="majorHAnsi" w:hAnsiTheme="majorHAnsi" w:cstheme="majorHAnsi"/>
        </w:rPr>
        <w:t xml:space="preserve"> (Reef 2050 WQIP) is nested within the Reef 2050 Plan. In particular, the Reef 2050 WQIP seeks to improve the quality of water flowing from the catchments adjacent to the Reef.</w:t>
      </w:r>
      <w:r w:rsidR="002409CE" w:rsidRPr="00A76BC1">
        <w:rPr>
          <w:rFonts w:asciiTheme="majorHAnsi" w:hAnsiTheme="majorHAnsi" w:cstheme="majorHAnsi"/>
        </w:rPr>
        <w:t xml:space="preserve"> </w:t>
      </w:r>
      <w:r w:rsidRPr="00522436">
        <w:rPr>
          <w:rFonts w:asciiTheme="majorHAnsi" w:hAnsiTheme="majorHAnsi" w:cstheme="majorHAnsi"/>
        </w:rPr>
        <w:t>The Reef 2050 WQIP is based on the best available independent scientific advice, as provided by the 2017 Scientific Consensus Statement.</w:t>
      </w:r>
    </w:p>
    <w:p w14:paraId="0DF4EF2B" w14:textId="679778AB" w:rsidR="00B43524" w:rsidRDefault="00A76BC1" w:rsidP="00F06C1E">
      <w:pPr>
        <w:autoSpaceDE w:val="0"/>
        <w:autoSpaceDN w:val="0"/>
        <w:adjustRightInd w:val="0"/>
        <w:spacing w:after="120" w:line="276" w:lineRule="auto"/>
        <w:rPr>
          <w:rFonts w:asciiTheme="majorHAnsi" w:hAnsiTheme="majorHAnsi" w:cstheme="majorHAnsi"/>
        </w:rPr>
      </w:pPr>
      <w:r w:rsidRPr="00A76BC1">
        <w:rPr>
          <w:rFonts w:asciiTheme="majorHAnsi" w:hAnsiTheme="majorHAnsi" w:cstheme="majorHAnsi"/>
        </w:rPr>
        <w:t>The five</w:t>
      </w:r>
      <w:r w:rsidR="00DF4A07">
        <w:rPr>
          <w:rFonts w:asciiTheme="majorHAnsi" w:hAnsiTheme="majorHAnsi" w:cstheme="majorHAnsi"/>
        </w:rPr>
        <w:t xml:space="preserve"> </w:t>
      </w:r>
      <w:r w:rsidRPr="00A76BC1">
        <w:rPr>
          <w:rFonts w:asciiTheme="majorHAnsi" w:hAnsiTheme="majorHAnsi" w:cstheme="majorHAnsi"/>
        </w:rPr>
        <w:t xml:space="preserve">year </w:t>
      </w:r>
      <w:r w:rsidR="00F21B88">
        <w:rPr>
          <w:rFonts w:asciiTheme="majorHAnsi" w:hAnsiTheme="majorHAnsi" w:cstheme="majorHAnsi"/>
        </w:rPr>
        <w:t xml:space="preserve">Reef 2050 Water Quality </w:t>
      </w:r>
      <w:r w:rsidRPr="00A76BC1">
        <w:rPr>
          <w:rFonts w:asciiTheme="majorHAnsi" w:hAnsiTheme="majorHAnsi" w:cstheme="majorHAnsi"/>
        </w:rPr>
        <w:t>Research</w:t>
      </w:r>
      <w:r w:rsidR="00680B36">
        <w:rPr>
          <w:rFonts w:asciiTheme="majorHAnsi" w:hAnsiTheme="majorHAnsi" w:cstheme="majorHAnsi"/>
        </w:rPr>
        <w:t>,</w:t>
      </w:r>
      <w:r w:rsidRPr="00A76BC1">
        <w:rPr>
          <w:rFonts w:asciiTheme="majorHAnsi" w:hAnsiTheme="majorHAnsi" w:cstheme="majorHAnsi"/>
        </w:rPr>
        <w:t xml:space="preserve"> Development and Innovation </w:t>
      </w:r>
      <w:r w:rsidR="003378D3" w:rsidRPr="00A76BC1">
        <w:rPr>
          <w:rFonts w:asciiTheme="majorHAnsi" w:hAnsiTheme="majorHAnsi" w:cstheme="majorHAnsi"/>
        </w:rPr>
        <w:t>Strategy</w:t>
      </w:r>
      <w:r w:rsidR="003378D3">
        <w:rPr>
          <w:rFonts w:asciiTheme="majorHAnsi" w:hAnsiTheme="majorHAnsi" w:cstheme="majorHAnsi"/>
        </w:rPr>
        <w:t xml:space="preserve"> </w:t>
      </w:r>
      <w:r w:rsidR="002433B9">
        <w:rPr>
          <w:rFonts w:asciiTheme="majorHAnsi" w:hAnsiTheme="majorHAnsi" w:cstheme="majorHAnsi"/>
        </w:rPr>
        <w:t>(</w:t>
      </w:r>
      <w:r w:rsidR="00DF5F6E">
        <w:rPr>
          <w:rFonts w:asciiTheme="majorHAnsi" w:hAnsiTheme="majorHAnsi" w:cstheme="majorHAnsi"/>
        </w:rPr>
        <w:t>2017 – 2022</w:t>
      </w:r>
      <w:r w:rsidR="002433B9">
        <w:rPr>
          <w:rFonts w:asciiTheme="majorHAnsi" w:hAnsiTheme="majorHAnsi" w:cstheme="majorHAnsi"/>
        </w:rPr>
        <w:t>)</w:t>
      </w:r>
      <w:r w:rsidR="00DF5F6E">
        <w:rPr>
          <w:rFonts w:asciiTheme="majorHAnsi" w:hAnsiTheme="majorHAnsi" w:cstheme="majorHAnsi"/>
        </w:rPr>
        <w:t xml:space="preserve"> </w:t>
      </w:r>
      <w:r w:rsidR="003378D3">
        <w:rPr>
          <w:rFonts w:asciiTheme="majorHAnsi" w:hAnsiTheme="majorHAnsi" w:cstheme="majorHAnsi"/>
        </w:rPr>
        <w:t xml:space="preserve">is a joint action of the </w:t>
      </w:r>
      <w:r w:rsidR="003378D3" w:rsidRPr="003378D3">
        <w:rPr>
          <w:rFonts w:asciiTheme="majorHAnsi" w:hAnsiTheme="majorHAnsi" w:cstheme="majorHAnsi"/>
        </w:rPr>
        <w:t>Queensland and Australian governments</w:t>
      </w:r>
      <w:r w:rsidR="003378D3">
        <w:rPr>
          <w:rFonts w:asciiTheme="majorHAnsi" w:hAnsiTheme="majorHAnsi" w:cstheme="majorHAnsi"/>
        </w:rPr>
        <w:t xml:space="preserve"> outlined in the</w:t>
      </w:r>
      <w:r w:rsidRPr="00A76BC1">
        <w:rPr>
          <w:rFonts w:asciiTheme="majorHAnsi" w:hAnsiTheme="majorHAnsi" w:cstheme="majorHAnsi"/>
        </w:rPr>
        <w:t xml:space="preserve"> Reef 2050</w:t>
      </w:r>
      <w:r w:rsidR="00A601F3">
        <w:rPr>
          <w:rFonts w:asciiTheme="majorHAnsi" w:hAnsiTheme="majorHAnsi" w:cstheme="majorHAnsi"/>
        </w:rPr>
        <w:t xml:space="preserve"> WQIP</w:t>
      </w:r>
      <w:r w:rsidRPr="00A76BC1">
        <w:rPr>
          <w:rFonts w:asciiTheme="majorHAnsi" w:hAnsiTheme="majorHAnsi" w:cstheme="majorHAnsi"/>
        </w:rPr>
        <w:t>. It su</w:t>
      </w:r>
      <w:r w:rsidR="003378D3">
        <w:rPr>
          <w:rFonts w:asciiTheme="majorHAnsi" w:hAnsiTheme="majorHAnsi" w:cstheme="majorHAnsi"/>
        </w:rPr>
        <w:t>persedes earlier RDI strategies: the</w:t>
      </w:r>
      <w:r w:rsidRPr="00A76BC1">
        <w:rPr>
          <w:rFonts w:asciiTheme="majorHAnsi" w:hAnsiTheme="majorHAnsi" w:cstheme="majorHAnsi"/>
        </w:rPr>
        <w:t xml:space="preserve"> </w:t>
      </w:r>
      <w:hyperlink r:id="rId17" w:history="1">
        <w:r w:rsidRPr="00FF7112">
          <w:rPr>
            <w:rStyle w:val="Hyperlink"/>
            <w:rFonts w:asciiTheme="majorHAnsi" w:hAnsiTheme="majorHAnsi" w:cstheme="majorHAnsi"/>
          </w:rPr>
          <w:t>Reef Water Quality Protection Plan RDI Strategy (2013-2018)</w:t>
        </w:r>
      </w:hyperlink>
      <w:r w:rsidRPr="00A76BC1">
        <w:rPr>
          <w:rFonts w:asciiTheme="majorHAnsi" w:hAnsiTheme="majorHAnsi" w:cstheme="majorHAnsi"/>
        </w:rPr>
        <w:t xml:space="preserve"> and </w:t>
      </w:r>
      <w:r w:rsidR="00FF7112">
        <w:rPr>
          <w:rFonts w:asciiTheme="majorHAnsi" w:hAnsiTheme="majorHAnsi" w:cstheme="majorHAnsi"/>
        </w:rPr>
        <w:t>Department of Environment and Heritage Protection</w:t>
      </w:r>
      <w:r w:rsidRPr="00A76BC1">
        <w:rPr>
          <w:rFonts w:asciiTheme="majorHAnsi" w:hAnsiTheme="majorHAnsi" w:cstheme="majorHAnsi"/>
        </w:rPr>
        <w:t xml:space="preserve"> </w:t>
      </w:r>
      <w:hyperlink r:id="rId18" w:history="1">
        <w:r w:rsidRPr="00FF7112">
          <w:rPr>
            <w:rStyle w:val="Hyperlink"/>
            <w:rFonts w:asciiTheme="majorHAnsi" w:hAnsiTheme="majorHAnsi" w:cstheme="majorHAnsi"/>
          </w:rPr>
          <w:t>Reef Water Quality RDI Strategy (2014-15 – 2018-19)</w:t>
        </w:r>
      </w:hyperlink>
      <w:r w:rsidRPr="00A76BC1">
        <w:rPr>
          <w:rFonts w:asciiTheme="majorHAnsi" w:hAnsiTheme="majorHAnsi" w:cstheme="majorHAnsi"/>
        </w:rPr>
        <w:t>.</w:t>
      </w:r>
      <w:r w:rsidR="00B43524" w:rsidRPr="00B43524">
        <w:rPr>
          <w:rFonts w:asciiTheme="majorHAnsi" w:hAnsiTheme="majorHAnsi" w:cstheme="majorHAnsi"/>
        </w:rPr>
        <w:t xml:space="preserve"> </w:t>
      </w:r>
    </w:p>
    <w:p w14:paraId="0887EF09" w14:textId="388B59A1" w:rsidR="00BF425F" w:rsidRDefault="003378D3" w:rsidP="00F06C1E">
      <w:pPr>
        <w:autoSpaceDE w:val="0"/>
        <w:autoSpaceDN w:val="0"/>
        <w:adjustRightInd w:val="0"/>
        <w:spacing w:after="0" w:line="276" w:lineRule="auto"/>
        <w:rPr>
          <w:rFonts w:asciiTheme="majorHAnsi" w:hAnsiTheme="majorHAnsi" w:cstheme="majorHAnsi"/>
        </w:rPr>
      </w:pPr>
      <w:r w:rsidRPr="003378D3">
        <w:rPr>
          <w:rFonts w:asciiTheme="majorHAnsi" w:hAnsiTheme="majorHAnsi" w:cstheme="majorHAnsi"/>
        </w:rPr>
        <w:t>Th</w:t>
      </w:r>
      <w:r w:rsidR="00183FD0">
        <w:rPr>
          <w:rFonts w:asciiTheme="majorHAnsi" w:hAnsiTheme="majorHAnsi" w:cstheme="majorHAnsi"/>
        </w:rPr>
        <w:t>is</w:t>
      </w:r>
      <w:r w:rsidRPr="003378D3">
        <w:rPr>
          <w:rFonts w:asciiTheme="majorHAnsi" w:hAnsiTheme="majorHAnsi" w:cstheme="majorHAnsi"/>
        </w:rPr>
        <w:t xml:space="preserve"> RDI Strategy build</w:t>
      </w:r>
      <w:r>
        <w:rPr>
          <w:rFonts w:asciiTheme="majorHAnsi" w:hAnsiTheme="majorHAnsi" w:cstheme="majorHAnsi"/>
        </w:rPr>
        <w:t>s</w:t>
      </w:r>
      <w:r w:rsidRPr="003378D3">
        <w:rPr>
          <w:rFonts w:asciiTheme="majorHAnsi" w:hAnsiTheme="majorHAnsi" w:cstheme="majorHAnsi"/>
        </w:rPr>
        <w:t xml:space="preserve"> on the </w:t>
      </w:r>
      <w:r w:rsidR="00680B36">
        <w:rPr>
          <w:rFonts w:asciiTheme="majorHAnsi" w:hAnsiTheme="majorHAnsi" w:cstheme="majorHAnsi"/>
        </w:rPr>
        <w:t>knowledge needs identified</w:t>
      </w:r>
      <w:r w:rsidRPr="003378D3">
        <w:rPr>
          <w:rFonts w:asciiTheme="majorHAnsi" w:hAnsiTheme="majorHAnsi" w:cstheme="majorHAnsi"/>
        </w:rPr>
        <w:t xml:space="preserve"> in the </w:t>
      </w:r>
      <w:hyperlink r:id="rId19" w:history="1">
        <w:r w:rsidRPr="00FF7112">
          <w:rPr>
            <w:rStyle w:val="Hyperlink"/>
            <w:rFonts w:asciiTheme="majorHAnsi" w:hAnsiTheme="majorHAnsi" w:cstheme="majorHAnsi"/>
          </w:rPr>
          <w:t>2017 Scientific Consensus Statement</w:t>
        </w:r>
      </w:hyperlink>
      <w:r w:rsidRPr="003378D3">
        <w:rPr>
          <w:rFonts w:asciiTheme="majorHAnsi" w:hAnsiTheme="majorHAnsi" w:cstheme="majorHAnsi"/>
        </w:rPr>
        <w:t xml:space="preserve">. </w:t>
      </w:r>
      <w:r>
        <w:rPr>
          <w:rFonts w:asciiTheme="majorHAnsi" w:hAnsiTheme="majorHAnsi" w:cstheme="majorHAnsi"/>
        </w:rPr>
        <w:t>Through</w:t>
      </w:r>
      <w:r w:rsidRPr="003378D3">
        <w:rPr>
          <w:rFonts w:asciiTheme="majorHAnsi" w:hAnsiTheme="majorHAnsi" w:cstheme="majorHAnsi"/>
        </w:rPr>
        <w:t xml:space="preserve"> </w:t>
      </w:r>
      <w:r>
        <w:rPr>
          <w:rFonts w:asciiTheme="majorHAnsi" w:hAnsiTheme="majorHAnsi" w:cstheme="majorHAnsi"/>
        </w:rPr>
        <w:t xml:space="preserve">collaborations </w:t>
      </w:r>
      <w:r w:rsidRPr="003378D3">
        <w:rPr>
          <w:rFonts w:asciiTheme="majorHAnsi" w:hAnsiTheme="majorHAnsi" w:cstheme="majorHAnsi"/>
        </w:rPr>
        <w:t xml:space="preserve">with research </w:t>
      </w:r>
      <w:r w:rsidR="00680B36">
        <w:rPr>
          <w:rFonts w:asciiTheme="majorHAnsi" w:hAnsiTheme="majorHAnsi" w:cstheme="majorHAnsi"/>
        </w:rPr>
        <w:t>organisations</w:t>
      </w:r>
      <w:r w:rsidRPr="003378D3">
        <w:rPr>
          <w:rFonts w:asciiTheme="majorHAnsi" w:hAnsiTheme="majorHAnsi" w:cstheme="majorHAnsi"/>
        </w:rPr>
        <w:t xml:space="preserve"> and other partners</w:t>
      </w:r>
      <w:r>
        <w:rPr>
          <w:rFonts w:asciiTheme="majorHAnsi" w:hAnsiTheme="majorHAnsi" w:cstheme="majorHAnsi"/>
        </w:rPr>
        <w:t>, the RDI Strategy</w:t>
      </w:r>
      <w:r w:rsidR="00680B36">
        <w:rPr>
          <w:rFonts w:asciiTheme="majorHAnsi" w:hAnsiTheme="majorHAnsi" w:cstheme="majorHAnsi"/>
        </w:rPr>
        <w:t xml:space="preserve"> aims to guide </w:t>
      </w:r>
      <w:r w:rsidR="0029194A">
        <w:rPr>
          <w:rFonts w:asciiTheme="majorHAnsi" w:hAnsiTheme="majorHAnsi" w:cstheme="majorHAnsi"/>
        </w:rPr>
        <w:t>the creation</w:t>
      </w:r>
      <w:r w:rsidR="00FA017E">
        <w:rPr>
          <w:rFonts w:asciiTheme="majorHAnsi" w:hAnsiTheme="majorHAnsi" w:cstheme="majorHAnsi"/>
        </w:rPr>
        <w:t>,</w:t>
      </w:r>
      <w:r w:rsidR="003959AC">
        <w:rPr>
          <w:rFonts w:asciiTheme="majorHAnsi" w:hAnsiTheme="majorHAnsi" w:cstheme="majorHAnsi"/>
        </w:rPr>
        <w:t xml:space="preserve"> </w:t>
      </w:r>
      <w:r w:rsidR="00680B36">
        <w:rPr>
          <w:rFonts w:asciiTheme="majorHAnsi" w:hAnsiTheme="majorHAnsi" w:cstheme="majorHAnsi"/>
        </w:rPr>
        <w:t xml:space="preserve">and implementation of knowledge </w:t>
      </w:r>
      <w:r w:rsidR="0029194A">
        <w:rPr>
          <w:rFonts w:asciiTheme="majorHAnsi" w:hAnsiTheme="majorHAnsi" w:cstheme="majorHAnsi"/>
        </w:rPr>
        <w:t xml:space="preserve">and research </w:t>
      </w:r>
      <w:r w:rsidR="00680B36">
        <w:rPr>
          <w:rFonts w:asciiTheme="majorHAnsi" w:hAnsiTheme="majorHAnsi" w:cstheme="majorHAnsi"/>
        </w:rPr>
        <w:t xml:space="preserve">required to achieve the targets, objectives and long-term outcome of the Reef 2050 WQIP.  </w:t>
      </w:r>
    </w:p>
    <w:p w14:paraId="61E9D867" w14:textId="77777777" w:rsidR="003378D3" w:rsidRDefault="003378D3" w:rsidP="00F06C1E">
      <w:pPr>
        <w:autoSpaceDE w:val="0"/>
        <w:autoSpaceDN w:val="0"/>
        <w:adjustRightInd w:val="0"/>
        <w:spacing w:after="0" w:line="276" w:lineRule="auto"/>
        <w:rPr>
          <w:rFonts w:asciiTheme="majorHAnsi" w:hAnsiTheme="majorHAnsi" w:cstheme="majorHAnsi"/>
        </w:rPr>
      </w:pPr>
    </w:p>
    <w:p w14:paraId="631FC0BB" w14:textId="77777777" w:rsidR="009D4249" w:rsidRDefault="009D4249" w:rsidP="00F06C1E">
      <w:pPr>
        <w:autoSpaceDE w:val="0"/>
        <w:autoSpaceDN w:val="0"/>
        <w:adjustRightInd w:val="0"/>
        <w:spacing w:after="0" w:line="276" w:lineRule="auto"/>
        <w:rPr>
          <w:rFonts w:asciiTheme="majorHAnsi" w:hAnsiTheme="majorHAnsi" w:cstheme="majorHAnsi"/>
        </w:rPr>
      </w:pPr>
    </w:p>
    <w:p w14:paraId="5431B38E" w14:textId="77777777" w:rsidR="00BF425F" w:rsidRDefault="00BF425F" w:rsidP="006B175A">
      <w:pPr>
        <w:pStyle w:val="Heading2"/>
      </w:pPr>
      <w:bookmarkStart w:id="17" w:name="_Toc517797020"/>
      <w:bookmarkStart w:id="18" w:name="_Toc517872814"/>
      <w:r>
        <w:t>How the RDI Strategy aids the implementation of the Reef 2050 WQIP</w:t>
      </w:r>
      <w:bookmarkEnd w:id="17"/>
      <w:bookmarkEnd w:id="18"/>
    </w:p>
    <w:p w14:paraId="11C21E76" w14:textId="77777777" w:rsidR="00ED0A4C" w:rsidRDefault="00BF425F" w:rsidP="00F06C1E">
      <w:pPr>
        <w:autoSpaceDE w:val="0"/>
        <w:autoSpaceDN w:val="0"/>
        <w:adjustRightInd w:val="0"/>
        <w:spacing w:after="0" w:line="276" w:lineRule="auto"/>
        <w:rPr>
          <w:rFonts w:asciiTheme="majorHAnsi" w:hAnsiTheme="majorHAnsi" w:cstheme="majorHAnsi"/>
        </w:rPr>
      </w:pPr>
      <w:r w:rsidRPr="00BF425F">
        <w:rPr>
          <w:rFonts w:asciiTheme="majorHAnsi" w:hAnsiTheme="majorHAnsi" w:cstheme="majorHAnsi"/>
        </w:rPr>
        <w:t>Th</w:t>
      </w:r>
      <w:r>
        <w:rPr>
          <w:rFonts w:asciiTheme="majorHAnsi" w:hAnsiTheme="majorHAnsi" w:cstheme="majorHAnsi"/>
        </w:rPr>
        <w:t>e Reef 2050 WQIP</w:t>
      </w:r>
      <w:r w:rsidRPr="00BF425F">
        <w:rPr>
          <w:rFonts w:asciiTheme="majorHAnsi" w:hAnsiTheme="majorHAnsi" w:cstheme="majorHAnsi"/>
        </w:rPr>
        <w:t xml:space="preserve"> recognises the need to urgently increase efforts to improve the quality of water flowing to the Reef. It meets this challenge using an expanded scope of tailored solutions</w:t>
      </w:r>
      <w:r w:rsidR="00ED0A4C">
        <w:rPr>
          <w:rFonts w:asciiTheme="majorHAnsi" w:hAnsiTheme="majorHAnsi" w:cstheme="majorHAnsi"/>
        </w:rPr>
        <w:t xml:space="preserve"> for </w:t>
      </w:r>
      <w:r w:rsidR="00ED0A4C" w:rsidRPr="00ED0A4C">
        <w:rPr>
          <w:rFonts w:asciiTheme="majorHAnsi" w:hAnsiTheme="majorHAnsi" w:cstheme="majorHAnsi"/>
          <w:i/>
        </w:rPr>
        <w:t>Responding to the Challenge</w:t>
      </w:r>
      <w:r w:rsidR="00ED0A4C">
        <w:rPr>
          <w:rFonts w:asciiTheme="majorHAnsi" w:hAnsiTheme="majorHAnsi" w:cstheme="majorHAnsi"/>
        </w:rPr>
        <w:t xml:space="preserve"> and </w:t>
      </w:r>
      <w:r w:rsidR="00ED0A4C" w:rsidRPr="00ED0A4C">
        <w:rPr>
          <w:rFonts w:asciiTheme="majorHAnsi" w:hAnsiTheme="majorHAnsi" w:cstheme="majorHAnsi"/>
          <w:i/>
        </w:rPr>
        <w:t>Enabling Delivery</w:t>
      </w:r>
      <w:r w:rsidR="00ED0A4C">
        <w:rPr>
          <w:rFonts w:asciiTheme="majorHAnsi" w:hAnsiTheme="majorHAnsi" w:cstheme="majorHAnsi"/>
        </w:rPr>
        <w:t xml:space="preserve"> (Figure 1)</w:t>
      </w:r>
      <w:r w:rsidRPr="00BF425F">
        <w:rPr>
          <w:rFonts w:asciiTheme="majorHAnsi" w:hAnsiTheme="majorHAnsi" w:cstheme="majorHAnsi"/>
        </w:rPr>
        <w:t>.</w:t>
      </w:r>
      <w:r w:rsidR="009A5F9B">
        <w:rPr>
          <w:rFonts w:asciiTheme="majorHAnsi" w:hAnsiTheme="majorHAnsi" w:cstheme="majorHAnsi"/>
        </w:rPr>
        <w:t xml:space="preserve"> </w:t>
      </w:r>
      <w:r w:rsidR="009A5F9B" w:rsidRPr="00B71332">
        <w:rPr>
          <w:rFonts w:asciiTheme="majorHAnsi" w:hAnsiTheme="majorHAnsi" w:cstheme="majorHAnsi"/>
          <w:i/>
        </w:rPr>
        <w:t>Applying the best available science and knowledge</w:t>
      </w:r>
      <w:r w:rsidR="009A5F9B">
        <w:rPr>
          <w:rFonts w:asciiTheme="majorHAnsi" w:hAnsiTheme="majorHAnsi" w:cstheme="majorHAnsi"/>
        </w:rPr>
        <w:t xml:space="preserve"> is</w:t>
      </w:r>
      <w:r>
        <w:rPr>
          <w:rFonts w:asciiTheme="majorHAnsi" w:hAnsiTheme="majorHAnsi" w:cstheme="majorHAnsi"/>
        </w:rPr>
        <w:t xml:space="preserve"> </w:t>
      </w:r>
      <w:r w:rsidR="009A5F9B">
        <w:rPr>
          <w:rFonts w:asciiTheme="majorHAnsi" w:hAnsiTheme="majorHAnsi" w:cstheme="majorHAnsi"/>
        </w:rPr>
        <w:t xml:space="preserve">identified as </w:t>
      </w:r>
      <w:r w:rsidR="00530036">
        <w:rPr>
          <w:rFonts w:asciiTheme="majorHAnsi" w:hAnsiTheme="majorHAnsi" w:cstheme="majorHAnsi"/>
        </w:rPr>
        <w:t>one of the</w:t>
      </w:r>
      <w:r w:rsidR="00E2510F">
        <w:rPr>
          <w:rFonts w:asciiTheme="majorHAnsi" w:hAnsiTheme="majorHAnsi" w:cstheme="majorHAnsi"/>
        </w:rPr>
        <w:t xml:space="preserve"> key work areas</w:t>
      </w:r>
      <w:r w:rsidR="00241AA1">
        <w:rPr>
          <w:rFonts w:asciiTheme="majorHAnsi" w:hAnsiTheme="majorHAnsi" w:cstheme="majorHAnsi"/>
        </w:rPr>
        <w:t xml:space="preserve"> </w:t>
      </w:r>
      <w:r w:rsidR="00D33DC3">
        <w:rPr>
          <w:rFonts w:asciiTheme="majorHAnsi" w:hAnsiTheme="majorHAnsi" w:cstheme="majorHAnsi"/>
        </w:rPr>
        <w:t xml:space="preserve">(B1 – </w:t>
      </w:r>
      <w:r w:rsidR="00A21DCC">
        <w:rPr>
          <w:rFonts w:asciiTheme="majorHAnsi" w:hAnsiTheme="majorHAnsi" w:cstheme="majorHAnsi"/>
        </w:rPr>
        <w:t>F</w:t>
      </w:r>
      <w:r w:rsidR="00D33DC3">
        <w:rPr>
          <w:rFonts w:asciiTheme="majorHAnsi" w:hAnsiTheme="majorHAnsi" w:cstheme="majorHAnsi"/>
        </w:rPr>
        <w:t xml:space="preserve">igure </w:t>
      </w:r>
      <w:r w:rsidR="00A21DCC">
        <w:rPr>
          <w:rFonts w:asciiTheme="majorHAnsi" w:hAnsiTheme="majorHAnsi" w:cstheme="majorHAnsi"/>
        </w:rPr>
        <w:t>1</w:t>
      </w:r>
      <w:r w:rsidR="00D33DC3">
        <w:rPr>
          <w:rFonts w:asciiTheme="majorHAnsi" w:hAnsiTheme="majorHAnsi" w:cstheme="majorHAnsi"/>
        </w:rPr>
        <w:t>)</w:t>
      </w:r>
      <w:r w:rsidR="00530036">
        <w:rPr>
          <w:rFonts w:asciiTheme="majorHAnsi" w:hAnsiTheme="majorHAnsi" w:cstheme="majorHAnsi"/>
        </w:rPr>
        <w:t xml:space="preserve"> </w:t>
      </w:r>
      <w:r w:rsidR="00142A10">
        <w:rPr>
          <w:rFonts w:asciiTheme="majorHAnsi" w:hAnsiTheme="majorHAnsi" w:cstheme="majorHAnsi"/>
        </w:rPr>
        <w:t>to support</w:t>
      </w:r>
      <w:r w:rsidR="00530036">
        <w:rPr>
          <w:rFonts w:asciiTheme="majorHAnsi" w:hAnsiTheme="majorHAnsi" w:cstheme="majorHAnsi"/>
        </w:rPr>
        <w:t xml:space="preserve"> </w:t>
      </w:r>
      <w:r w:rsidR="009A5F9B">
        <w:rPr>
          <w:rFonts w:asciiTheme="majorHAnsi" w:hAnsiTheme="majorHAnsi" w:cstheme="majorHAnsi"/>
        </w:rPr>
        <w:t>progress towards the targets</w:t>
      </w:r>
      <w:r w:rsidR="00B71332">
        <w:rPr>
          <w:rFonts w:asciiTheme="majorHAnsi" w:hAnsiTheme="majorHAnsi" w:cstheme="majorHAnsi"/>
        </w:rPr>
        <w:t>, objectives and long-term outcome</w:t>
      </w:r>
      <w:r w:rsidR="00530036">
        <w:rPr>
          <w:rFonts w:asciiTheme="majorHAnsi" w:hAnsiTheme="majorHAnsi" w:cstheme="majorHAnsi"/>
        </w:rPr>
        <w:t xml:space="preserve">. </w:t>
      </w:r>
    </w:p>
    <w:p w14:paraId="5F176078" w14:textId="77777777" w:rsidR="00ED0A4C" w:rsidRPr="00AD4840" w:rsidRDefault="00ED0A4C" w:rsidP="00F06C1E">
      <w:pPr>
        <w:autoSpaceDE w:val="0"/>
        <w:autoSpaceDN w:val="0"/>
        <w:adjustRightInd w:val="0"/>
        <w:spacing w:after="0" w:line="276" w:lineRule="auto"/>
        <w:rPr>
          <w:rFonts w:asciiTheme="majorHAnsi" w:hAnsiTheme="majorHAnsi" w:cstheme="majorHAnsi"/>
        </w:rPr>
      </w:pPr>
    </w:p>
    <w:p w14:paraId="1EDCC000" w14:textId="77777777" w:rsidR="00B71332" w:rsidRPr="00AD4840" w:rsidRDefault="00B71332" w:rsidP="00F06C1E">
      <w:pPr>
        <w:autoSpaceDE w:val="0"/>
        <w:autoSpaceDN w:val="0"/>
        <w:adjustRightInd w:val="0"/>
        <w:spacing w:after="120" w:line="276" w:lineRule="auto"/>
        <w:ind w:right="-46"/>
        <w:rPr>
          <w:rFonts w:asciiTheme="majorHAnsi" w:hAnsiTheme="majorHAnsi" w:cstheme="majorHAnsi"/>
          <w:bCs/>
        </w:rPr>
      </w:pPr>
      <w:r w:rsidRPr="00AD4840">
        <w:rPr>
          <w:rFonts w:asciiTheme="majorHAnsi" w:hAnsiTheme="majorHAnsi" w:cstheme="majorHAnsi"/>
          <w:bCs/>
        </w:rPr>
        <w:t>The Reef 2050 WQIP recognises the importance of knowledge creation for</w:t>
      </w:r>
      <w:r w:rsidRPr="00AD4840">
        <w:rPr>
          <w:rFonts w:asciiTheme="majorHAnsi" w:hAnsiTheme="majorHAnsi" w:cstheme="majorHAnsi"/>
        </w:rPr>
        <w:t xml:space="preserve"> </w:t>
      </w:r>
      <w:r w:rsidRPr="00AD4840">
        <w:rPr>
          <w:rFonts w:asciiTheme="majorHAnsi" w:hAnsiTheme="majorHAnsi" w:cstheme="majorHAnsi"/>
          <w:i/>
        </w:rPr>
        <w:t>applying the best available science and knowledge</w:t>
      </w:r>
      <w:r w:rsidRPr="00AD4840">
        <w:rPr>
          <w:rFonts w:asciiTheme="majorHAnsi" w:hAnsiTheme="majorHAnsi" w:cstheme="majorHAnsi"/>
          <w:bCs/>
        </w:rPr>
        <w:t xml:space="preserve"> in order to:</w:t>
      </w:r>
    </w:p>
    <w:p w14:paraId="15BE82C4" w14:textId="77777777" w:rsidR="00B71332" w:rsidRPr="00AD4840" w:rsidRDefault="0013693D" w:rsidP="00E64B0B">
      <w:pPr>
        <w:pStyle w:val="ListParagraph"/>
        <w:numPr>
          <w:ilvl w:val="0"/>
          <w:numId w:val="13"/>
        </w:numPr>
        <w:autoSpaceDE w:val="0"/>
        <w:autoSpaceDN w:val="0"/>
        <w:adjustRightInd w:val="0"/>
        <w:spacing w:after="0" w:line="240" w:lineRule="auto"/>
        <w:rPr>
          <w:rFonts w:asciiTheme="majorHAnsi" w:hAnsiTheme="majorHAnsi" w:cstheme="majorHAnsi"/>
        </w:rPr>
      </w:pPr>
      <w:r w:rsidRPr="00AD4840">
        <w:rPr>
          <w:rFonts w:asciiTheme="majorHAnsi" w:hAnsiTheme="majorHAnsi" w:cstheme="majorHAnsi"/>
        </w:rPr>
        <w:t>s</w:t>
      </w:r>
      <w:r w:rsidR="00B71332" w:rsidRPr="00AD4840">
        <w:rPr>
          <w:rFonts w:asciiTheme="majorHAnsi" w:hAnsiTheme="majorHAnsi" w:cstheme="majorHAnsi"/>
        </w:rPr>
        <w:t>upport policy, programs and practical on-ground management to improve water quality outcomes</w:t>
      </w:r>
    </w:p>
    <w:p w14:paraId="48AB469C" w14:textId="77777777" w:rsidR="00B71332" w:rsidRPr="00AD4840" w:rsidRDefault="0013693D" w:rsidP="00E64B0B">
      <w:pPr>
        <w:pStyle w:val="ListParagraph"/>
        <w:numPr>
          <w:ilvl w:val="0"/>
          <w:numId w:val="13"/>
        </w:numPr>
        <w:tabs>
          <w:tab w:val="left" w:pos="7500"/>
        </w:tabs>
        <w:autoSpaceDE w:val="0"/>
        <w:autoSpaceDN w:val="0"/>
        <w:adjustRightInd w:val="0"/>
        <w:spacing w:after="0" w:line="240" w:lineRule="auto"/>
        <w:rPr>
          <w:rFonts w:asciiTheme="majorHAnsi" w:hAnsiTheme="majorHAnsi" w:cstheme="majorHAnsi"/>
          <w:bCs/>
        </w:rPr>
      </w:pPr>
      <w:r w:rsidRPr="00AD4840">
        <w:rPr>
          <w:rFonts w:asciiTheme="majorHAnsi" w:hAnsiTheme="majorHAnsi" w:cstheme="majorHAnsi"/>
          <w:bCs/>
        </w:rPr>
        <w:t>u</w:t>
      </w:r>
      <w:r w:rsidR="00B71332" w:rsidRPr="00AD4840">
        <w:rPr>
          <w:rFonts w:asciiTheme="majorHAnsi" w:hAnsiTheme="majorHAnsi" w:cstheme="majorHAnsi"/>
          <w:bCs/>
        </w:rPr>
        <w:t>nderpin evidence-based decision-making</w:t>
      </w:r>
    </w:p>
    <w:p w14:paraId="6DC0AB5B" w14:textId="77777777" w:rsidR="00B71332" w:rsidRPr="00AD4840" w:rsidRDefault="00B71332" w:rsidP="00E64B0B">
      <w:pPr>
        <w:pStyle w:val="ListParagraph"/>
        <w:numPr>
          <w:ilvl w:val="0"/>
          <w:numId w:val="13"/>
        </w:numPr>
        <w:tabs>
          <w:tab w:val="left" w:pos="7500"/>
        </w:tabs>
        <w:autoSpaceDE w:val="0"/>
        <w:autoSpaceDN w:val="0"/>
        <w:adjustRightInd w:val="0"/>
        <w:spacing w:after="0" w:line="240" w:lineRule="auto"/>
        <w:rPr>
          <w:rFonts w:asciiTheme="majorHAnsi" w:hAnsiTheme="majorHAnsi" w:cstheme="majorHAnsi"/>
          <w:bCs/>
        </w:rPr>
      </w:pPr>
      <w:r w:rsidRPr="00AD4840">
        <w:rPr>
          <w:rFonts w:asciiTheme="majorHAnsi" w:hAnsiTheme="majorHAnsi" w:cstheme="majorHAnsi"/>
          <w:bCs/>
        </w:rPr>
        <w:t>inform on-ground actions to meet water quality improvement outcomes</w:t>
      </w:r>
    </w:p>
    <w:p w14:paraId="137AB65A" w14:textId="77777777" w:rsidR="00B71332" w:rsidRPr="00AD4840" w:rsidRDefault="00B71332" w:rsidP="00E64B0B">
      <w:pPr>
        <w:pStyle w:val="ListParagraph"/>
        <w:numPr>
          <w:ilvl w:val="0"/>
          <w:numId w:val="13"/>
        </w:numPr>
        <w:autoSpaceDE w:val="0"/>
        <w:autoSpaceDN w:val="0"/>
        <w:adjustRightInd w:val="0"/>
        <w:spacing w:after="0" w:line="240" w:lineRule="auto"/>
        <w:rPr>
          <w:rFonts w:asciiTheme="majorHAnsi" w:hAnsiTheme="majorHAnsi" w:cstheme="majorHAnsi"/>
        </w:rPr>
      </w:pPr>
      <w:r w:rsidRPr="00AD4840">
        <w:rPr>
          <w:rFonts w:asciiTheme="majorHAnsi" w:hAnsiTheme="majorHAnsi" w:cstheme="majorHAnsi"/>
        </w:rPr>
        <w:t xml:space="preserve">refine existing standards, regulations and planning frameworks of minimum practice standards for all industries </w:t>
      </w:r>
    </w:p>
    <w:p w14:paraId="65B24A93" w14:textId="77777777" w:rsidR="00B71332" w:rsidRPr="00AD4840" w:rsidRDefault="00B71332" w:rsidP="00E64B0B">
      <w:pPr>
        <w:pStyle w:val="ListParagraph"/>
        <w:numPr>
          <w:ilvl w:val="0"/>
          <w:numId w:val="13"/>
        </w:numPr>
        <w:autoSpaceDE w:val="0"/>
        <w:autoSpaceDN w:val="0"/>
        <w:adjustRightInd w:val="0"/>
        <w:spacing w:after="0" w:line="240" w:lineRule="auto"/>
        <w:rPr>
          <w:rFonts w:asciiTheme="majorHAnsi" w:hAnsiTheme="majorHAnsi" w:cstheme="majorHAnsi"/>
        </w:rPr>
      </w:pPr>
      <w:r w:rsidRPr="00AD4840">
        <w:rPr>
          <w:rFonts w:asciiTheme="majorHAnsi" w:hAnsiTheme="majorHAnsi" w:cstheme="majorHAnsi"/>
        </w:rPr>
        <w:t>inform land managers, communities, urban communities</w:t>
      </w:r>
      <w:r w:rsidR="0013693D" w:rsidRPr="00AD4840">
        <w:rPr>
          <w:rFonts w:asciiTheme="majorHAnsi" w:hAnsiTheme="majorHAnsi" w:cstheme="majorHAnsi"/>
        </w:rPr>
        <w:t>.</w:t>
      </w:r>
    </w:p>
    <w:p w14:paraId="03E3C5DE" w14:textId="77777777" w:rsidR="00B71332" w:rsidRPr="00B71332" w:rsidRDefault="00B71332" w:rsidP="00F06C1E">
      <w:pPr>
        <w:pStyle w:val="ListParagraph"/>
        <w:autoSpaceDE w:val="0"/>
        <w:autoSpaceDN w:val="0"/>
        <w:adjustRightInd w:val="0"/>
        <w:spacing w:after="0" w:line="240" w:lineRule="auto"/>
        <w:rPr>
          <w:rFonts w:cstheme="minorHAnsi"/>
        </w:rPr>
      </w:pPr>
    </w:p>
    <w:p w14:paraId="542A8EAB" w14:textId="77777777" w:rsidR="00395E11" w:rsidRDefault="00522436" w:rsidP="00F06C1E">
      <w:pPr>
        <w:autoSpaceDE w:val="0"/>
        <w:autoSpaceDN w:val="0"/>
        <w:adjustRightInd w:val="0"/>
        <w:spacing w:after="0" w:line="276" w:lineRule="auto"/>
        <w:rPr>
          <w:rFonts w:asciiTheme="majorHAnsi" w:hAnsiTheme="majorHAnsi" w:cstheme="majorHAnsi"/>
        </w:rPr>
      </w:pPr>
      <w:r w:rsidRPr="00522436">
        <w:rPr>
          <w:rFonts w:asciiTheme="majorHAnsi" w:hAnsiTheme="majorHAnsi" w:cstheme="majorHAnsi"/>
        </w:rPr>
        <w:t xml:space="preserve">Action </w:t>
      </w:r>
      <w:r>
        <w:rPr>
          <w:rFonts w:asciiTheme="majorHAnsi" w:hAnsiTheme="majorHAnsi" w:cstheme="majorHAnsi"/>
        </w:rPr>
        <w:t>4.1</w:t>
      </w:r>
      <w:r w:rsidRPr="00522436">
        <w:rPr>
          <w:rFonts w:asciiTheme="majorHAnsi" w:hAnsiTheme="majorHAnsi" w:cstheme="majorHAnsi"/>
        </w:rPr>
        <w:t xml:space="preserve"> of Reef 2050 WQIP</w:t>
      </w:r>
      <w:r w:rsidR="00ED0A4C">
        <w:rPr>
          <w:rFonts w:asciiTheme="majorHAnsi" w:hAnsiTheme="majorHAnsi" w:cstheme="majorHAnsi"/>
        </w:rPr>
        <w:t xml:space="preserve"> addresses the need for</w:t>
      </w:r>
      <w:r w:rsidR="00B71332">
        <w:rPr>
          <w:rFonts w:asciiTheme="majorHAnsi" w:hAnsiTheme="majorHAnsi" w:cstheme="majorHAnsi"/>
        </w:rPr>
        <w:t xml:space="preserve"> guidance in</w:t>
      </w:r>
      <w:r w:rsidR="00ED0A4C">
        <w:rPr>
          <w:rFonts w:asciiTheme="majorHAnsi" w:hAnsiTheme="majorHAnsi" w:cstheme="majorHAnsi"/>
        </w:rPr>
        <w:t xml:space="preserve"> creati</w:t>
      </w:r>
      <w:r w:rsidR="00B71332">
        <w:rPr>
          <w:rFonts w:asciiTheme="majorHAnsi" w:hAnsiTheme="majorHAnsi" w:cstheme="majorHAnsi"/>
        </w:rPr>
        <w:t>ng the best available science and knowledge through the RDI Strategy</w:t>
      </w:r>
      <w:r w:rsidRPr="00522436">
        <w:rPr>
          <w:rFonts w:asciiTheme="majorHAnsi" w:hAnsiTheme="majorHAnsi" w:cstheme="majorHAnsi"/>
        </w:rPr>
        <w:t>:</w:t>
      </w:r>
    </w:p>
    <w:p w14:paraId="7FB018B9" w14:textId="77777777" w:rsidR="00BF425F" w:rsidRDefault="00522436" w:rsidP="00F06C1E">
      <w:pPr>
        <w:autoSpaceDE w:val="0"/>
        <w:autoSpaceDN w:val="0"/>
        <w:adjustRightInd w:val="0"/>
        <w:spacing w:after="120" w:line="276" w:lineRule="auto"/>
        <w:ind w:left="709" w:right="379"/>
        <w:rPr>
          <w:rStyle w:val="Emphasis"/>
        </w:rPr>
      </w:pPr>
      <w:r w:rsidRPr="00530036">
        <w:rPr>
          <w:rStyle w:val="Emphasis"/>
        </w:rPr>
        <w:t xml:space="preserve">Identify, prioritise and fill knowledge </w:t>
      </w:r>
      <w:r w:rsidR="007F1BE1">
        <w:rPr>
          <w:rStyle w:val="Emphasis"/>
        </w:rPr>
        <w:t>needs</w:t>
      </w:r>
      <w:r w:rsidR="007F1BE1" w:rsidRPr="00530036">
        <w:rPr>
          <w:rStyle w:val="Emphasis"/>
        </w:rPr>
        <w:t xml:space="preserve"> </w:t>
      </w:r>
      <w:r w:rsidRPr="00530036">
        <w:rPr>
          <w:rStyle w:val="Emphasis"/>
        </w:rPr>
        <w:t xml:space="preserve">through the Reef 2050 </w:t>
      </w:r>
      <w:r w:rsidR="00054AA8">
        <w:rPr>
          <w:rStyle w:val="Emphasis"/>
        </w:rPr>
        <w:t xml:space="preserve">Water Quality </w:t>
      </w:r>
      <w:r w:rsidRPr="00530036">
        <w:rPr>
          <w:rStyle w:val="Emphasis"/>
        </w:rPr>
        <w:t>Research, Development and Innovation Strategy.</w:t>
      </w:r>
    </w:p>
    <w:p w14:paraId="21B172E9" w14:textId="77777777" w:rsidR="00885447" w:rsidRDefault="00885447" w:rsidP="00E06888">
      <w:pPr>
        <w:autoSpaceDE w:val="0"/>
        <w:autoSpaceDN w:val="0"/>
        <w:adjustRightInd w:val="0"/>
        <w:spacing w:after="120" w:line="276" w:lineRule="auto"/>
        <w:ind w:right="-46"/>
        <w:jc w:val="both"/>
        <w:rPr>
          <w:rFonts w:asciiTheme="majorHAnsi" w:hAnsiTheme="majorHAnsi" w:cstheme="majorHAnsi"/>
          <w:iCs/>
        </w:rPr>
      </w:pPr>
    </w:p>
    <w:p w14:paraId="2F92184E" w14:textId="77777777" w:rsidR="00ED0A4C" w:rsidRPr="002F063A" w:rsidRDefault="00ED0A4C" w:rsidP="00BE6A04">
      <w:pPr>
        <w:pStyle w:val="ListParagraph"/>
        <w:autoSpaceDE w:val="0"/>
        <w:autoSpaceDN w:val="0"/>
        <w:adjustRightInd w:val="0"/>
        <w:spacing w:after="0" w:line="240" w:lineRule="auto"/>
        <w:rPr>
          <w:rFonts w:cstheme="minorHAnsi"/>
        </w:rPr>
      </w:pPr>
    </w:p>
    <w:p w14:paraId="12BB4301" w14:textId="70ABD265" w:rsidR="00D33DC3" w:rsidRDefault="00D33DC3" w:rsidP="00E229BE">
      <w:pPr>
        <w:autoSpaceDE w:val="0"/>
        <w:autoSpaceDN w:val="0"/>
        <w:adjustRightInd w:val="0"/>
        <w:spacing w:after="120" w:line="276" w:lineRule="auto"/>
        <w:ind w:right="2080"/>
        <w:jc w:val="right"/>
        <w:rPr>
          <w:rFonts w:ascii="Calibri" w:eastAsia="Calibri" w:hAnsi="Calibri"/>
        </w:rPr>
      </w:pPr>
      <w:r>
        <w:rPr>
          <w:noProof/>
          <w:lang w:eastAsia="en-AU"/>
        </w:rPr>
        <w:lastRenderedPageBreak/>
        <w:drawing>
          <wp:inline distT="0" distB="0" distL="0" distR="0" wp14:anchorId="04AF5A66" wp14:editId="0AB35A64">
            <wp:extent cx="5796518" cy="3397250"/>
            <wp:effectExtent l="0" t="0" r="0" b="0"/>
            <wp:docPr id="5" name="Picture 5" descr="QGBR Responding to challenge diagram_050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QGBR Responding to challenge diagram_05021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803450" cy="3401313"/>
                    </a:xfrm>
                    <a:prstGeom prst="rect">
                      <a:avLst/>
                    </a:prstGeom>
                    <a:noFill/>
                    <a:ln>
                      <a:noFill/>
                    </a:ln>
                  </pic:spPr>
                </pic:pic>
              </a:graphicData>
            </a:graphic>
          </wp:inline>
        </w:drawing>
      </w:r>
    </w:p>
    <w:p w14:paraId="35062899" w14:textId="77777777" w:rsidR="00D33DC3" w:rsidRPr="00D33DC3" w:rsidRDefault="00D33DC3" w:rsidP="00D33DC3">
      <w:pPr>
        <w:autoSpaceDE w:val="0"/>
        <w:autoSpaceDN w:val="0"/>
        <w:adjustRightInd w:val="0"/>
        <w:spacing w:after="120" w:line="276" w:lineRule="auto"/>
        <w:ind w:right="2080"/>
        <w:jc w:val="both"/>
        <w:rPr>
          <w:rFonts w:ascii="Calibri" w:eastAsia="Calibri" w:hAnsi="Calibri"/>
        </w:rPr>
      </w:pPr>
      <w:r w:rsidRPr="000E5E5D">
        <w:t>Fig</w:t>
      </w:r>
      <w:r>
        <w:t xml:space="preserve">ure </w:t>
      </w:r>
      <w:r w:rsidR="00253591">
        <w:t>1</w:t>
      </w:r>
      <w:r>
        <w:t>.</w:t>
      </w:r>
      <w:r w:rsidRPr="000E5E5D">
        <w:t xml:space="preserve"> Implementing </w:t>
      </w:r>
      <w:r w:rsidR="00054AA8">
        <w:t xml:space="preserve">the </w:t>
      </w:r>
      <w:r w:rsidRPr="000E5E5D">
        <w:t>Reef 2050 WQIP</w:t>
      </w:r>
      <w:r w:rsidR="00054AA8">
        <w:t>.</w:t>
      </w:r>
    </w:p>
    <w:p w14:paraId="48504801" w14:textId="77777777" w:rsidR="0029194A" w:rsidRDefault="0029194A" w:rsidP="00406C66">
      <w:pPr>
        <w:autoSpaceDE w:val="0"/>
        <w:autoSpaceDN w:val="0"/>
        <w:adjustRightInd w:val="0"/>
        <w:spacing w:after="120" w:line="276" w:lineRule="auto"/>
        <w:ind w:right="-46"/>
        <w:rPr>
          <w:rFonts w:asciiTheme="majorHAnsi" w:hAnsiTheme="majorHAnsi" w:cstheme="majorHAnsi"/>
          <w:iCs/>
        </w:rPr>
      </w:pPr>
    </w:p>
    <w:p w14:paraId="4AE720B6" w14:textId="77777777" w:rsidR="00F21B88" w:rsidRDefault="00530036" w:rsidP="006B175A">
      <w:pPr>
        <w:pStyle w:val="Heading2"/>
      </w:pPr>
      <w:bookmarkStart w:id="19" w:name="_Toc517797021"/>
      <w:bookmarkStart w:id="20" w:name="_Toc517872815"/>
      <w:bookmarkStart w:id="21" w:name="_GoBack"/>
      <w:r>
        <w:t>Objective</w:t>
      </w:r>
      <w:r w:rsidR="00F21B88">
        <w:t xml:space="preserve">, </w:t>
      </w:r>
      <w:r w:rsidR="00054AA8">
        <w:t>s</w:t>
      </w:r>
      <w:r w:rsidR="00F21B88">
        <w:t xml:space="preserve">cope and </w:t>
      </w:r>
      <w:r w:rsidR="00054AA8">
        <w:t>a</w:t>
      </w:r>
      <w:r w:rsidR="00F21B88">
        <w:t xml:space="preserve">pproach </w:t>
      </w:r>
      <w:r w:rsidR="00395E11">
        <w:t>of the RDI Strategy</w:t>
      </w:r>
      <w:bookmarkEnd w:id="19"/>
      <w:bookmarkEnd w:id="20"/>
    </w:p>
    <w:bookmarkEnd w:id="21"/>
    <w:p w14:paraId="1FDEB17F" w14:textId="4503983A" w:rsidR="00452EB0" w:rsidRPr="00A76BC1" w:rsidRDefault="00F06C1E" w:rsidP="00501B18">
      <w:pPr>
        <w:autoSpaceDE w:val="0"/>
        <w:autoSpaceDN w:val="0"/>
        <w:adjustRightInd w:val="0"/>
        <w:spacing w:after="120" w:line="276" w:lineRule="auto"/>
        <w:rPr>
          <w:rFonts w:asciiTheme="majorHAnsi" w:hAnsiTheme="majorHAnsi" w:cstheme="majorHAnsi"/>
        </w:rPr>
      </w:pPr>
      <w:r w:rsidRPr="007E7124">
        <w:rPr>
          <w:rFonts w:asciiTheme="majorHAnsi" w:hAnsiTheme="majorHAnsi" w:cstheme="majorHAnsi"/>
          <w:noProof/>
          <w:lang w:eastAsia="en-AU"/>
        </w:rPr>
        <mc:AlternateContent>
          <mc:Choice Requires="wps">
            <w:drawing>
              <wp:anchor distT="45720" distB="45720" distL="114300" distR="114300" simplePos="0" relativeHeight="251659264" behindDoc="0" locked="0" layoutInCell="1" allowOverlap="1" wp14:anchorId="635ADA05" wp14:editId="2F6ACDFB">
                <wp:simplePos x="0" y="0"/>
                <wp:positionH relativeFrom="margin">
                  <wp:posOffset>3035935</wp:posOffset>
                </wp:positionH>
                <wp:positionV relativeFrom="paragraph">
                  <wp:posOffset>814070</wp:posOffset>
                </wp:positionV>
                <wp:extent cx="3023870" cy="1404620"/>
                <wp:effectExtent l="38100" t="38100" r="119380" b="1079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23870" cy="1404620"/>
                        </a:xfrm>
                        <a:prstGeom prst="rect">
                          <a:avLst/>
                        </a:prstGeom>
                        <a:solidFill>
                          <a:srgbClr val="EBF0F9"/>
                        </a:solidFill>
                        <a:ln w="19050">
                          <a:solidFill>
                            <a:schemeClr val="accent5">
                              <a:lumMod val="50000"/>
                            </a:schemeClr>
                          </a:solidFill>
                          <a:headEnd/>
                          <a:tailEnd/>
                        </a:ln>
                        <a:effectLst>
                          <a:outerShdw blurRad="50800" dist="38100" dir="2700000" algn="tl" rotWithShape="0">
                            <a:prstClr val="black">
                              <a:alpha val="40000"/>
                            </a:prstClr>
                          </a:outerShdw>
                        </a:effectLst>
                      </wps:spPr>
                      <wps:style>
                        <a:lnRef idx="2">
                          <a:schemeClr val="accent3"/>
                        </a:lnRef>
                        <a:fillRef idx="1">
                          <a:schemeClr val="lt1"/>
                        </a:fillRef>
                        <a:effectRef idx="0">
                          <a:schemeClr val="accent3"/>
                        </a:effectRef>
                        <a:fontRef idx="minor">
                          <a:schemeClr val="dk1"/>
                        </a:fontRef>
                      </wps:style>
                      <wps:txbx>
                        <w:txbxContent>
                          <w:p w14:paraId="31D15C05" w14:textId="77777777" w:rsidR="00AD4840" w:rsidRPr="00F0421E" w:rsidRDefault="00AD4840" w:rsidP="007E7124">
                            <w:pPr>
                              <w:pStyle w:val="CommentText"/>
                              <w:rPr>
                                <w:rFonts w:asciiTheme="majorHAnsi" w:hAnsiTheme="majorHAnsi" w:cstheme="majorHAnsi"/>
                                <w:sz w:val="22"/>
                                <w:szCs w:val="22"/>
                              </w:rPr>
                            </w:pPr>
                            <w:r w:rsidRPr="001757E7">
                              <w:rPr>
                                <w:rFonts w:ascii="CenturyGothic" w:hAnsi="CenturyGothic" w:cs="CenturyGothic"/>
                                <w:sz w:val="22"/>
                                <w:szCs w:val="18"/>
                              </w:rPr>
                              <w:t xml:space="preserve">The </w:t>
                            </w:r>
                            <w:r w:rsidRPr="00F0421E">
                              <w:rPr>
                                <w:rFonts w:ascii="CenturyGothic" w:hAnsi="CenturyGothic" w:cs="CenturyGothic"/>
                                <w:b/>
                                <w:sz w:val="22"/>
                                <w:szCs w:val="18"/>
                              </w:rPr>
                              <w:t>2017 Scientific Consensus Statement</w:t>
                            </w:r>
                            <w:r w:rsidRPr="001757E7">
                              <w:rPr>
                                <w:rFonts w:ascii="CenturyGothic" w:hAnsi="CenturyGothic" w:cs="CenturyGothic"/>
                                <w:sz w:val="22"/>
                                <w:szCs w:val="18"/>
                              </w:rPr>
                              <w:t xml:space="preserve"> reviews the</w:t>
                            </w:r>
                            <w:r w:rsidRPr="00501B18">
                              <w:rPr>
                                <w:rFonts w:asciiTheme="majorHAnsi" w:hAnsiTheme="majorHAnsi" w:cstheme="majorHAnsi"/>
                                <w:sz w:val="22"/>
                                <w:szCs w:val="22"/>
                              </w:rPr>
                              <w:t xml:space="preserve"> </w:t>
                            </w:r>
                            <w:r w:rsidRPr="001757E7">
                              <w:rPr>
                                <w:rFonts w:ascii="CenturyGothic" w:hAnsi="CenturyGothic" w:cs="CenturyGothic"/>
                                <w:sz w:val="22"/>
                                <w:szCs w:val="18"/>
                              </w:rPr>
                              <w:t xml:space="preserve">significant advances in scientific </w:t>
                            </w:r>
                            <w:r w:rsidRPr="00F0421E">
                              <w:rPr>
                                <w:rFonts w:ascii="CenturyGothic" w:hAnsi="CenturyGothic" w:cs="CenturyGothic"/>
                                <w:sz w:val="22"/>
                                <w:szCs w:val="18"/>
                              </w:rPr>
                              <w:t xml:space="preserve">knowledge of water quality issues in the Great Barrier Reef. Produced by a multidisciplinary group of scientists, with oversight from the Reef Independent Science Panel, this plan supports the development of the Reef 2050 Water Quality Improvement Plan 2017–2022 and underpins water quality investment decisions.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635ADA05" id="_x0000_t202" coordsize="21600,21600" o:spt="202" path="m,l,21600r21600,l21600,xe">
                <v:stroke joinstyle="miter"/>
                <v:path gradientshapeok="t" o:connecttype="rect"/>
              </v:shapetype>
              <v:shape id="Text Box 2" o:spid="_x0000_s1026" type="#_x0000_t202" style="position:absolute;margin-left:239.05pt;margin-top:64.1pt;width:238.1pt;height:110.6pt;z-index:25165926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" fillcolor="#ebf0f9" strokecolor="#1f3763 [1608]" strokeweight="1.5pt">
                <v:shadow on="t" color="black" opacity="26214f" origin="-.5,-.5" offset=".74836mm,.74836mm"/>
                <v:textbox style="mso-fit-shape-to-text:t">
                  <w:txbxContent>
                    <w:p w14:paraId="31D15C05" w14:textId="77777777" w:rsidR="00AD4840" w:rsidRPr="00F0421E" w:rsidRDefault="00AD4840" w:rsidP="007E7124">
                      <w:pPr>
                        <w:pStyle w:val="CommentText"/>
                        <w:rPr>
                          <w:rFonts w:asciiTheme="majorHAnsi" w:hAnsiTheme="majorHAnsi" w:cstheme="majorHAnsi"/>
                          <w:sz w:val="22"/>
                          <w:szCs w:val="22"/>
                        </w:rPr>
                      </w:pPr>
                      <w:r w:rsidRPr="001757E7">
                        <w:rPr>
                          <w:rFonts w:ascii="CenturyGothic" w:hAnsi="CenturyGothic" w:cs="CenturyGothic"/>
                          <w:sz w:val="22"/>
                          <w:szCs w:val="18"/>
                        </w:rPr>
                        <w:t xml:space="preserve">The </w:t>
                      </w:r>
                      <w:r w:rsidRPr="00F0421E">
                        <w:rPr>
                          <w:rFonts w:ascii="CenturyGothic" w:hAnsi="CenturyGothic" w:cs="CenturyGothic"/>
                          <w:b/>
                          <w:sz w:val="22"/>
                          <w:szCs w:val="18"/>
                        </w:rPr>
                        <w:t>2017 Scientific Consensus Statement</w:t>
                      </w:r>
                      <w:r w:rsidRPr="001757E7">
                        <w:rPr>
                          <w:rFonts w:ascii="CenturyGothic" w:hAnsi="CenturyGothic" w:cs="CenturyGothic"/>
                          <w:sz w:val="22"/>
                          <w:szCs w:val="18"/>
                        </w:rPr>
                        <w:t xml:space="preserve"> reviews the</w:t>
                      </w:r>
                      <w:r w:rsidRPr="00501B18">
                        <w:rPr>
                          <w:rFonts w:asciiTheme="majorHAnsi" w:hAnsiTheme="majorHAnsi" w:cstheme="majorHAnsi"/>
                          <w:sz w:val="22"/>
                          <w:szCs w:val="22"/>
                        </w:rPr>
                        <w:t xml:space="preserve"> </w:t>
                      </w:r>
                      <w:r w:rsidRPr="001757E7">
                        <w:rPr>
                          <w:rFonts w:ascii="CenturyGothic" w:hAnsi="CenturyGothic" w:cs="CenturyGothic"/>
                          <w:sz w:val="22"/>
                          <w:szCs w:val="18"/>
                        </w:rPr>
                        <w:t xml:space="preserve">significant advances in scientific </w:t>
                      </w:r>
                      <w:r w:rsidRPr="00F0421E">
                        <w:rPr>
                          <w:rFonts w:ascii="CenturyGothic" w:hAnsi="CenturyGothic" w:cs="CenturyGothic"/>
                          <w:sz w:val="22"/>
                          <w:szCs w:val="18"/>
                        </w:rPr>
                        <w:t xml:space="preserve">knowledge of water quality issues in the Great Barrier Reef. Produced by a multidisciplinary group of scientists, with oversight from the Reef Independent Science Panel, this plan supports the development of the Reef 2050 Water Quality Improvement Plan 2017–2022 and underpins water quality investment decisions. </w:t>
                      </w:r>
                    </w:p>
                  </w:txbxContent>
                </v:textbox>
                <w10:wrap type="square" anchorx="margin"/>
              </v:shape>
            </w:pict>
          </mc:Fallback>
        </mc:AlternateContent>
      </w:r>
      <w:r w:rsidR="00A76BC1" w:rsidRPr="00A76BC1">
        <w:rPr>
          <w:rFonts w:asciiTheme="majorHAnsi" w:hAnsiTheme="majorHAnsi" w:cstheme="majorHAnsi"/>
        </w:rPr>
        <w:t xml:space="preserve">The RDI </w:t>
      </w:r>
      <w:r w:rsidR="00054AA8">
        <w:rPr>
          <w:rFonts w:asciiTheme="majorHAnsi" w:hAnsiTheme="majorHAnsi" w:cstheme="majorHAnsi"/>
        </w:rPr>
        <w:t>S</w:t>
      </w:r>
      <w:r w:rsidR="00A76BC1" w:rsidRPr="00A76BC1">
        <w:rPr>
          <w:rFonts w:asciiTheme="majorHAnsi" w:hAnsiTheme="majorHAnsi" w:cstheme="majorHAnsi"/>
        </w:rPr>
        <w:t xml:space="preserve">trategy is the conduit for capturing the outstanding knowledge </w:t>
      </w:r>
      <w:r w:rsidR="000A373F">
        <w:rPr>
          <w:rFonts w:asciiTheme="majorHAnsi" w:hAnsiTheme="majorHAnsi" w:cstheme="majorHAnsi"/>
        </w:rPr>
        <w:t>needs</w:t>
      </w:r>
      <w:r w:rsidR="00A76BC1" w:rsidRPr="00A76BC1">
        <w:rPr>
          <w:rFonts w:asciiTheme="majorHAnsi" w:hAnsiTheme="majorHAnsi" w:cstheme="majorHAnsi"/>
        </w:rPr>
        <w:t xml:space="preserve"> and </w:t>
      </w:r>
      <w:del w:id="22" w:author="SMITH Rachael" w:date="2018-07-03T14:41:00Z">
        <w:r w:rsidR="00A76BC1" w:rsidRPr="00A76BC1" w:rsidDel="00661D0D">
          <w:rPr>
            <w:rFonts w:asciiTheme="majorHAnsi" w:hAnsiTheme="majorHAnsi" w:cstheme="majorHAnsi"/>
          </w:rPr>
          <w:delText xml:space="preserve">presenting a </w:delText>
        </w:r>
      </w:del>
      <w:r w:rsidR="00452EB0">
        <w:rPr>
          <w:rFonts w:asciiTheme="majorHAnsi" w:hAnsiTheme="majorHAnsi" w:cstheme="majorHAnsi"/>
        </w:rPr>
        <w:t>guid</w:t>
      </w:r>
      <w:ins w:id="23" w:author="SMITH Rachael" w:date="2018-07-03T14:41:00Z">
        <w:r w:rsidR="00661D0D">
          <w:rPr>
            <w:rFonts w:asciiTheme="majorHAnsi" w:hAnsiTheme="majorHAnsi" w:cstheme="majorHAnsi"/>
          </w:rPr>
          <w:t>ing</w:t>
        </w:r>
      </w:ins>
      <w:del w:id="24" w:author="SMITH Rachael" w:date="2018-07-03T14:41:00Z">
        <w:r w:rsidR="00452EB0" w:rsidDel="00661D0D">
          <w:rPr>
            <w:rFonts w:asciiTheme="majorHAnsi" w:hAnsiTheme="majorHAnsi" w:cstheme="majorHAnsi"/>
          </w:rPr>
          <w:delText>e</w:delText>
        </w:r>
      </w:del>
      <w:r w:rsidR="00A76BC1" w:rsidRPr="00A76BC1">
        <w:rPr>
          <w:rFonts w:asciiTheme="majorHAnsi" w:hAnsiTheme="majorHAnsi" w:cstheme="majorHAnsi"/>
        </w:rPr>
        <w:t xml:space="preserve"> </w:t>
      </w:r>
      <w:del w:id="25" w:author="SMITH Rachael" w:date="2018-07-03T14:41:00Z">
        <w:r w:rsidR="00A76BC1" w:rsidRPr="00A76BC1" w:rsidDel="00661D0D">
          <w:rPr>
            <w:rFonts w:asciiTheme="majorHAnsi" w:hAnsiTheme="majorHAnsi" w:cstheme="majorHAnsi"/>
          </w:rPr>
          <w:delText xml:space="preserve">for </w:delText>
        </w:r>
      </w:del>
      <w:del w:id="26" w:author="SMITH Rachael" w:date="2018-07-03T14:44:00Z">
        <w:r w:rsidR="00452EB0" w:rsidDel="00661D0D">
          <w:rPr>
            <w:rFonts w:asciiTheme="majorHAnsi" w:hAnsiTheme="majorHAnsi" w:cstheme="majorHAnsi"/>
          </w:rPr>
          <w:delText xml:space="preserve">investment in </w:delText>
        </w:r>
      </w:del>
      <w:r w:rsidR="00452EB0">
        <w:rPr>
          <w:rFonts w:asciiTheme="majorHAnsi" w:hAnsiTheme="majorHAnsi" w:cstheme="majorHAnsi"/>
        </w:rPr>
        <w:t>knowledge creation</w:t>
      </w:r>
      <w:del w:id="27" w:author="SMITH Rachael" w:date="2018-07-03T14:40:00Z">
        <w:r w:rsidR="00452EB0" w:rsidDel="00661D0D">
          <w:rPr>
            <w:rFonts w:asciiTheme="majorHAnsi" w:hAnsiTheme="majorHAnsi" w:cstheme="majorHAnsi"/>
          </w:rPr>
          <w:delText>,</w:delText>
        </w:r>
      </w:del>
      <w:r w:rsidR="00A76BC1" w:rsidRPr="00A76BC1">
        <w:rPr>
          <w:rFonts w:asciiTheme="majorHAnsi" w:hAnsiTheme="majorHAnsi" w:cstheme="majorHAnsi"/>
        </w:rPr>
        <w:t xml:space="preserve"> </w:t>
      </w:r>
      <w:ins w:id="28" w:author="SMITH Rachael" w:date="2018-07-03T14:42:00Z">
        <w:r w:rsidR="00661D0D">
          <w:rPr>
            <w:rFonts w:asciiTheme="majorHAnsi" w:hAnsiTheme="majorHAnsi" w:cstheme="majorHAnsi"/>
          </w:rPr>
          <w:t>(</w:t>
        </w:r>
      </w:ins>
      <w:r w:rsidR="00A76BC1" w:rsidRPr="00A76BC1">
        <w:rPr>
          <w:rFonts w:asciiTheme="majorHAnsi" w:hAnsiTheme="majorHAnsi" w:cstheme="majorHAnsi"/>
        </w:rPr>
        <w:t xml:space="preserve">through </w:t>
      </w:r>
      <w:ins w:id="29" w:author="SMITH Rachael" w:date="2018-07-03T14:44:00Z">
        <w:r w:rsidR="00661D0D">
          <w:rPr>
            <w:rFonts w:asciiTheme="majorHAnsi" w:hAnsiTheme="majorHAnsi" w:cstheme="majorHAnsi"/>
          </w:rPr>
          <w:t xml:space="preserve">investment in </w:t>
        </w:r>
      </w:ins>
      <w:r w:rsidR="00A76BC1" w:rsidRPr="00A76BC1">
        <w:rPr>
          <w:rFonts w:asciiTheme="majorHAnsi" w:hAnsiTheme="majorHAnsi" w:cstheme="majorHAnsi"/>
        </w:rPr>
        <w:t>research</w:t>
      </w:r>
      <w:r w:rsidR="00452EB0">
        <w:rPr>
          <w:rFonts w:asciiTheme="majorHAnsi" w:hAnsiTheme="majorHAnsi" w:cstheme="majorHAnsi"/>
        </w:rPr>
        <w:t xml:space="preserve"> and development</w:t>
      </w:r>
      <w:ins w:id="30" w:author="SMITH Rachael" w:date="2018-07-03T14:43:00Z">
        <w:r w:rsidR="00661D0D">
          <w:rPr>
            <w:rFonts w:asciiTheme="majorHAnsi" w:hAnsiTheme="majorHAnsi" w:cstheme="majorHAnsi"/>
          </w:rPr>
          <w:t>),</w:t>
        </w:r>
      </w:ins>
      <w:del w:id="31" w:author="SMITH Rachael" w:date="2018-07-03T14:43:00Z">
        <w:r w:rsidR="00452EB0" w:rsidDel="00661D0D">
          <w:rPr>
            <w:rFonts w:asciiTheme="majorHAnsi" w:hAnsiTheme="majorHAnsi" w:cstheme="majorHAnsi"/>
          </w:rPr>
          <w:delText>, and</w:delText>
        </w:r>
      </w:del>
      <w:r w:rsidR="00452EB0">
        <w:rPr>
          <w:rFonts w:asciiTheme="majorHAnsi" w:hAnsiTheme="majorHAnsi" w:cstheme="majorHAnsi"/>
        </w:rPr>
        <w:t xml:space="preserve"> </w:t>
      </w:r>
      <w:ins w:id="32" w:author="SMITH Rachael" w:date="2018-07-03T14:44:00Z">
        <w:r w:rsidR="00661D0D">
          <w:rPr>
            <w:rFonts w:asciiTheme="majorHAnsi" w:hAnsiTheme="majorHAnsi" w:cstheme="majorHAnsi"/>
          </w:rPr>
          <w:t xml:space="preserve">knowledge </w:t>
        </w:r>
      </w:ins>
      <w:del w:id="33" w:author="SMITH Rachael" w:date="2018-07-03T14:44:00Z">
        <w:r w:rsidR="00452EB0" w:rsidDel="00661D0D">
          <w:rPr>
            <w:rFonts w:asciiTheme="majorHAnsi" w:hAnsiTheme="majorHAnsi" w:cstheme="majorHAnsi"/>
          </w:rPr>
          <w:delText xml:space="preserve">knowledge </w:delText>
        </w:r>
      </w:del>
      <w:r w:rsidR="00452EB0">
        <w:rPr>
          <w:rFonts w:asciiTheme="majorHAnsi" w:hAnsiTheme="majorHAnsi" w:cstheme="majorHAnsi"/>
        </w:rPr>
        <w:t xml:space="preserve">implementation </w:t>
      </w:r>
      <w:r w:rsidR="000A0CFE">
        <w:rPr>
          <w:rFonts w:asciiTheme="majorHAnsi" w:hAnsiTheme="majorHAnsi" w:cstheme="majorHAnsi"/>
        </w:rPr>
        <w:t xml:space="preserve">and innovation </w:t>
      </w:r>
      <w:r w:rsidR="00452EB0">
        <w:rPr>
          <w:rFonts w:asciiTheme="majorHAnsi" w:hAnsiTheme="majorHAnsi" w:cstheme="majorHAnsi"/>
        </w:rPr>
        <w:t>(Figure 2)</w:t>
      </w:r>
      <w:r w:rsidR="00A76BC1" w:rsidRPr="00A76BC1">
        <w:rPr>
          <w:rFonts w:asciiTheme="majorHAnsi" w:hAnsiTheme="majorHAnsi" w:cstheme="majorHAnsi"/>
        </w:rPr>
        <w:t xml:space="preserve">. </w:t>
      </w:r>
      <w:r w:rsidR="00452EB0">
        <w:rPr>
          <w:rFonts w:asciiTheme="majorHAnsi" w:hAnsiTheme="majorHAnsi" w:cstheme="majorHAnsi"/>
        </w:rPr>
        <w:t xml:space="preserve">The knowledge needs are </w:t>
      </w:r>
      <w:r w:rsidR="00452EB0" w:rsidRPr="00A76BC1">
        <w:rPr>
          <w:rFonts w:asciiTheme="majorHAnsi" w:hAnsiTheme="majorHAnsi" w:cstheme="majorHAnsi"/>
        </w:rPr>
        <w:t xml:space="preserve">sourced from the </w:t>
      </w:r>
      <w:hyperlink r:id="rId21" w:history="1">
        <w:r w:rsidR="00452EB0" w:rsidRPr="001757E7">
          <w:rPr>
            <w:rStyle w:val="Hyperlink"/>
            <w:rFonts w:asciiTheme="majorHAnsi" w:hAnsiTheme="majorHAnsi" w:cstheme="majorHAnsi"/>
          </w:rPr>
          <w:t>2017 Scientific Consensus Statement</w:t>
        </w:r>
      </w:hyperlink>
      <w:r w:rsidR="00452EB0" w:rsidRPr="00A76BC1">
        <w:rPr>
          <w:rFonts w:asciiTheme="majorHAnsi" w:hAnsiTheme="majorHAnsi" w:cstheme="majorHAnsi"/>
        </w:rPr>
        <w:t xml:space="preserve">, previous RDI strategies, </w:t>
      </w:r>
      <w:r w:rsidR="00452EB0">
        <w:rPr>
          <w:rFonts w:asciiTheme="majorHAnsi" w:hAnsiTheme="majorHAnsi" w:cstheme="majorHAnsi"/>
        </w:rPr>
        <w:t>expert opinion and</w:t>
      </w:r>
      <w:r w:rsidR="00452EB0" w:rsidRPr="00A76BC1">
        <w:rPr>
          <w:rFonts w:asciiTheme="majorHAnsi" w:hAnsiTheme="majorHAnsi" w:cstheme="majorHAnsi"/>
        </w:rPr>
        <w:t xml:space="preserve"> stakeholder engagement</w:t>
      </w:r>
      <w:r w:rsidR="00452EB0">
        <w:rPr>
          <w:rFonts w:asciiTheme="majorHAnsi" w:hAnsiTheme="majorHAnsi" w:cstheme="majorHAnsi"/>
        </w:rPr>
        <w:t xml:space="preserve">. </w:t>
      </w:r>
    </w:p>
    <w:p w14:paraId="3D4C24A3" w14:textId="77777777" w:rsidR="00A76BC1" w:rsidRDefault="00A76BC1" w:rsidP="00501B18">
      <w:pPr>
        <w:autoSpaceDE w:val="0"/>
        <w:autoSpaceDN w:val="0"/>
        <w:adjustRightInd w:val="0"/>
        <w:spacing w:after="120" w:line="276" w:lineRule="auto"/>
        <w:rPr>
          <w:rFonts w:asciiTheme="majorHAnsi" w:hAnsiTheme="majorHAnsi" w:cstheme="majorHAnsi"/>
        </w:rPr>
      </w:pPr>
      <w:r w:rsidRPr="00A76BC1">
        <w:rPr>
          <w:rFonts w:asciiTheme="majorHAnsi" w:hAnsiTheme="majorHAnsi" w:cstheme="majorHAnsi"/>
        </w:rPr>
        <w:t xml:space="preserve">Given the increased urgency for improving water quality for the Reef – with regards to the back-to-back bleaching events and severe cyclones – the vision for this RDI Strategy is </w:t>
      </w:r>
      <w:r w:rsidRPr="00530036">
        <w:rPr>
          <w:rFonts w:asciiTheme="majorHAnsi" w:hAnsiTheme="majorHAnsi" w:cstheme="majorHAnsi"/>
        </w:rPr>
        <w:t xml:space="preserve">to ensure that </w:t>
      </w:r>
      <w:r w:rsidR="000A0CFE">
        <w:rPr>
          <w:rFonts w:asciiTheme="majorHAnsi" w:hAnsiTheme="majorHAnsi" w:cstheme="majorHAnsi"/>
        </w:rPr>
        <w:t xml:space="preserve">knowledge creation through </w:t>
      </w:r>
      <w:r w:rsidRPr="00530036">
        <w:rPr>
          <w:rFonts w:asciiTheme="majorHAnsi" w:hAnsiTheme="majorHAnsi" w:cstheme="majorHAnsi"/>
        </w:rPr>
        <w:t xml:space="preserve">research </w:t>
      </w:r>
      <w:r w:rsidR="000A0CFE">
        <w:rPr>
          <w:rFonts w:asciiTheme="majorHAnsi" w:hAnsiTheme="majorHAnsi" w:cstheme="majorHAnsi"/>
        </w:rPr>
        <w:t>and development is</w:t>
      </w:r>
      <w:r w:rsidRPr="00530036">
        <w:rPr>
          <w:rFonts w:asciiTheme="majorHAnsi" w:hAnsiTheme="majorHAnsi" w:cstheme="majorHAnsi"/>
        </w:rPr>
        <w:t xml:space="preserve"> focused, </w:t>
      </w:r>
      <w:r w:rsidR="000A0CFE">
        <w:rPr>
          <w:rFonts w:asciiTheme="majorHAnsi" w:hAnsiTheme="majorHAnsi" w:cstheme="majorHAnsi"/>
        </w:rPr>
        <w:t xml:space="preserve">practical </w:t>
      </w:r>
      <w:r w:rsidRPr="00530036">
        <w:rPr>
          <w:rFonts w:asciiTheme="majorHAnsi" w:hAnsiTheme="majorHAnsi" w:cstheme="majorHAnsi"/>
        </w:rPr>
        <w:t xml:space="preserve">and readily </w:t>
      </w:r>
      <w:r w:rsidR="000A0CFE">
        <w:rPr>
          <w:rFonts w:asciiTheme="majorHAnsi" w:hAnsiTheme="majorHAnsi" w:cstheme="majorHAnsi"/>
        </w:rPr>
        <w:t>implemented</w:t>
      </w:r>
      <w:r w:rsidRPr="00530036">
        <w:rPr>
          <w:rFonts w:asciiTheme="majorHAnsi" w:hAnsiTheme="majorHAnsi" w:cstheme="majorHAnsi"/>
        </w:rPr>
        <w:t xml:space="preserve"> into policy</w:t>
      </w:r>
      <w:r w:rsidR="000A0CFE">
        <w:rPr>
          <w:rFonts w:asciiTheme="majorHAnsi" w:hAnsiTheme="majorHAnsi" w:cstheme="majorHAnsi"/>
        </w:rPr>
        <w:t>,</w:t>
      </w:r>
      <w:r w:rsidRPr="00530036">
        <w:rPr>
          <w:rFonts w:asciiTheme="majorHAnsi" w:hAnsiTheme="majorHAnsi" w:cstheme="majorHAnsi"/>
        </w:rPr>
        <w:t xml:space="preserve"> </w:t>
      </w:r>
      <w:r w:rsidR="000A0CFE">
        <w:rPr>
          <w:rFonts w:asciiTheme="majorHAnsi" w:hAnsiTheme="majorHAnsi" w:cstheme="majorHAnsi"/>
        </w:rPr>
        <w:t>programs</w:t>
      </w:r>
      <w:r w:rsidRPr="00530036">
        <w:rPr>
          <w:rFonts w:asciiTheme="majorHAnsi" w:hAnsiTheme="majorHAnsi" w:cstheme="majorHAnsi"/>
        </w:rPr>
        <w:t xml:space="preserve"> </w:t>
      </w:r>
      <w:r w:rsidR="000A0CFE">
        <w:rPr>
          <w:rFonts w:asciiTheme="majorHAnsi" w:hAnsiTheme="majorHAnsi" w:cstheme="majorHAnsi"/>
        </w:rPr>
        <w:t xml:space="preserve">and on-ground management </w:t>
      </w:r>
      <w:r w:rsidRPr="00530036">
        <w:rPr>
          <w:rFonts w:asciiTheme="majorHAnsi" w:hAnsiTheme="majorHAnsi" w:cstheme="majorHAnsi"/>
        </w:rPr>
        <w:t xml:space="preserve">to get the most effective outcomes in the most efficient way. </w:t>
      </w:r>
    </w:p>
    <w:p w14:paraId="2D265057" w14:textId="77777777" w:rsidR="00F06C1E" w:rsidRDefault="00F06C1E" w:rsidP="00501B18">
      <w:pPr>
        <w:autoSpaceDE w:val="0"/>
        <w:autoSpaceDN w:val="0"/>
        <w:adjustRightInd w:val="0"/>
        <w:spacing w:after="120" w:line="276" w:lineRule="auto"/>
        <w:rPr>
          <w:rFonts w:asciiTheme="majorHAnsi" w:hAnsiTheme="majorHAnsi" w:cstheme="majorHAnsi"/>
        </w:rPr>
      </w:pPr>
    </w:p>
    <w:p w14:paraId="31E4EC41" w14:textId="77777777" w:rsidR="00530036" w:rsidRPr="00A76BC1" w:rsidRDefault="00530036" w:rsidP="00501B18">
      <w:pPr>
        <w:autoSpaceDE w:val="0"/>
        <w:autoSpaceDN w:val="0"/>
        <w:adjustRightInd w:val="0"/>
        <w:spacing w:after="120" w:line="276" w:lineRule="auto"/>
        <w:rPr>
          <w:rFonts w:asciiTheme="majorHAnsi" w:hAnsiTheme="majorHAnsi" w:cstheme="majorHAnsi"/>
        </w:rPr>
      </w:pPr>
      <w:r w:rsidRPr="00A76BC1">
        <w:rPr>
          <w:rFonts w:asciiTheme="majorHAnsi" w:hAnsiTheme="majorHAnsi" w:cstheme="majorHAnsi"/>
        </w:rPr>
        <w:t xml:space="preserve">It differs from </w:t>
      </w:r>
      <w:r w:rsidR="0000363F">
        <w:rPr>
          <w:rFonts w:asciiTheme="majorHAnsi" w:hAnsiTheme="majorHAnsi" w:cstheme="majorHAnsi"/>
        </w:rPr>
        <w:t xml:space="preserve">previous </w:t>
      </w:r>
      <w:r w:rsidRPr="00A76BC1">
        <w:rPr>
          <w:rFonts w:asciiTheme="majorHAnsi" w:hAnsiTheme="majorHAnsi" w:cstheme="majorHAnsi"/>
        </w:rPr>
        <w:t>strategies in that it will be delivered in two stages:</w:t>
      </w:r>
    </w:p>
    <w:p w14:paraId="36483A81" w14:textId="77777777" w:rsidR="00530036" w:rsidRPr="00A76BC1" w:rsidRDefault="00530036" w:rsidP="00501B18">
      <w:pPr>
        <w:autoSpaceDE w:val="0"/>
        <w:autoSpaceDN w:val="0"/>
        <w:adjustRightInd w:val="0"/>
        <w:spacing w:after="120" w:line="276" w:lineRule="auto"/>
        <w:rPr>
          <w:rFonts w:asciiTheme="majorHAnsi" w:hAnsiTheme="majorHAnsi" w:cstheme="majorHAnsi"/>
        </w:rPr>
      </w:pPr>
      <w:r w:rsidRPr="00A76BC1">
        <w:rPr>
          <w:rFonts w:asciiTheme="majorHAnsi" w:hAnsiTheme="majorHAnsi" w:cstheme="majorHAnsi"/>
        </w:rPr>
        <w:t xml:space="preserve">Stage 1: </w:t>
      </w:r>
      <w:r w:rsidRPr="00A76BC1">
        <w:rPr>
          <w:rFonts w:asciiTheme="majorHAnsi" w:hAnsiTheme="majorHAnsi" w:cstheme="majorHAnsi"/>
          <w:b/>
        </w:rPr>
        <w:t xml:space="preserve">The </w:t>
      </w:r>
      <w:r w:rsidR="0055654C">
        <w:rPr>
          <w:rFonts w:asciiTheme="majorHAnsi" w:hAnsiTheme="majorHAnsi" w:cstheme="majorHAnsi"/>
          <w:b/>
        </w:rPr>
        <w:t>p</w:t>
      </w:r>
      <w:r w:rsidRPr="00A76BC1">
        <w:rPr>
          <w:rFonts w:asciiTheme="majorHAnsi" w:hAnsiTheme="majorHAnsi" w:cstheme="majorHAnsi"/>
          <w:b/>
        </w:rPr>
        <w:t xml:space="preserve">rioritised </w:t>
      </w:r>
      <w:r w:rsidR="0055654C">
        <w:rPr>
          <w:rFonts w:asciiTheme="majorHAnsi" w:hAnsiTheme="majorHAnsi" w:cstheme="majorHAnsi"/>
          <w:b/>
        </w:rPr>
        <w:t>k</w:t>
      </w:r>
      <w:r w:rsidR="000A0CFE">
        <w:rPr>
          <w:rFonts w:asciiTheme="majorHAnsi" w:hAnsiTheme="majorHAnsi" w:cstheme="majorHAnsi"/>
          <w:b/>
        </w:rPr>
        <w:t xml:space="preserve">nowledge </w:t>
      </w:r>
      <w:r w:rsidR="0055654C">
        <w:rPr>
          <w:rFonts w:asciiTheme="majorHAnsi" w:hAnsiTheme="majorHAnsi" w:cstheme="majorHAnsi"/>
          <w:b/>
        </w:rPr>
        <w:t>n</w:t>
      </w:r>
      <w:r w:rsidR="000A0CFE">
        <w:rPr>
          <w:rFonts w:asciiTheme="majorHAnsi" w:hAnsiTheme="majorHAnsi" w:cstheme="majorHAnsi"/>
          <w:b/>
        </w:rPr>
        <w:t xml:space="preserve">eeds </w:t>
      </w:r>
      <w:r w:rsidRPr="00A76BC1">
        <w:rPr>
          <w:rFonts w:asciiTheme="majorHAnsi" w:hAnsiTheme="majorHAnsi" w:cstheme="majorHAnsi"/>
        </w:rPr>
        <w:t>– A high</w:t>
      </w:r>
      <w:r w:rsidR="0000363F">
        <w:rPr>
          <w:rFonts w:asciiTheme="majorHAnsi" w:hAnsiTheme="majorHAnsi" w:cstheme="majorHAnsi"/>
        </w:rPr>
        <w:t xml:space="preserve"> </w:t>
      </w:r>
      <w:r w:rsidRPr="00A76BC1">
        <w:rPr>
          <w:rFonts w:asciiTheme="majorHAnsi" w:hAnsiTheme="majorHAnsi" w:cstheme="majorHAnsi"/>
        </w:rPr>
        <w:t xml:space="preserve">level </w:t>
      </w:r>
      <w:r w:rsidR="000A0CFE">
        <w:rPr>
          <w:rFonts w:asciiTheme="majorHAnsi" w:hAnsiTheme="majorHAnsi" w:cstheme="majorHAnsi"/>
        </w:rPr>
        <w:t>guide</w:t>
      </w:r>
      <w:r w:rsidRPr="00A76BC1">
        <w:rPr>
          <w:rFonts w:asciiTheme="majorHAnsi" w:hAnsiTheme="majorHAnsi" w:cstheme="majorHAnsi"/>
        </w:rPr>
        <w:t xml:space="preserve"> to inform researchers, research </w:t>
      </w:r>
      <w:r w:rsidR="000A0CFE">
        <w:rPr>
          <w:rFonts w:asciiTheme="majorHAnsi" w:hAnsiTheme="majorHAnsi" w:cstheme="majorHAnsi"/>
        </w:rPr>
        <w:t>investors</w:t>
      </w:r>
      <w:r w:rsidRPr="00A76BC1">
        <w:rPr>
          <w:rFonts w:asciiTheme="majorHAnsi" w:hAnsiTheme="majorHAnsi" w:cstheme="majorHAnsi"/>
        </w:rPr>
        <w:t xml:space="preserve"> and end</w:t>
      </w:r>
      <w:r w:rsidR="0000363F">
        <w:rPr>
          <w:rFonts w:asciiTheme="majorHAnsi" w:hAnsiTheme="majorHAnsi" w:cstheme="majorHAnsi"/>
        </w:rPr>
        <w:t xml:space="preserve"> </w:t>
      </w:r>
      <w:r w:rsidRPr="00A76BC1">
        <w:rPr>
          <w:rFonts w:asciiTheme="majorHAnsi" w:hAnsiTheme="majorHAnsi" w:cstheme="majorHAnsi"/>
        </w:rPr>
        <w:t xml:space="preserve">users of the priority </w:t>
      </w:r>
      <w:r w:rsidR="000E37CE">
        <w:rPr>
          <w:rFonts w:asciiTheme="majorHAnsi" w:hAnsiTheme="majorHAnsi" w:cstheme="majorHAnsi"/>
        </w:rPr>
        <w:t>knowledge needs</w:t>
      </w:r>
      <w:r>
        <w:rPr>
          <w:rFonts w:asciiTheme="majorHAnsi" w:hAnsiTheme="majorHAnsi" w:cstheme="majorHAnsi"/>
        </w:rPr>
        <w:t xml:space="preserve"> for achieving the targets, objectives and outcome</w:t>
      </w:r>
      <w:r w:rsidRPr="00A76BC1">
        <w:rPr>
          <w:rFonts w:asciiTheme="majorHAnsi" w:hAnsiTheme="majorHAnsi" w:cstheme="majorHAnsi"/>
        </w:rPr>
        <w:t xml:space="preserve"> of the Reef 2050 WQIP</w:t>
      </w:r>
      <w:r w:rsidR="0000363F">
        <w:rPr>
          <w:rFonts w:asciiTheme="majorHAnsi" w:hAnsiTheme="majorHAnsi" w:cstheme="majorHAnsi"/>
        </w:rPr>
        <w:t>.</w:t>
      </w:r>
    </w:p>
    <w:p w14:paraId="0BF925E2" w14:textId="77777777" w:rsidR="00530036" w:rsidRDefault="00530036" w:rsidP="00501B18">
      <w:pPr>
        <w:spacing w:after="120" w:line="276" w:lineRule="auto"/>
        <w:contextualSpacing/>
        <w:rPr>
          <w:rFonts w:asciiTheme="majorHAnsi" w:hAnsiTheme="majorHAnsi" w:cstheme="majorHAnsi"/>
        </w:rPr>
      </w:pPr>
      <w:r>
        <w:rPr>
          <w:rFonts w:asciiTheme="majorHAnsi" w:hAnsiTheme="majorHAnsi" w:cstheme="majorHAnsi"/>
        </w:rPr>
        <w:t>Stage 2</w:t>
      </w:r>
      <w:r w:rsidRPr="00A76BC1">
        <w:rPr>
          <w:rFonts w:asciiTheme="majorHAnsi" w:hAnsiTheme="majorHAnsi" w:cstheme="majorHAnsi"/>
        </w:rPr>
        <w:t>:</w:t>
      </w:r>
      <w:r>
        <w:rPr>
          <w:rFonts w:asciiTheme="majorHAnsi" w:hAnsiTheme="majorHAnsi" w:cstheme="majorHAnsi"/>
        </w:rPr>
        <w:t xml:space="preserve"> </w:t>
      </w:r>
      <w:r>
        <w:rPr>
          <w:rFonts w:asciiTheme="majorHAnsi" w:hAnsiTheme="majorHAnsi" w:cstheme="majorHAnsi"/>
          <w:b/>
        </w:rPr>
        <w:t xml:space="preserve">Research </w:t>
      </w:r>
      <w:r w:rsidR="0055654C">
        <w:rPr>
          <w:rFonts w:asciiTheme="majorHAnsi" w:hAnsiTheme="majorHAnsi" w:cstheme="majorHAnsi"/>
          <w:b/>
        </w:rPr>
        <w:t>i</w:t>
      </w:r>
      <w:r w:rsidR="00D123A5">
        <w:rPr>
          <w:rFonts w:asciiTheme="majorHAnsi" w:hAnsiTheme="majorHAnsi" w:cstheme="majorHAnsi"/>
          <w:b/>
        </w:rPr>
        <w:t xml:space="preserve">mpact and </w:t>
      </w:r>
      <w:r w:rsidR="0055654C">
        <w:rPr>
          <w:rFonts w:asciiTheme="majorHAnsi" w:hAnsiTheme="majorHAnsi" w:cstheme="majorHAnsi"/>
          <w:b/>
        </w:rPr>
        <w:t>e</w:t>
      </w:r>
      <w:r w:rsidR="00D123A5">
        <w:rPr>
          <w:rFonts w:asciiTheme="majorHAnsi" w:hAnsiTheme="majorHAnsi" w:cstheme="majorHAnsi"/>
          <w:b/>
        </w:rPr>
        <w:t>ngagement</w:t>
      </w:r>
      <w:r>
        <w:rPr>
          <w:rFonts w:asciiTheme="majorHAnsi" w:hAnsiTheme="majorHAnsi" w:cstheme="majorHAnsi"/>
          <w:b/>
        </w:rPr>
        <w:t xml:space="preserve"> </w:t>
      </w:r>
      <w:r w:rsidR="0055654C">
        <w:rPr>
          <w:rFonts w:asciiTheme="majorHAnsi" w:hAnsiTheme="majorHAnsi" w:cstheme="majorHAnsi"/>
          <w:b/>
        </w:rPr>
        <w:t>p</w:t>
      </w:r>
      <w:r>
        <w:rPr>
          <w:rFonts w:asciiTheme="majorHAnsi" w:hAnsiTheme="majorHAnsi" w:cstheme="majorHAnsi"/>
          <w:b/>
        </w:rPr>
        <w:t>lan</w:t>
      </w:r>
      <w:r>
        <w:rPr>
          <w:rFonts w:asciiTheme="majorHAnsi" w:hAnsiTheme="majorHAnsi" w:cstheme="majorHAnsi"/>
        </w:rPr>
        <w:t xml:space="preserve"> – A plan to </w:t>
      </w:r>
      <w:r w:rsidR="00F514E3">
        <w:rPr>
          <w:rFonts w:asciiTheme="majorHAnsi" w:hAnsiTheme="majorHAnsi" w:cstheme="majorHAnsi"/>
        </w:rPr>
        <w:t xml:space="preserve">aid the implementation </w:t>
      </w:r>
      <w:r w:rsidR="00661B2E">
        <w:rPr>
          <w:rFonts w:asciiTheme="majorHAnsi" w:hAnsiTheme="majorHAnsi" w:cstheme="majorHAnsi"/>
        </w:rPr>
        <w:t xml:space="preserve">and innovation </w:t>
      </w:r>
      <w:r w:rsidR="00F514E3">
        <w:rPr>
          <w:rFonts w:asciiTheme="majorHAnsi" w:hAnsiTheme="majorHAnsi" w:cstheme="majorHAnsi"/>
        </w:rPr>
        <w:t xml:space="preserve">of new science and knowledge through understanding </w:t>
      </w:r>
      <w:r>
        <w:rPr>
          <w:rFonts w:asciiTheme="majorHAnsi" w:hAnsiTheme="majorHAnsi" w:cstheme="majorHAnsi"/>
        </w:rPr>
        <w:t xml:space="preserve">research </w:t>
      </w:r>
      <w:r w:rsidR="00F222A0">
        <w:rPr>
          <w:rFonts w:asciiTheme="majorHAnsi" w:hAnsiTheme="majorHAnsi" w:cstheme="majorHAnsi"/>
        </w:rPr>
        <w:t>impact and engagement</w:t>
      </w:r>
      <w:r w:rsidR="00110FDC">
        <w:rPr>
          <w:rFonts w:asciiTheme="majorHAnsi" w:hAnsiTheme="majorHAnsi" w:cstheme="majorHAnsi"/>
        </w:rPr>
        <w:t xml:space="preserve">. The aim of </w:t>
      </w:r>
      <w:r w:rsidR="00110FDC">
        <w:rPr>
          <w:rFonts w:asciiTheme="majorHAnsi" w:hAnsiTheme="majorHAnsi" w:cstheme="majorHAnsi"/>
        </w:rPr>
        <w:lastRenderedPageBreak/>
        <w:t xml:space="preserve">Stage 2 is </w:t>
      </w:r>
      <w:r w:rsidR="00661B2E">
        <w:rPr>
          <w:rFonts w:asciiTheme="majorHAnsi" w:hAnsiTheme="majorHAnsi" w:cstheme="majorHAnsi"/>
        </w:rPr>
        <w:t xml:space="preserve">to </w:t>
      </w:r>
      <w:r w:rsidR="00476227">
        <w:rPr>
          <w:rFonts w:asciiTheme="majorHAnsi" w:hAnsiTheme="majorHAnsi" w:cstheme="majorHAnsi"/>
        </w:rPr>
        <w:t xml:space="preserve">(i) engage with researchers to </w:t>
      </w:r>
      <w:r w:rsidR="00661B2E">
        <w:rPr>
          <w:rFonts w:asciiTheme="majorHAnsi" w:hAnsiTheme="majorHAnsi" w:cstheme="majorHAnsi"/>
        </w:rPr>
        <w:t xml:space="preserve">identify practical pathways for </w:t>
      </w:r>
      <w:r w:rsidR="00476227">
        <w:rPr>
          <w:rFonts w:asciiTheme="majorHAnsi" w:hAnsiTheme="majorHAnsi" w:cstheme="majorHAnsi"/>
        </w:rPr>
        <w:t>research and development</w:t>
      </w:r>
      <w:r w:rsidR="00661B2E">
        <w:rPr>
          <w:rFonts w:asciiTheme="majorHAnsi" w:hAnsiTheme="majorHAnsi" w:cstheme="majorHAnsi"/>
        </w:rPr>
        <w:t xml:space="preserve"> to fill the priority knowledge needs</w:t>
      </w:r>
      <w:r w:rsidR="00792087">
        <w:rPr>
          <w:rFonts w:asciiTheme="majorHAnsi" w:hAnsiTheme="majorHAnsi" w:cstheme="majorHAnsi"/>
        </w:rPr>
        <w:t xml:space="preserve">, </w:t>
      </w:r>
      <w:r w:rsidR="00476227">
        <w:rPr>
          <w:rFonts w:asciiTheme="majorHAnsi" w:hAnsiTheme="majorHAnsi" w:cstheme="majorHAnsi"/>
        </w:rPr>
        <w:t xml:space="preserve">and (ii) </w:t>
      </w:r>
      <w:r w:rsidR="00661B2E">
        <w:rPr>
          <w:rFonts w:asciiTheme="majorHAnsi" w:hAnsiTheme="majorHAnsi" w:cstheme="majorHAnsi"/>
        </w:rPr>
        <w:t>identify processes for knowledge implementation and innovation through understanding research impact and engagement</w:t>
      </w:r>
      <w:r w:rsidR="00476227">
        <w:rPr>
          <w:rFonts w:asciiTheme="majorHAnsi" w:hAnsiTheme="majorHAnsi" w:cstheme="majorHAnsi"/>
        </w:rPr>
        <w:t xml:space="preserve"> of end</w:t>
      </w:r>
      <w:r w:rsidR="0000363F">
        <w:rPr>
          <w:rFonts w:asciiTheme="majorHAnsi" w:hAnsiTheme="majorHAnsi" w:cstheme="majorHAnsi"/>
        </w:rPr>
        <w:t xml:space="preserve"> </w:t>
      </w:r>
      <w:r w:rsidR="00476227">
        <w:rPr>
          <w:rFonts w:asciiTheme="majorHAnsi" w:hAnsiTheme="majorHAnsi" w:cstheme="majorHAnsi"/>
        </w:rPr>
        <w:t>users</w:t>
      </w:r>
      <w:r>
        <w:rPr>
          <w:rFonts w:asciiTheme="majorHAnsi" w:hAnsiTheme="majorHAnsi" w:cstheme="majorHAnsi"/>
        </w:rPr>
        <w:t>.</w:t>
      </w:r>
      <w:r w:rsidR="00476227">
        <w:rPr>
          <w:rFonts w:asciiTheme="majorHAnsi" w:hAnsiTheme="majorHAnsi" w:cstheme="majorHAnsi"/>
        </w:rPr>
        <w:t xml:space="preserve"> Stage 2 will be delivered in a second report. </w:t>
      </w:r>
    </w:p>
    <w:p w14:paraId="702EF95C" w14:textId="77777777" w:rsidR="00530036" w:rsidRDefault="00530036" w:rsidP="00DA731D">
      <w:pPr>
        <w:autoSpaceDE w:val="0"/>
        <w:autoSpaceDN w:val="0"/>
        <w:adjustRightInd w:val="0"/>
        <w:spacing w:after="120" w:line="276" w:lineRule="auto"/>
        <w:jc w:val="both"/>
        <w:rPr>
          <w:rFonts w:asciiTheme="majorHAnsi" w:hAnsiTheme="majorHAnsi" w:cstheme="majorHAnsi"/>
        </w:rPr>
      </w:pPr>
    </w:p>
    <w:p w14:paraId="55212958" w14:textId="484DCD46" w:rsidR="005E7852" w:rsidRDefault="007B7449" w:rsidP="005E7852">
      <w:ins w:id="34" w:author="SMITH Rachael" w:date="2018-07-03T17:25:00Z">
        <w:r>
          <w:rPr>
            <w:noProof/>
            <w:lang w:eastAsia="en-AU"/>
          </w:rPr>
          <w:drawing>
            <wp:inline distT="0" distB="0" distL="0" distR="0" wp14:anchorId="6BC8CDCB" wp14:editId="118BDD02">
              <wp:extent cx="5105400" cy="250075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114024" cy="2504975"/>
                      </a:xfrm>
                      <a:prstGeom prst="rect">
                        <a:avLst/>
                      </a:prstGeom>
                      <a:noFill/>
                    </pic:spPr>
                  </pic:pic>
                </a:graphicData>
              </a:graphic>
            </wp:inline>
          </w:drawing>
        </w:r>
      </w:ins>
      <w:r w:rsidR="005E7852">
        <w:rPr>
          <w:noProof/>
          <w:lang w:eastAsia="en-AU"/>
        </w:rPr>
        <w:drawing>
          <wp:inline distT="0" distB="0" distL="0" distR="0" wp14:anchorId="2F6CD9B2" wp14:editId="7DE84E63">
            <wp:extent cx="5105400" cy="2500751"/>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114024" cy="2504975"/>
                    </a:xfrm>
                    <a:prstGeom prst="rect">
                      <a:avLst/>
                    </a:prstGeom>
                    <a:noFill/>
                  </pic:spPr>
                </pic:pic>
              </a:graphicData>
            </a:graphic>
          </wp:inline>
        </w:drawing>
      </w:r>
    </w:p>
    <w:p w14:paraId="743BF699" w14:textId="77777777" w:rsidR="005E7852" w:rsidRDefault="005E7852" w:rsidP="005E7852">
      <w:r>
        <w:t xml:space="preserve">Figure </w:t>
      </w:r>
      <w:r w:rsidR="00E34C78">
        <w:t>2.</w:t>
      </w:r>
      <w:r>
        <w:t xml:space="preserve"> How the RDI </w:t>
      </w:r>
      <w:r w:rsidR="00C161A2">
        <w:t>S</w:t>
      </w:r>
      <w:r>
        <w:t>trategy guides the knowledge cycle.</w:t>
      </w:r>
    </w:p>
    <w:p w14:paraId="3B703F6C" w14:textId="77777777" w:rsidR="005E7852" w:rsidRDefault="005E7852" w:rsidP="00DA731D">
      <w:pPr>
        <w:autoSpaceDE w:val="0"/>
        <w:autoSpaceDN w:val="0"/>
        <w:adjustRightInd w:val="0"/>
        <w:spacing w:after="120" w:line="276" w:lineRule="auto"/>
        <w:jc w:val="both"/>
        <w:rPr>
          <w:rFonts w:asciiTheme="majorHAnsi" w:hAnsiTheme="majorHAnsi" w:cstheme="majorHAnsi"/>
        </w:rPr>
      </w:pPr>
    </w:p>
    <w:p w14:paraId="5C3DE52E" w14:textId="77777777" w:rsidR="00476227" w:rsidRDefault="00476227" w:rsidP="00476227">
      <w:pPr>
        <w:pStyle w:val="Heading1"/>
      </w:pPr>
      <w:bookmarkStart w:id="35" w:name="_Toc517797022"/>
      <w:bookmarkStart w:id="36" w:name="_Toc517872816"/>
      <w:r w:rsidRPr="00A76BC1">
        <w:t xml:space="preserve">Stage 1: The </w:t>
      </w:r>
      <w:r w:rsidR="005D0DC8">
        <w:t>p</w:t>
      </w:r>
      <w:r w:rsidRPr="00A76BC1">
        <w:t xml:space="preserve">rioritised </w:t>
      </w:r>
      <w:r w:rsidR="005D0DC8">
        <w:t>k</w:t>
      </w:r>
      <w:r>
        <w:t xml:space="preserve">nowledge </w:t>
      </w:r>
      <w:r w:rsidR="005D0DC8">
        <w:t>n</w:t>
      </w:r>
      <w:r>
        <w:t>eeds</w:t>
      </w:r>
      <w:bookmarkEnd w:id="35"/>
      <w:bookmarkEnd w:id="36"/>
    </w:p>
    <w:p w14:paraId="158EA27F" w14:textId="77777777" w:rsidR="00455772" w:rsidRDefault="00455772" w:rsidP="00F06C1E">
      <w:pPr>
        <w:kinsoku w:val="0"/>
        <w:overflowPunct w:val="0"/>
        <w:spacing w:after="0" w:line="276" w:lineRule="auto"/>
        <w:contextualSpacing/>
        <w:textAlignment w:val="baseline"/>
        <w:rPr>
          <w:rFonts w:asciiTheme="majorHAnsi" w:hAnsiTheme="majorHAnsi" w:cstheme="majorHAnsi"/>
        </w:rPr>
      </w:pPr>
    </w:p>
    <w:p w14:paraId="4D8DF279" w14:textId="6F406C7B" w:rsidR="00AA61DC" w:rsidRDefault="00395E11" w:rsidP="00F06C1E">
      <w:pPr>
        <w:kinsoku w:val="0"/>
        <w:overflowPunct w:val="0"/>
        <w:spacing w:after="0" w:line="276" w:lineRule="auto"/>
        <w:contextualSpacing/>
        <w:textAlignment w:val="baseline"/>
        <w:rPr>
          <w:rFonts w:asciiTheme="majorHAnsi" w:hAnsiTheme="majorHAnsi" w:cstheme="majorHAnsi"/>
        </w:rPr>
      </w:pPr>
      <w:r w:rsidRPr="00395E11">
        <w:rPr>
          <w:rFonts w:asciiTheme="majorHAnsi" w:hAnsiTheme="majorHAnsi" w:cstheme="majorHAnsi"/>
        </w:rPr>
        <w:t xml:space="preserve">The </w:t>
      </w:r>
      <w:r w:rsidR="00530036" w:rsidRPr="00DA731D">
        <w:rPr>
          <w:rFonts w:asciiTheme="majorHAnsi" w:hAnsiTheme="majorHAnsi" w:cstheme="majorHAnsi"/>
          <w:b/>
        </w:rPr>
        <w:t>objective</w:t>
      </w:r>
      <w:r w:rsidR="009824C9" w:rsidRPr="00DA731D">
        <w:rPr>
          <w:rFonts w:asciiTheme="majorHAnsi" w:hAnsiTheme="majorHAnsi" w:cstheme="majorHAnsi"/>
          <w:b/>
        </w:rPr>
        <w:t xml:space="preserve"> </w:t>
      </w:r>
      <w:r w:rsidR="009824C9">
        <w:rPr>
          <w:rFonts w:asciiTheme="majorHAnsi" w:hAnsiTheme="majorHAnsi" w:cstheme="majorHAnsi"/>
        </w:rPr>
        <w:t xml:space="preserve">of Stage 1 </w:t>
      </w:r>
      <w:r w:rsidR="00D30C00">
        <w:rPr>
          <w:rFonts w:asciiTheme="majorHAnsi" w:hAnsiTheme="majorHAnsi" w:cstheme="majorHAnsi"/>
        </w:rPr>
        <w:t>wa</w:t>
      </w:r>
      <w:r w:rsidRPr="00395E11">
        <w:rPr>
          <w:rFonts w:asciiTheme="majorHAnsi" w:hAnsiTheme="majorHAnsi" w:cstheme="majorHAnsi"/>
        </w:rPr>
        <w:t>s to</w:t>
      </w:r>
      <w:r w:rsidR="009824C9">
        <w:rPr>
          <w:rFonts w:asciiTheme="majorHAnsi" w:hAnsiTheme="majorHAnsi" w:cstheme="majorHAnsi"/>
        </w:rPr>
        <w:t xml:space="preserve"> </w:t>
      </w:r>
      <w:r w:rsidR="00D30C00">
        <w:rPr>
          <w:rFonts w:asciiTheme="majorHAnsi" w:hAnsiTheme="majorHAnsi" w:cstheme="majorHAnsi"/>
        </w:rPr>
        <w:t xml:space="preserve">collaborate </w:t>
      </w:r>
      <w:r w:rsidR="00D30C00" w:rsidRPr="003378D3">
        <w:rPr>
          <w:rFonts w:asciiTheme="majorHAnsi" w:hAnsiTheme="majorHAnsi" w:cstheme="majorHAnsi"/>
        </w:rPr>
        <w:t xml:space="preserve">with research </w:t>
      </w:r>
      <w:r w:rsidR="00476227">
        <w:rPr>
          <w:rFonts w:asciiTheme="majorHAnsi" w:hAnsiTheme="majorHAnsi" w:cstheme="majorHAnsi"/>
        </w:rPr>
        <w:t xml:space="preserve">organisations </w:t>
      </w:r>
      <w:r w:rsidR="00D30C00" w:rsidRPr="003378D3">
        <w:rPr>
          <w:rFonts w:asciiTheme="majorHAnsi" w:hAnsiTheme="majorHAnsi" w:cstheme="majorHAnsi"/>
        </w:rPr>
        <w:t>and other partners</w:t>
      </w:r>
      <w:r w:rsidR="00D30C00">
        <w:rPr>
          <w:rFonts w:asciiTheme="majorHAnsi" w:hAnsiTheme="majorHAnsi" w:cstheme="majorHAnsi"/>
        </w:rPr>
        <w:t xml:space="preserve"> to </w:t>
      </w:r>
      <w:r w:rsidR="00091B48">
        <w:rPr>
          <w:rFonts w:asciiTheme="majorHAnsi" w:hAnsiTheme="majorHAnsi" w:cstheme="majorHAnsi"/>
        </w:rPr>
        <w:t xml:space="preserve">refine and </w:t>
      </w:r>
      <w:r w:rsidR="009824C9">
        <w:rPr>
          <w:rFonts w:asciiTheme="majorHAnsi" w:hAnsiTheme="majorHAnsi" w:cstheme="majorHAnsi"/>
        </w:rPr>
        <w:t xml:space="preserve">prioritise the identified </w:t>
      </w:r>
      <w:r w:rsidR="000E37CE">
        <w:rPr>
          <w:rFonts w:asciiTheme="majorHAnsi" w:hAnsiTheme="majorHAnsi" w:cstheme="majorHAnsi"/>
        </w:rPr>
        <w:t>knowledge needs</w:t>
      </w:r>
      <w:r w:rsidR="009824C9">
        <w:rPr>
          <w:rFonts w:asciiTheme="majorHAnsi" w:hAnsiTheme="majorHAnsi" w:cstheme="majorHAnsi"/>
        </w:rPr>
        <w:t xml:space="preserve"> based on their </w:t>
      </w:r>
      <w:r w:rsidR="00476227">
        <w:rPr>
          <w:rFonts w:asciiTheme="majorHAnsi" w:hAnsiTheme="majorHAnsi" w:cstheme="majorHAnsi"/>
        </w:rPr>
        <w:t>significance</w:t>
      </w:r>
      <w:r w:rsidR="009824C9">
        <w:rPr>
          <w:rFonts w:asciiTheme="majorHAnsi" w:hAnsiTheme="majorHAnsi" w:cstheme="majorHAnsi"/>
        </w:rPr>
        <w:t xml:space="preserve"> for achieving the </w:t>
      </w:r>
      <w:hyperlink r:id="rId23" w:history="1">
        <w:r w:rsidR="009824C9" w:rsidRPr="00FF7112">
          <w:rPr>
            <w:rStyle w:val="Hyperlink"/>
            <w:rFonts w:asciiTheme="majorHAnsi" w:hAnsiTheme="majorHAnsi" w:cstheme="majorHAnsi"/>
          </w:rPr>
          <w:t>outcome, targets and objectives of the Reef 2050 WQIP</w:t>
        </w:r>
      </w:hyperlink>
      <w:r w:rsidR="009824C9" w:rsidRPr="00395E11">
        <w:rPr>
          <w:rFonts w:asciiTheme="majorHAnsi" w:hAnsiTheme="majorHAnsi" w:cstheme="majorHAnsi"/>
        </w:rPr>
        <w:t>.</w:t>
      </w:r>
      <w:r w:rsidR="009824C9">
        <w:rPr>
          <w:rFonts w:asciiTheme="majorHAnsi" w:hAnsiTheme="majorHAnsi" w:cstheme="majorHAnsi"/>
        </w:rPr>
        <w:t xml:space="preserve"> </w:t>
      </w:r>
      <w:r w:rsidR="00AA61DC">
        <w:rPr>
          <w:rFonts w:asciiTheme="majorHAnsi" w:hAnsiTheme="majorHAnsi" w:cstheme="majorHAnsi"/>
        </w:rPr>
        <w:t xml:space="preserve">This report </w:t>
      </w:r>
      <w:r w:rsidR="00AA61DC" w:rsidRPr="00395E11">
        <w:rPr>
          <w:rFonts w:asciiTheme="majorHAnsi" w:hAnsiTheme="majorHAnsi" w:cstheme="majorHAnsi"/>
        </w:rPr>
        <w:t>provide</w:t>
      </w:r>
      <w:r w:rsidR="00AA61DC">
        <w:rPr>
          <w:rFonts w:asciiTheme="majorHAnsi" w:hAnsiTheme="majorHAnsi" w:cstheme="majorHAnsi"/>
        </w:rPr>
        <w:t xml:space="preserve">s a guide for </w:t>
      </w:r>
      <w:r w:rsidR="00AA61DC" w:rsidRPr="00395E11">
        <w:rPr>
          <w:rFonts w:asciiTheme="majorHAnsi" w:hAnsiTheme="majorHAnsi" w:cstheme="majorHAnsi"/>
        </w:rPr>
        <w:t xml:space="preserve">researchers, research </w:t>
      </w:r>
      <w:r w:rsidR="00476227">
        <w:rPr>
          <w:rFonts w:asciiTheme="majorHAnsi" w:hAnsiTheme="majorHAnsi" w:cstheme="majorHAnsi"/>
        </w:rPr>
        <w:t>investors</w:t>
      </w:r>
      <w:r w:rsidR="00AA61DC" w:rsidRPr="00395E11">
        <w:rPr>
          <w:rFonts w:asciiTheme="majorHAnsi" w:hAnsiTheme="majorHAnsi" w:cstheme="majorHAnsi"/>
        </w:rPr>
        <w:t xml:space="preserve"> and end</w:t>
      </w:r>
      <w:r w:rsidR="005D0DC8">
        <w:rPr>
          <w:rFonts w:asciiTheme="majorHAnsi" w:hAnsiTheme="majorHAnsi" w:cstheme="majorHAnsi"/>
        </w:rPr>
        <w:t xml:space="preserve"> </w:t>
      </w:r>
      <w:r w:rsidR="00AA61DC" w:rsidRPr="00395E11">
        <w:rPr>
          <w:rFonts w:asciiTheme="majorHAnsi" w:hAnsiTheme="majorHAnsi" w:cstheme="majorHAnsi"/>
        </w:rPr>
        <w:t>u</w:t>
      </w:r>
      <w:r w:rsidR="00AA61DC">
        <w:rPr>
          <w:rFonts w:asciiTheme="majorHAnsi" w:hAnsiTheme="majorHAnsi" w:cstheme="majorHAnsi"/>
        </w:rPr>
        <w:t xml:space="preserve">sers to </w:t>
      </w:r>
      <w:r w:rsidR="00C721E1">
        <w:rPr>
          <w:rFonts w:asciiTheme="majorHAnsi" w:hAnsiTheme="majorHAnsi" w:cstheme="majorHAnsi"/>
        </w:rPr>
        <w:t>focus</w:t>
      </w:r>
      <w:r w:rsidR="00AA61DC">
        <w:rPr>
          <w:rFonts w:asciiTheme="majorHAnsi" w:hAnsiTheme="majorHAnsi" w:cstheme="majorHAnsi"/>
        </w:rPr>
        <w:t xml:space="preserve"> research</w:t>
      </w:r>
      <w:r w:rsidR="00476227">
        <w:rPr>
          <w:rFonts w:asciiTheme="majorHAnsi" w:hAnsiTheme="majorHAnsi" w:cstheme="majorHAnsi"/>
        </w:rPr>
        <w:t xml:space="preserve"> and development</w:t>
      </w:r>
      <w:r w:rsidR="00AA61DC">
        <w:rPr>
          <w:rFonts w:asciiTheme="majorHAnsi" w:hAnsiTheme="majorHAnsi" w:cstheme="majorHAnsi"/>
        </w:rPr>
        <w:t xml:space="preserve"> towards the prioritised </w:t>
      </w:r>
      <w:r w:rsidR="000E37CE">
        <w:rPr>
          <w:rFonts w:asciiTheme="majorHAnsi" w:hAnsiTheme="majorHAnsi" w:cstheme="majorHAnsi"/>
        </w:rPr>
        <w:t>knowledge needs</w:t>
      </w:r>
      <w:r w:rsidR="00AA61DC">
        <w:rPr>
          <w:rFonts w:asciiTheme="majorHAnsi" w:hAnsiTheme="majorHAnsi" w:cstheme="majorHAnsi"/>
        </w:rPr>
        <w:t xml:space="preserve">. </w:t>
      </w:r>
    </w:p>
    <w:p w14:paraId="599BE0D9" w14:textId="77777777" w:rsidR="00D30C00" w:rsidRDefault="00D30C00" w:rsidP="00F06C1E">
      <w:pPr>
        <w:kinsoku w:val="0"/>
        <w:overflowPunct w:val="0"/>
        <w:spacing w:after="0" w:line="276" w:lineRule="auto"/>
        <w:contextualSpacing/>
        <w:textAlignment w:val="baseline"/>
        <w:rPr>
          <w:rFonts w:asciiTheme="majorHAnsi" w:hAnsiTheme="majorHAnsi" w:cstheme="majorHAnsi"/>
        </w:rPr>
      </w:pPr>
    </w:p>
    <w:p w14:paraId="4C0DDD51" w14:textId="77777777" w:rsidR="002A12DE" w:rsidRDefault="00D30C00" w:rsidP="00F06C1E">
      <w:pPr>
        <w:kinsoku w:val="0"/>
        <w:overflowPunct w:val="0"/>
        <w:spacing w:after="0" w:line="276" w:lineRule="auto"/>
        <w:contextualSpacing/>
        <w:textAlignment w:val="baseline"/>
        <w:rPr>
          <w:rFonts w:asciiTheme="majorHAnsi" w:hAnsiTheme="majorHAnsi" w:cstheme="majorHAnsi"/>
        </w:rPr>
      </w:pPr>
      <w:r w:rsidRPr="00395E11">
        <w:rPr>
          <w:rFonts w:asciiTheme="majorHAnsi" w:hAnsiTheme="majorHAnsi" w:cstheme="majorHAnsi"/>
        </w:rPr>
        <w:t xml:space="preserve">The </w:t>
      </w:r>
      <w:r w:rsidRPr="00AA61DC">
        <w:rPr>
          <w:rFonts w:asciiTheme="majorHAnsi" w:hAnsiTheme="majorHAnsi" w:cstheme="majorHAnsi"/>
          <w:b/>
        </w:rPr>
        <w:t>scope</w:t>
      </w:r>
      <w:r w:rsidR="00DA731D" w:rsidRPr="00AA61DC">
        <w:rPr>
          <w:rFonts w:asciiTheme="majorHAnsi" w:hAnsiTheme="majorHAnsi" w:cstheme="majorHAnsi"/>
          <w:b/>
        </w:rPr>
        <w:t xml:space="preserve"> </w:t>
      </w:r>
      <w:r w:rsidR="00DA731D" w:rsidRPr="00DA731D">
        <w:rPr>
          <w:rFonts w:asciiTheme="majorHAnsi" w:hAnsiTheme="majorHAnsi" w:cstheme="majorHAnsi"/>
        </w:rPr>
        <w:t xml:space="preserve">of the RDI Strategy is the same as the </w:t>
      </w:r>
      <w:r w:rsidR="00DA731D" w:rsidRPr="00D30C00">
        <w:rPr>
          <w:rFonts w:asciiTheme="majorHAnsi" w:hAnsiTheme="majorHAnsi" w:cstheme="majorHAnsi"/>
        </w:rPr>
        <w:t>Reef 2050 WQI</w:t>
      </w:r>
      <w:r w:rsidR="00DA731D">
        <w:rPr>
          <w:rFonts w:asciiTheme="majorHAnsi" w:hAnsiTheme="majorHAnsi" w:cstheme="majorHAnsi"/>
        </w:rPr>
        <w:t>P. I</w:t>
      </w:r>
      <w:r w:rsidR="00DA731D" w:rsidRPr="00DA731D">
        <w:rPr>
          <w:rFonts w:asciiTheme="majorHAnsi" w:hAnsiTheme="majorHAnsi" w:cstheme="majorHAnsi"/>
        </w:rPr>
        <w:t>t addresses land</w:t>
      </w:r>
      <w:r w:rsidR="00C967A0">
        <w:rPr>
          <w:rFonts w:asciiTheme="majorHAnsi" w:hAnsiTheme="majorHAnsi" w:cstheme="majorHAnsi"/>
        </w:rPr>
        <w:t xml:space="preserve"> </w:t>
      </w:r>
      <w:r w:rsidR="00DA731D" w:rsidRPr="00DA731D">
        <w:rPr>
          <w:rFonts w:asciiTheme="majorHAnsi" w:hAnsiTheme="majorHAnsi" w:cstheme="majorHAnsi"/>
        </w:rPr>
        <w:t xml:space="preserve">based pollutant sources including </w:t>
      </w:r>
      <w:r w:rsidR="005E7852" w:rsidRPr="00DA731D">
        <w:rPr>
          <w:rFonts w:asciiTheme="majorHAnsi" w:hAnsiTheme="majorHAnsi" w:cstheme="majorHAnsi"/>
        </w:rPr>
        <w:t>all agricultural activities</w:t>
      </w:r>
      <w:r w:rsidR="005E7852">
        <w:rPr>
          <w:rFonts w:asciiTheme="majorHAnsi" w:hAnsiTheme="majorHAnsi" w:cstheme="majorHAnsi"/>
        </w:rPr>
        <w:t xml:space="preserve">, </w:t>
      </w:r>
      <w:r w:rsidR="00DA731D" w:rsidRPr="00DA731D">
        <w:rPr>
          <w:rFonts w:asciiTheme="majorHAnsi" w:hAnsiTheme="majorHAnsi" w:cstheme="majorHAnsi"/>
        </w:rPr>
        <w:t>urban</w:t>
      </w:r>
      <w:r w:rsidR="00D321C2">
        <w:rPr>
          <w:rFonts w:asciiTheme="majorHAnsi" w:hAnsiTheme="majorHAnsi" w:cstheme="majorHAnsi"/>
        </w:rPr>
        <w:t xml:space="preserve"> </w:t>
      </w:r>
      <w:r w:rsidR="00DA731D" w:rsidRPr="00DA731D">
        <w:rPr>
          <w:rFonts w:asciiTheme="majorHAnsi" w:hAnsiTheme="majorHAnsi" w:cstheme="majorHAnsi"/>
        </w:rPr>
        <w:t>diffuse, point source and industrial discharge.</w:t>
      </w:r>
      <w:r w:rsidR="00DA731D">
        <w:rPr>
          <w:rFonts w:asciiTheme="majorHAnsi" w:hAnsiTheme="majorHAnsi" w:cstheme="majorHAnsi"/>
        </w:rPr>
        <w:t xml:space="preserve"> It also includes </w:t>
      </w:r>
      <w:r w:rsidR="00DA731D" w:rsidRPr="00DA731D">
        <w:rPr>
          <w:rFonts w:asciiTheme="majorHAnsi" w:hAnsiTheme="majorHAnsi" w:cstheme="majorHAnsi"/>
        </w:rPr>
        <w:t xml:space="preserve">specific consideration of the human dimensions of achieving water quality improvements. Therefore, the RDI Strategy </w:t>
      </w:r>
      <w:r w:rsidRPr="00D30C00">
        <w:rPr>
          <w:rFonts w:asciiTheme="majorHAnsi" w:hAnsiTheme="majorHAnsi" w:cstheme="majorHAnsi"/>
        </w:rPr>
        <w:t xml:space="preserve">covers </w:t>
      </w:r>
      <w:r w:rsidR="00DA731D">
        <w:rPr>
          <w:rFonts w:asciiTheme="majorHAnsi" w:hAnsiTheme="majorHAnsi" w:cstheme="majorHAnsi"/>
        </w:rPr>
        <w:t xml:space="preserve">the </w:t>
      </w:r>
      <w:r w:rsidRPr="00D30C00">
        <w:rPr>
          <w:rFonts w:asciiTheme="majorHAnsi" w:hAnsiTheme="majorHAnsi" w:cstheme="majorHAnsi"/>
        </w:rPr>
        <w:t xml:space="preserve">biophysical and </w:t>
      </w:r>
      <w:r w:rsidR="00DA731D">
        <w:rPr>
          <w:rFonts w:asciiTheme="majorHAnsi" w:hAnsiTheme="majorHAnsi" w:cstheme="majorHAnsi"/>
        </w:rPr>
        <w:t>human dimensions</w:t>
      </w:r>
      <w:r w:rsidRPr="00D30C00">
        <w:rPr>
          <w:rFonts w:asciiTheme="majorHAnsi" w:hAnsiTheme="majorHAnsi" w:cstheme="majorHAnsi"/>
        </w:rPr>
        <w:t xml:space="preserve"> research, development and innovation related to the effects of broadscale land use on water quality and Reef health. </w:t>
      </w:r>
    </w:p>
    <w:p w14:paraId="4AF04943" w14:textId="77777777" w:rsidR="002A12DE" w:rsidRDefault="002A12DE" w:rsidP="000A373F"/>
    <w:p w14:paraId="7F376B33" w14:textId="499DBA38" w:rsidR="00C25543" w:rsidRDefault="00CF45F8" w:rsidP="006B175A">
      <w:pPr>
        <w:pStyle w:val="Heading2"/>
      </w:pPr>
      <w:bookmarkStart w:id="37" w:name="_Toc517797023"/>
      <w:bookmarkStart w:id="38" w:name="_Toc517872817"/>
      <w:r>
        <w:t>R</w:t>
      </w:r>
      <w:r w:rsidR="00E50468">
        <w:t xml:space="preserve">efinement and </w:t>
      </w:r>
      <w:r w:rsidR="00B45D19">
        <w:t>p</w:t>
      </w:r>
      <w:r w:rsidR="00B45D19" w:rsidRPr="00747E8D">
        <w:t>rioritis</w:t>
      </w:r>
      <w:r w:rsidR="00B45D19">
        <w:t>ation of</w:t>
      </w:r>
      <w:r w:rsidR="00B45D19" w:rsidRPr="00747E8D">
        <w:t xml:space="preserve"> </w:t>
      </w:r>
      <w:r w:rsidR="00B45D19">
        <w:t>k</w:t>
      </w:r>
      <w:r w:rsidR="00B45D19" w:rsidRPr="00747E8D">
        <w:t xml:space="preserve">nowledge </w:t>
      </w:r>
      <w:r w:rsidR="00B45D19">
        <w:t>n</w:t>
      </w:r>
      <w:r w:rsidR="00B45D19" w:rsidRPr="00747E8D">
        <w:t>eed</w:t>
      </w:r>
      <w:r w:rsidR="005E7852">
        <w:t>s</w:t>
      </w:r>
      <w:bookmarkEnd w:id="37"/>
      <w:bookmarkEnd w:id="38"/>
    </w:p>
    <w:p w14:paraId="0C1877E5" w14:textId="77777777" w:rsidR="001B4D66" w:rsidRDefault="00DA507D" w:rsidP="00F06C1E">
      <w:pPr>
        <w:rPr>
          <w:rFonts w:asciiTheme="majorHAnsi" w:hAnsiTheme="majorHAnsi" w:cstheme="majorHAnsi"/>
        </w:rPr>
      </w:pPr>
      <w:r>
        <w:rPr>
          <w:rFonts w:asciiTheme="majorHAnsi" w:hAnsiTheme="majorHAnsi" w:cstheme="majorHAnsi"/>
        </w:rPr>
        <w:t xml:space="preserve">The knowledge needs were </w:t>
      </w:r>
      <w:r w:rsidRPr="00A76BC1">
        <w:rPr>
          <w:rFonts w:asciiTheme="majorHAnsi" w:hAnsiTheme="majorHAnsi" w:cstheme="majorHAnsi"/>
        </w:rPr>
        <w:t xml:space="preserve">sourced from the 2017 Scientific Consensus Statement, previous RDI strategies, </w:t>
      </w:r>
      <w:r>
        <w:rPr>
          <w:rFonts w:asciiTheme="majorHAnsi" w:hAnsiTheme="majorHAnsi" w:cstheme="majorHAnsi"/>
        </w:rPr>
        <w:t>expert opinion and</w:t>
      </w:r>
      <w:r w:rsidRPr="00A76BC1">
        <w:rPr>
          <w:rFonts w:asciiTheme="majorHAnsi" w:hAnsiTheme="majorHAnsi" w:cstheme="majorHAnsi"/>
        </w:rPr>
        <w:t xml:space="preserve"> stakeholder engagement</w:t>
      </w:r>
      <w:r>
        <w:rPr>
          <w:rFonts w:asciiTheme="majorHAnsi" w:hAnsiTheme="majorHAnsi" w:cstheme="majorHAnsi"/>
        </w:rPr>
        <w:t xml:space="preserve">. </w:t>
      </w:r>
      <w:r w:rsidR="00C721E1" w:rsidRPr="001B4D66">
        <w:rPr>
          <w:rFonts w:asciiTheme="majorHAnsi" w:hAnsiTheme="majorHAnsi" w:cstheme="majorHAnsi"/>
        </w:rPr>
        <w:t xml:space="preserve">A multi-stage process was carried out to focus the knowledge needs to guide </w:t>
      </w:r>
      <w:r w:rsidR="001B4D66" w:rsidRPr="001B4D66">
        <w:rPr>
          <w:rFonts w:asciiTheme="majorHAnsi" w:hAnsiTheme="majorHAnsi" w:cstheme="majorHAnsi"/>
        </w:rPr>
        <w:t xml:space="preserve">investment in </w:t>
      </w:r>
      <w:r w:rsidR="00C721E1" w:rsidRPr="001B4D66">
        <w:rPr>
          <w:rFonts w:asciiTheme="majorHAnsi" w:hAnsiTheme="majorHAnsi" w:cstheme="majorHAnsi"/>
        </w:rPr>
        <w:t xml:space="preserve">research and development (Figure 3). </w:t>
      </w:r>
      <w:r w:rsidR="001B4D66" w:rsidRPr="001B4D66">
        <w:rPr>
          <w:rFonts w:asciiTheme="majorHAnsi" w:hAnsiTheme="majorHAnsi" w:cstheme="majorHAnsi"/>
        </w:rPr>
        <w:t xml:space="preserve">The knowledge needs were organised into multiple research themes followed by a process of consultation and engagement </w:t>
      </w:r>
      <w:r w:rsidR="00501B18">
        <w:rPr>
          <w:rFonts w:asciiTheme="majorHAnsi" w:hAnsiTheme="majorHAnsi" w:cstheme="majorHAnsi"/>
        </w:rPr>
        <w:t>for</w:t>
      </w:r>
      <w:r w:rsidR="00501B18" w:rsidRPr="001B4D66">
        <w:rPr>
          <w:rFonts w:asciiTheme="majorHAnsi" w:hAnsiTheme="majorHAnsi" w:cstheme="majorHAnsi"/>
        </w:rPr>
        <w:t xml:space="preserve"> </w:t>
      </w:r>
      <w:r w:rsidR="001B4D66" w:rsidRPr="001B4D66">
        <w:rPr>
          <w:rFonts w:asciiTheme="majorHAnsi" w:hAnsiTheme="majorHAnsi" w:cstheme="majorHAnsi"/>
        </w:rPr>
        <w:t>further refin</w:t>
      </w:r>
      <w:r>
        <w:rPr>
          <w:rFonts w:asciiTheme="majorHAnsi" w:hAnsiTheme="majorHAnsi" w:cstheme="majorHAnsi"/>
        </w:rPr>
        <w:t>ement</w:t>
      </w:r>
      <w:r w:rsidR="001B4D66" w:rsidRPr="001B4D66">
        <w:rPr>
          <w:rFonts w:asciiTheme="majorHAnsi" w:hAnsiTheme="majorHAnsi" w:cstheme="majorHAnsi"/>
        </w:rPr>
        <w:t xml:space="preserve"> and prioritis</w:t>
      </w:r>
      <w:r>
        <w:rPr>
          <w:rFonts w:asciiTheme="majorHAnsi" w:hAnsiTheme="majorHAnsi" w:cstheme="majorHAnsi"/>
        </w:rPr>
        <w:t>ation.</w:t>
      </w:r>
    </w:p>
    <w:p w14:paraId="21BC431E" w14:textId="77777777" w:rsidR="001B4D66" w:rsidRDefault="001B4D66" w:rsidP="00F06C1E">
      <w:pPr>
        <w:kinsoku w:val="0"/>
        <w:overflowPunct w:val="0"/>
        <w:spacing w:after="0" w:line="276" w:lineRule="auto"/>
        <w:textAlignment w:val="baseline"/>
        <w:rPr>
          <w:rFonts w:asciiTheme="majorHAnsi" w:hAnsiTheme="majorHAnsi" w:cstheme="majorHAnsi"/>
        </w:rPr>
      </w:pPr>
      <w:r w:rsidRPr="00B272D2">
        <w:rPr>
          <w:rFonts w:asciiTheme="majorHAnsi" w:hAnsiTheme="majorHAnsi" w:cstheme="majorHAnsi"/>
        </w:rPr>
        <w:t>The knowledge needs for monitoring and evaluation specifically address the needs of the Paddock to Reef Integrated Monitoring, Modelling and Reporting Program</w:t>
      </w:r>
      <w:r>
        <w:rPr>
          <w:rFonts w:asciiTheme="majorHAnsi" w:hAnsiTheme="majorHAnsi" w:cstheme="majorHAnsi"/>
        </w:rPr>
        <w:t>,</w:t>
      </w:r>
      <w:r w:rsidRPr="00B272D2">
        <w:rPr>
          <w:rFonts w:asciiTheme="majorHAnsi" w:hAnsiTheme="majorHAnsi" w:cstheme="majorHAnsi"/>
        </w:rPr>
        <w:t xml:space="preserve"> which are covered in Stage 2 of the </w:t>
      </w:r>
      <w:r w:rsidRPr="00B272D2">
        <w:rPr>
          <w:rFonts w:asciiTheme="majorHAnsi" w:hAnsiTheme="majorHAnsi" w:cstheme="majorHAnsi"/>
        </w:rPr>
        <w:lastRenderedPageBreak/>
        <w:t xml:space="preserve">RDI </w:t>
      </w:r>
      <w:r w:rsidR="00A92E3A">
        <w:rPr>
          <w:rFonts w:asciiTheme="majorHAnsi" w:hAnsiTheme="majorHAnsi" w:cstheme="majorHAnsi"/>
        </w:rPr>
        <w:t>S</w:t>
      </w:r>
      <w:r w:rsidRPr="00B272D2">
        <w:rPr>
          <w:rFonts w:asciiTheme="majorHAnsi" w:hAnsiTheme="majorHAnsi" w:cstheme="majorHAnsi"/>
        </w:rPr>
        <w:t>trategy - identifying practical pathways for research and development to fill the priority knowledge needs.</w:t>
      </w:r>
      <w:r>
        <w:rPr>
          <w:rFonts w:asciiTheme="majorHAnsi" w:hAnsiTheme="majorHAnsi" w:cstheme="majorHAnsi"/>
        </w:rPr>
        <w:t xml:space="preserve"> </w:t>
      </w:r>
    </w:p>
    <w:p w14:paraId="75DFD01A" w14:textId="77777777" w:rsidR="001B4D66" w:rsidRPr="00747E8D" w:rsidRDefault="001B4D66" w:rsidP="00F06C1E">
      <w:pPr>
        <w:pStyle w:val="Heading3"/>
      </w:pPr>
      <w:bookmarkStart w:id="39" w:name="_Research_themes"/>
      <w:bookmarkStart w:id="40" w:name="_Toc517797024"/>
      <w:bookmarkStart w:id="41" w:name="_Toc517872818"/>
      <w:bookmarkEnd w:id="39"/>
      <w:r w:rsidRPr="00747E8D">
        <w:t xml:space="preserve">Research </w:t>
      </w:r>
      <w:r w:rsidR="00A92E3A">
        <w:t>t</w:t>
      </w:r>
      <w:r w:rsidRPr="00747E8D">
        <w:t>hemes</w:t>
      </w:r>
      <w:bookmarkEnd w:id="40"/>
      <w:bookmarkEnd w:id="41"/>
    </w:p>
    <w:p w14:paraId="263F7B45" w14:textId="77777777" w:rsidR="001B4D66" w:rsidRDefault="001B4D66" w:rsidP="00F06C1E">
      <w:pPr>
        <w:autoSpaceDE w:val="0"/>
        <w:autoSpaceDN w:val="0"/>
        <w:adjustRightInd w:val="0"/>
        <w:spacing w:after="0" w:line="240" w:lineRule="auto"/>
        <w:rPr>
          <w:rFonts w:asciiTheme="majorHAnsi" w:hAnsiTheme="majorHAnsi" w:cstheme="majorHAnsi"/>
        </w:rPr>
      </w:pPr>
      <w:r>
        <w:rPr>
          <w:rFonts w:asciiTheme="majorHAnsi" w:hAnsiTheme="majorHAnsi" w:cstheme="majorHAnsi"/>
        </w:rPr>
        <w:t xml:space="preserve">The knowledge needs were categorised into research themes to broadly align with the Reef 2050 WQIP targets and objective. For clarity, these have been distinguished as biophysical and human dimensions themes: </w:t>
      </w:r>
    </w:p>
    <w:p w14:paraId="6C68C96D" w14:textId="77777777" w:rsidR="001B4D66" w:rsidRPr="00532CD0" w:rsidRDefault="001B4D66" w:rsidP="00F06C1E">
      <w:pPr>
        <w:autoSpaceDE w:val="0"/>
        <w:autoSpaceDN w:val="0"/>
        <w:adjustRightInd w:val="0"/>
        <w:spacing w:after="0" w:line="240" w:lineRule="auto"/>
        <w:rPr>
          <w:rFonts w:asciiTheme="majorHAnsi" w:hAnsiTheme="majorHAnsi" w:cstheme="majorHAnsi"/>
        </w:rPr>
      </w:pPr>
      <w:r>
        <w:rPr>
          <w:rFonts w:asciiTheme="majorHAnsi" w:hAnsiTheme="majorHAnsi" w:cstheme="majorHAnsi"/>
        </w:rPr>
        <w:t>B</w:t>
      </w:r>
      <w:r w:rsidRPr="00532CD0">
        <w:rPr>
          <w:rFonts w:asciiTheme="majorHAnsi" w:hAnsiTheme="majorHAnsi" w:cstheme="majorHAnsi"/>
        </w:rPr>
        <w:t>iophysical themes</w:t>
      </w:r>
      <w:r w:rsidR="0027797B">
        <w:rPr>
          <w:rFonts w:asciiTheme="majorHAnsi" w:hAnsiTheme="majorHAnsi" w:cstheme="majorHAnsi"/>
        </w:rPr>
        <w:t>:</w:t>
      </w:r>
    </w:p>
    <w:p w14:paraId="0B043FC1" w14:textId="77777777" w:rsidR="001B4D66" w:rsidRDefault="00AD4840" w:rsidP="00E64B0B">
      <w:pPr>
        <w:pStyle w:val="ListParagraph"/>
        <w:numPr>
          <w:ilvl w:val="1"/>
          <w:numId w:val="8"/>
        </w:numPr>
        <w:kinsoku w:val="0"/>
        <w:overflowPunct w:val="0"/>
        <w:spacing w:after="0" w:line="276" w:lineRule="auto"/>
        <w:textAlignment w:val="baseline"/>
        <w:rPr>
          <w:rFonts w:asciiTheme="majorHAnsi" w:hAnsiTheme="majorHAnsi" w:cstheme="majorHAnsi"/>
        </w:rPr>
      </w:pPr>
      <w:hyperlink w:anchor="_Sediment_1" w:history="1">
        <w:r w:rsidR="001B4D66" w:rsidRPr="00C009D0">
          <w:rPr>
            <w:rStyle w:val="Hyperlink"/>
            <w:rFonts w:asciiTheme="majorHAnsi" w:hAnsiTheme="majorHAnsi" w:cstheme="majorHAnsi"/>
          </w:rPr>
          <w:t>Sediment,</w:t>
        </w:r>
      </w:hyperlink>
      <w:r w:rsidR="001B4D66" w:rsidRPr="002A12DE">
        <w:rPr>
          <w:rFonts w:asciiTheme="majorHAnsi" w:hAnsiTheme="majorHAnsi" w:cstheme="majorHAnsi"/>
        </w:rPr>
        <w:t xml:space="preserve"> </w:t>
      </w:r>
    </w:p>
    <w:p w14:paraId="3D0E8AFB" w14:textId="77777777" w:rsidR="001B4D66" w:rsidRDefault="00AD4840" w:rsidP="00E64B0B">
      <w:pPr>
        <w:pStyle w:val="ListParagraph"/>
        <w:numPr>
          <w:ilvl w:val="1"/>
          <w:numId w:val="8"/>
        </w:numPr>
        <w:kinsoku w:val="0"/>
        <w:overflowPunct w:val="0"/>
        <w:spacing w:after="0" w:line="276" w:lineRule="auto"/>
        <w:textAlignment w:val="baseline"/>
        <w:rPr>
          <w:rFonts w:asciiTheme="majorHAnsi" w:hAnsiTheme="majorHAnsi" w:cstheme="majorHAnsi"/>
        </w:rPr>
      </w:pPr>
      <w:hyperlink w:anchor="_Nutrients" w:history="1">
        <w:r w:rsidR="001B4D66" w:rsidRPr="00C009D0">
          <w:rPr>
            <w:rStyle w:val="Hyperlink"/>
            <w:rFonts w:asciiTheme="majorHAnsi" w:hAnsiTheme="majorHAnsi" w:cstheme="majorHAnsi"/>
          </w:rPr>
          <w:t>Nutrients,</w:t>
        </w:r>
      </w:hyperlink>
      <w:r w:rsidR="001B4D66" w:rsidRPr="002A12DE">
        <w:rPr>
          <w:rFonts w:asciiTheme="majorHAnsi" w:hAnsiTheme="majorHAnsi" w:cstheme="majorHAnsi"/>
        </w:rPr>
        <w:t xml:space="preserve"> </w:t>
      </w:r>
    </w:p>
    <w:p w14:paraId="71F69E0A" w14:textId="77777777" w:rsidR="00C009D0" w:rsidRDefault="00AD4840" w:rsidP="00E64B0B">
      <w:pPr>
        <w:pStyle w:val="ListParagraph"/>
        <w:numPr>
          <w:ilvl w:val="1"/>
          <w:numId w:val="8"/>
        </w:numPr>
        <w:kinsoku w:val="0"/>
        <w:overflowPunct w:val="0"/>
        <w:spacing w:after="0" w:line="276" w:lineRule="auto"/>
        <w:textAlignment w:val="baseline"/>
        <w:rPr>
          <w:rFonts w:asciiTheme="majorHAnsi" w:hAnsiTheme="majorHAnsi" w:cstheme="majorHAnsi"/>
        </w:rPr>
      </w:pPr>
      <w:hyperlink w:anchor="_Particulate_Nutrients" w:history="1">
        <w:r w:rsidR="00C009D0" w:rsidRPr="00C009D0">
          <w:rPr>
            <w:rStyle w:val="Hyperlink"/>
            <w:rFonts w:asciiTheme="majorHAnsi" w:hAnsiTheme="majorHAnsi" w:cstheme="majorHAnsi"/>
          </w:rPr>
          <w:t xml:space="preserve">Particulate </w:t>
        </w:r>
        <w:r w:rsidR="00C30D81">
          <w:rPr>
            <w:rStyle w:val="Hyperlink"/>
            <w:rFonts w:asciiTheme="majorHAnsi" w:hAnsiTheme="majorHAnsi" w:cstheme="majorHAnsi"/>
          </w:rPr>
          <w:t>n</w:t>
        </w:r>
        <w:r w:rsidR="00C009D0" w:rsidRPr="00C009D0">
          <w:rPr>
            <w:rStyle w:val="Hyperlink"/>
            <w:rFonts w:asciiTheme="majorHAnsi" w:hAnsiTheme="majorHAnsi" w:cstheme="majorHAnsi"/>
          </w:rPr>
          <w:t>utrients</w:t>
        </w:r>
      </w:hyperlink>
      <w:r w:rsidR="00C009D0">
        <w:rPr>
          <w:rFonts w:asciiTheme="majorHAnsi" w:hAnsiTheme="majorHAnsi" w:cstheme="majorHAnsi"/>
        </w:rPr>
        <w:t xml:space="preserve"> </w:t>
      </w:r>
    </w:p>
    <w:p w14:paraId="1D19E430" w14:textId="77777777" w:rsidR="001B4D66" w:rsidRPr="00C009D0" w:rsidRDefault="00AD4840" w:rsidP="00E64B0B">
      <w:pPr>
        <w:pStyle w:val="ListParagraph"/>
        <w:numPr>
          <w:ilvl w:val="1"/>
          <w:numId w:val="8"/>
        </w:numPr>
        <w:kinsoku w:val="0"/>
        <w:overflowPunct w:val="0"/>
        <w:spacing w:after="0" w:line="276" w:lineRule="auto"/>
        <w:textAlignment w:val="baseline"/>
        <w:rPr>
          <w:rFonts w:asciiTheme="majorHAnsi" w:hAnsiTheme="majorHAnsi" w:cstheme="majorHAnsi"/>
        </w:rPr>
      </w:pPr>
      <w:hyperlink w:anchor="_Pesticides_and_Other" w:history="1">
        <w:r w:rsidR="001B4D66" w:rsidRPr="00C009D0">
          <w:rPr>
            <w:rStyle w:val="Hyperlink"/>
            <w:rFonts w:asciiTheme="majorHAnsi" w:hAnsiTheme="majorHAnsi" w:cstheme="majorHAnsi"/>
          </w:rPr>
          <w:t xml:space="preserve">Pesticides and </w:t>
        </w:r>
        <w:r w:rsidR="00C30D81">
          <w:rPr>
            <w:rStyle w:val="Hyperlink"/>
            <w:rFonts w:asciiTheme="majorHAnsi" w:hAnsiTheme="majorHAnsi" w:cstheme="majorHAnsi"/>
          </w:rPr>
          <w:t>o</w:t>
        </w:r>
        <w:r w:rsidR="001B4D66" w:rsidRPr="00C009D0">
          <w:rPr>
            <w:rStyle w:val="Hyperlink"/>
            <w:rFonts w:asciiTheme="majorHAnsi" w:hAnsiTheme="majorHAnsi" w:cstheme="majorHAnsi"/>
          </w:rPr>
          <w:t xml:space="preserve">ther </w:t>
        </w:r>
        <w:r w:rsidR="00C30D81">
          <w:rPr>
            <w:rStyle w:val="Hyperlink"/>
            <w:rFonts w:asciiTheme="majorHAnsi" w:hAnsiTheme="majorHAnsi" w:cstheme="majorHAnsi"/>
          </w:rPr>
          <w:t>p</w:t>
        </w:r>
        <w:r w:rsidR="001B4D66" w:rsidRPr="00C009D0">
          <w:rPr>
            <w:rStyle w:val="Hyperlink"/>
            <w:rFonts w:asciiTheme="majorHAnsi" w:hAnsiTheme="majorHAnsi" w:cstheme="majorHAnsi"/>
          </w:rPr>
          <w:t>ollutants</w:t>
        </w:r>
      </w:hyperlink>
      <w:r w:rsidR="001B4D66" w:rsidRPr="002A12DE">
        <w:rPr>
          <w:rFonts w:asciiTheme="majorHAnsi" w:hAnsiTheme="majorHAnsi" w:cstheme="majorHAnsi"/>
        </w:rPr>
        <w:t xml:space="preserve">, </w:t>
      </w:r>
    </w:p>
    <w:p w14:paraId="0553D757" w14:textId="77777777" w:rsidR="001B4D66" w:rsidRDefault="00AD4840" w:rsidP="00E64B0B">
      <w:pPr>
        <w:pStyle w:val="ListParagraph"/>
        <w:numPr>
          <w:ilvl w:val="1"/>
          <w:numId w:val="8"/>
        </w:numPr>
        <w:kinsoku w:val="0"/>
        <w:overflowPunct w:val="0"/>
        <w:spacing w:after="0" w:line="276" w:lineRule="auto"/>
        <w:textAlignment w:val="baseline"/>
        <w:rPr>
          <w:rFonts w:asciiTheme="majorHAnsi" w:hAnsiTheme="majorHAnsi" w:cstheme="majorHAnsi"/>
        </w:rPr>
      </w:pPr>
      <w:hyperlink w:anchor="_Marine_and_Coastal_1" w:history="1">
        <w:r w:rsidR="001B4D66" w:rsidRPr="00C009D0">
          <w:rPr>
            <w:rStyle w:val="Hyperlink"/>
            <w:rFonts w:asciiTheme="majorHAnsi" w:hAnsiTheme="majorHAnsi" w:cstheme="majorHAnsi"/>
          </w:rPr>
          <w:t xml:space="preserve">Marine and </w:t>
        </w:r>
        <w:r w:rsidR="00C30D81">
          <w:rPr>
            <w:rStyle w:val="Hyperlink"/>
            <w:rFonts w:asciiTheme="majorHAnsi" w:hAnsiTheme="majorHAnsi" w:cstheme="majorHAnsi"/>
          </w:rPr>
          <w:t>c</w:t>
        </w:r>
        <w:r w:rsidR="001B4D66" w:rsidRPr="00C009D0">
          <w:rPr>
            <w:rStyle w:val="Hyperlink"/>
            <w:rFonts w:asciiTheme="majorHAnsi" w:hAnsiTheme="majorHAnsi" w:cstheme="majorHAnsi"/>
          </w:rPr>
          <w:t>oastal</w:t>
        </w:r>
      </w:hyperlink>
    </w:p>
    <w:p w14:paraId="7C78C62C" w14:textId="77777777" w:rsidR="001B4D66" w:rsidRPr="0045255C" w:rsidRDefault="00AD4840" w:rsidP="00E64B0B">
      <w:pPr>
        <w:pStyle w:val="ListParagraph"/>
        <w:numPr>
          <w:ilvl w:val="1"/>
          <w:numId w:val="8"/>
        </w:numPr>
        <w:kinsoku w:val="0"/>
        <w:overflowPunct w:val="0"/>
        <w:spacing w:after="0" w:line="276" w:lineRule="auto"/>
        <w:textAlignment w:val="baseline"/>
        <w:rPr>
          <w:rFonts w:asciiTheme="majorHAnsi" w:hAnsiTheme="majorHAnsi" w:cstheme="majorHAnsi"/>
        </w:rPr>
      </w:pPr>
      <w:hyperlink w:anchor="_Wetlands_and_Treatment_1" w:history="1">
        <w:r w:rsidR="001B4D66" w:rsidRPr="00C009D0">
          <w:rPr>
            <w:rStyle w:val="Hyperlink"/>
            <w:rFonts w:asciiTheme="majorHAnsi" w:hAnsiTheme="majorHAnsi" w:cstheme="majorHAnsi"/>
          </w:rPr>
          <w:t xml:space="preserve">Wetlands and </w:t>
        </w:r>
        <w:r w:rsidR="00C30D81">
          <w:rPr>
            <w:rStyle w:val="Hyperlink"/>
            <w:rFonts w:asciiTheme="majorHAnsi" w:hAnsiTheme="majorHAnsi" w:cstheme="majorHAnsi"/>
          </w:rPr>
          <w:t>t</w:t>
        </w:r>
        <w:r w:rsidR="001B4D66" w:rsidRPr="00C009D0">
          <w:rPr>
            <w:rStyle w:val="Hyperlink"/>
            <w:rFonts w:asciiTheme="majorHAnsi" w:hAnsiTheme="majorHAnsi" w:cstheme="majorHAnsi"/>
          </w:rPr>
          <w:t xml:space="preserve">reatment </w:t>
        </w:r>
        <w:r w:rsidR="00C30D81">
          <w:rPr>
            <w:rStyle w:val="Hyperlink"/>
            <w:rFonts w:asciiTheme="majorHAnsi" w:hAnsiTheme="majorHAnsi" w:cstheme="majorHAnsi"/>
          </w:rPr>
          <w:t>s</w:t>
        </w:r>
        <w:r w:rsidR="001B4D66" w:rsidRPr="00C009D0">
          <w:rPr>
            <w:rStyle w:val="Hyperlink"/>
            <w:rFonts w:asciiTheme="majorHAnsi" w:hAnsiTheme="majorHAnsi" w:cstheme="majorHAnsi"/>
          </w:rPr>
          <w:t>ystems</w:t>
        </w:r>
      </w:hyperlink>
    </w:p>
    <w:p w14:paraId="40576E36" w14:textId="77777777" w:rsidR="001B4D66" w:rsidRPr="00532CD0" w:rsidRDefault="00AD4840" w:rsidP="00F06C1E">
      <w:pPr>
        <w:kinsoku w:val="0"/>
        <w:overflowPunct w:val="0"/>
        <w:spacing w:after="0" w:line="276" w:lineRule="auto"/>
        <w:textAlignment w:val="baseline"/>
        <w:rPr>
          <w:rFonts w:asciiTheme="majorHAnsi" w:hAnsiTheme="majorHAnsi" w:cstheme="majorHAnsi"/>
        </w:rPr>
      </w:pPr>
      <w:hyperlink w:anchor="_Human_Dimensions_Research" w:history="1">
        <w:r w:rsidR="001B4D66" w:rsidRPr="00C009D0">
          <w:rPr>
            <w:rStyle w:val="Hyperlink"/>
            <w:rFonts w:asciiTheme="majorHAnsi" w:hAnsiTheme="majorHAnsi" w:cstheme="majorHAnsi"/>
          </w:rPr>
          <w:t>Human Dimensions</w:t>
        </w:r>
      </w:hyperlink>
      <w:r w:rsidR="001B4D66" w:rsidRPr="00532CD0">
        <w:rPr>
          <w:rFonts w:asciiTheme="majorHAnsi" w:hAnsiTheme="majorHAnsi" w:cstheme="majorHAnsi"/>
        </w:rPr>
        <w:t xml:space="preserve"> theme separated into four categories:</w:t>
      </w:r>
    </w:p>
    <w:p w14:paraId="752BDA91" w14:textId="77777777" w:rsidR="001B4D66" w:rsidRPr="00532CD0" w:rsidRDefault="001B4D66" w:rsidP="00E64B0B">
      <w:pPr>
        <w:pStyle w:val="ListParagraph"/>
        <w:numPr>
          <w:ilvl w:val="0"/>
          <w:numId w:val="9"/>
        </w:numPr>
        <w:spacing w:after="0" w:line="240" w:lineRule="auto"/>
        <w:ind w:left="1843"/>
        <w:rPr>
          <w:rFonts w:asciiTheme="majorHAnsi" w:hAnsiTheme="majorHAnsi" w:cstheme="majorHAnsi"/>
        </w:rPr>
      </w:pPr>
      <w:r w:rsidRPr="00532CD0">
        <w:rPr>
          <w:rFonts w:asciiTheme="majorHAnsi" w:hAnsiTheme="majorHAnsi" w:cstheme="majorHAnsi"/>
        </w:rPr>
        <w:t xml:space="preserve">Policies, </w:t>
      </w:r>
      <w:r w:rsidR="00D67A65">
        <w:rPr>
          <w:rFonts w:asciiTheme="majorHAnsi" w:hAnsiTheme="majorHAnsi" w:cstheme="majorHAnsi"/>
        </w:rPr>
        <w:t>p</w:t>
      </w:r>
      <w:r w:rsidRPr="00532CD0">
        <w:rPr>
          <w:rFonts w:asciiTheme="majorHAnsi" w:hAnsiTheme="majorHAnsi" w:cstheme="majorHAnsi"/>
        </w:rPr>
        <w:t xml:space="preserve">rograms and </w:t>
      </w:r>
      <w:r w:rsidR="00D67A65">
        <w:rPr>
          <w:rFonts w:asciiTheme="majorHAnsi" w:hAnsiTheme="majorHAnsi" w:cstheme="majorHAnsi"/>
        </w:rPr>
        <w:t>i</w:t>
      </w:r>
      <w:r w:rsidRPr="00532CD0">
        <w:rPr>
          <w:rFonts w:asciiTheme="majorHAnsi" w:hAnsiTheme="majorHAnsi" w:cstheme="majorHAnsi"/>
        </w:rPr>
        <w:t>nstruments</w:t>
      </w:r>
    </w:p>
    <w:p w14:paraId="2E6CDB6C" w14:textId="77777777" w:rsidR="001B4D66" w:rsidRPr="00532CD0" w:rsidRDefault="001B4D66" w:rsidP="00E64B0B">
      <w:pPr>
        <w:pStyle w:val="ListParagraph"/>
        <w:numPr>
          <w:ilvl w:val="0"/>
          <w:numId w:val="9"/>
        </w:numPr>
        <w:spacing w:after="0" w:line="240" w:lineRule="auto"/>
        <w:ind w:left="1843"/>
        <w:rPr>
          <w:rFonts w:asciiTheme="majorHAnsi" w:hAnsiTheme="majorHAnsi" w:cstheme="majorHAnsi"/>
        </w:rPr>
      </w:pPr>
      <w:r w:rsidRPr="00532CD0">
        <w:rPr>
          <w:rFonts w:asciiTheme="majorHAnsi" w:hAnsiTheme="majorHAnsi" w:cstheme="majorHAnsi"/>
        </w:rPr>
        <w:t>Partnerships</w:t>
      </w:r>
    </w:p>
    <w:p w14:paraId="212A83B2" w14:textId="77777777" w:rsidR="001B4D66" w:rsidRPr="00532CD0" w:rsidRDefault="001B4D66" w:rsidP="00E64B0B">
      <w:pPr>
        <w:pStyle w:val="ListParagraph"/>
        <w:numPr>
          <w:ilvl w:val="0"/>
          <w:numId w:val="9"/>
        </w:numPr>
        <w:spacing w:after="0" w:line="240" w:lineRule="auto"/>
        <w:ind w:left="1843"/>
        <w:rPr>
          <w:rFonts w:asciiTheme="majorHAnsi" w:hAnsiTheme="majorHAnsi" w:cstheme="majorHAnsi"/>
        </w:rPr>
      </w:pPr>
      <w:r w:rsidRPr="00532CD0">
        <w:rPr>
          <w:rFonts w:asciiTheme="majorHAnsi" w:hAnsiTheme="majorHAnsi" w:cstheme="majorHAnsi"/>
        </w:rPr>
        <w:t>Networks that influence behaviour</w:t>
      </w:r>
    </w:p>
    <w:p w14:paraId="770B05BF" w14:textId="77777777" w:rsidR="001B4D66" w:rsidRPr="00532CD0" w:rsidRDefault="001B4D66" w:rsidP="00E64B0B">
      <w:pPr>
        <w:pStyle w:val="ListParagraph"/>
        <w:numPr>
          <w:ilvl w:val="0"/>
          <w:numId w:val="9"/>
        </w:numPr>
        <w:spacing w:after="0"/>
        <w:ind w:left="1843"/>
        <w:rPr>
          <w:rFonts w:asciiTheme="majorHAnsi" w:hAnsiTheme="majorHAnsi" w:cstheme="majorHAnsi"/>
        </w:rPr>
      </w:pPr>
      <w:r w:rsidRPr="00532CD0">
        <w:rPr>
          <w:rFonts w:asciiTheme="majorHAnsi" w:hAnsiTheme="majorHAnsi" w:cstheme="majorHAnsi"/>
        </w:rPr>
        <w:t>Land managers and their practices</w:t>
      </w:r>
    </w:p>
    <w:p w14:paraId="7CE87887" w14:textId="77777777" w:rsidR="00BF4322" w:rsidRDefault="00BF4322" w:rsidP="00F06C1E">
      <w:pPr>
        <w:kinsoku w:val="0"/>
        <w:overflowPunct w:val="0"/>
        <w:spacing w:after="0" w:line="276" w:lineRule="auto"/>
        <w:textAlignment w:val="baseline"/>
        <w:rPr>
          <w:rFonts w:asciiTheme="majorHAnsi" w:hAnsiTheme="majorHAnsi" w:cstheme="majorHAnsi"/>
        </w:rPr>
      </w:pPr>
    </w:p>
    <w:p w14:paraId="7D64D4E4" w14:textId="77777777" w:rsidR="00BF4322" w:rsidRPr="00BF4322" w:rsidRDefault="00BF4322" w:rsidP="00F06C1E">
      <w:pPr>
        <w:kinsoku w:val="0"/>
        <w:overflowPunct w:val="0"/>
        <w:spacing w:after="0" w:line="276" w:lineRule="auto"/>
        <w:textAlignment w:val="baseline"/>
        <w:rPr>
          <w:rFonts w:asciiTheme="majorHAnsi" w:hAnsiTheme="majorHAnsi" w:cstheme="majorHAnsi"/>
        </w:rPr>
      </w:pPr>
      <w:r w:rsidRPr="00BF4322">
        <w:rPr>
          <w:rFonts w:asciiTheme="majorHAnsi" w:hAnsiTheme="majorHAnsi" w:cstheme="majorHAnsi"/>
        </w:rPr>
        <w:t>As with the previous RDI Strategy, this strategy does not cover climate change research specifically, but the importance of investigating interactions between water quality and climate change is recognised.</w:t>
      </w:r>
    </w:p>
    <w:p w14:paraId="204826CA" w14:textId="77777777" w:rsidR="00C721E1" w:rsidRDefault="00C721E1" w:rsidP="00F06C1E"/>
    <w:p w14:paraId="0B04E5E2" w14:textId="77777777" w:rsidR="00B45D19" w:rsidRPr="00747E8D" w:rsidRDefault="00B45D19" w:rsidP="00F06C1E">
      <w:pPr>
        <w:pStyle w:val="Heading3"/>
      </w:pPr>
      <w:bookmarkStart w:id="42" w:name="_Consultation_and_engagement"/>
      <w:bookmarkStart w:id="43" w:name="_Toc517797025"/>
      <w:bookmarkStart w:id="44" w:name="_Toc517872819"/>
      <w:bookmarkEnd w:id="42"/>
      <w:r w:rsidRPr="00747E8D">
        <w:t xml:space="preserve">Consultation and </w:t>
      </w:r>
      <w:r w:rsidR="00DF4A07">
        <w:t>e</w:t>
      </w:r>
      <w:r w:rsidRPr="00747E8D">
        <w:t>ngagement</w:t>
      </w:r>
      <w:bookmarkEnd w:id="43"/>
      <w:bookmarkEnd w:id="44"/>
    </w:p>
    <w:p w14:paraId="55F3C20D" w14:textId="77777777" w:rsidR="00D348AA" w:rsidRDefault="00A6526C" w:rsidP="00F06C1E">
      <w:pPr>
        <w:autoSpaceDE w:val="0"/>
        <w:autoSpaceDN w:val="0"/>
        <w:adjustRightInd w:val="0"/>
        <w:spacing w:after="0" w:line="240" w:lineRule="auto"/>
        <w:rPr>
          <w:rFonts w:asciiTheme="majorHAnsi" w:hAnsiTheme="majorHAnsi" w:cstheme="majorHAnsi"/>
        </w:rPr>
      </w:pPr>
      <w:r>
        <w:rPr>
          <w:rFonts w:asciiTheme="majorHAnsi" w:hAnsiTheme="majorHAnsi" w:cstheme="majorHAnsi"/>
        </w:rPr>
        <w:t xml:space="preserve">Multiple stages of consultation and engagement were carried out </w:t>
      </w:r>
      <w:r w:rsidR="00B45D19">
        <w:rPr>
          <w:rFonts w:asciiTheme="majorHAnsi" w:hAnsiTheme="majorHAnsi" w:cstheme="majorHAnsi"/>
        </w:rPr>
        <w:t xml:space="preserve">with </w:t>
      </w:r>
      <w:r w:rsidR="00792F9D">
        <w:rPr>
          <w:rFonts w:asciiTheme="majorHAnsi" w:hAnsiTheme="majorHAnsi" w:cstheme="majorHAnsi"/>
        </w:rPr>
        <w:t xml:space="preserve">more than 100 </w:t>
      </w:r>
      <w:r w:rsidR="00B45D19">
        <w:rPr>
          <w:rFonts w:asciiTheme="majorHAnsi" w:hAnsiTheme="majorHAnsi" w:cstheme="majorHAnsi"/>
        </w:rPr>
        <w:t>science, policy and on-ground extension and management experts</w:t>
      </w:r>
      <w:r w:rsidR="00792F9D">
        <w:rPr>
          <w:rFonts w:asciiTheme="majorHAnsi" w:hAnsiTheme="majorHAnsi" w:cstheme="majorHAnsi"/>
        </w:rPr>
        <w:t xml:space="preserve"> over a six</w:t>
      </w:r>
      <w:r w:rsidR="00ED0DE2">
        <w:rPr>
          <w:rFonts w:asciiTheme="majorHAnsi" w:hAnsiTheme="majorHAnsi" w:cstheme="majorHAnsi"/>
        </w:rPr>
        <w:t xml:space="preserve"> </w:t>
      </w:r>
      <w:r w:rsidR="00792F9D">
        <w:rPr>
          <w:rFonts w:asciiTheme="majorHAnsi" w:hAnsiTheme="majorHAnsi" w:cstheme="majorHAnsi"/>
        </w:rPr>
        <w:t xml:space="preserve">month period to prioritise and refine the knowledge needs presented in this report. </w:t>
      </w:r>
    </w:p>
    <w:p w14:paraId="03685A59" w14:textId="77777777" w:rsidR="00D348AA" w:rsidRDefault="00A6526C" w:rsidP="00F06C1E">
      <w:pPr>
        <w:autoSpaceDE w:val="0"/>
        <w:autoSpaceDN w:val="0"/>
        <w:adjustRightInd w:val="0"/>
        <w:spacing w:after="0" w:line="240" w:lineRule="auto"/>
        <w:rPr>
          <w:rFonts w:asciiTheme="majorHAnsi" w:hAnsiTheme="majorHAnsi" w:cstheme="majorHAnsi"/>
        </w:rPr>
      </w:pPr>
      <w:r>
        <w:rPr>
          <w:rFonts w:asciiTheme="majorHAnsi" w:hAnsiTheme="majorHAnsi" w:cstheme="majorHAnsi"/>
        </w:rPr>
        <w:t xml:space="preserve">Engagement with groups and individuals occurred through: </w:t>
      </w:r>
    </w:p>
    <w:p w14:paraId="555EB1D7" w14:textId="77777777" w:rsidR="00D348AA" w:rsidRPr="00747E8D" w:rsidRDefault="00F06C1E" w:rsidP="00E64B0B">
      <w:pPr>
        <w:pStyle w:val="ListParagraph"/>
        <w:numPr>
          <w:ilvl w:val="0"/>
          <w:numId w:val="13"/>
        </w:numPr>
        <w:autoSpaceDE w:val="0"/>
        <w:autoSpaceDN w:val="0"/>
        <w:adjustRightInd w:val="0"/>
        <w:spacing w:after="0" w:line="240" w:lineRule="auto"/>
        <w:rPr>
          <w:rFonts w:asciiTheme="majorHAnsi" w:hAnsiTheme="majorHAnsi" w:cstheme="majorHAnsi"/>
        </w:rPr>
      </w:pPr>
      <w:r w:rsidRPr="007E7124">
        <w:rPr>
          <w:rFonts w:asciiTheme="majorHAnsi" w:hAnsiTheme="majorHAnsi" w:cstheme="majorHAnsi"/>
          <w:noProof/>
          <w:lang w:eastAsia="en-AU"/>
        </w:rPr>
        <mc:AlternateContent>
          <mc:Choice Requires="wps">
            <w:drawing>
              <wp:anchor distT="45720" distB="45720" distL="114300" distR="114300" simplePos="0" relativeHeight="251661312" behindDoc="0" locked="0" layoutInCell="1" allowOverlap="1" wp14:anchorId="54142C2B" wp14:editId="24EF3F5F">
                <wp:simplePos x="0" y="0"/>
                <wp:positionH relativeFrom="margin">
                  <wp:posOffset>3083560</wp:posOffset>
                </wp:positionH>
                <wp:positionV relativeFrom="paragraph">
                  <wp:posOffset>50800</wp:posOffset>
                </wp:positionV>
                <wp:extent cx="2772000" cy="1404620"/>
                <wp:effectExtent l="38100" t="38100" r="123825" b="113030"/>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72000" cy="1404620"/>
                        </a:xfrm>
                        <a:prstGeom prst="rect">
                          <a:avLst/>
                        </a:prstGeom>
                        <a:solidFill>
                          <a:srgbClr val="EBF0F9"/>
                        </a:solidFill>
                        <a:ln w="19050">
                          <a:solidFill>
                            <a:schemeClr val="accent5">
                              <a:lumMod val="50000"/>
                            </a:schemeClr>
                          </a:solidFill>
                          <a:miter lim="800000"/>
                          <a:headEnd/>
                          <a:tailEnd/>
                        </a:ln>
                        <a:effectLst>
                          <a:outerShdw blurRad="50800" dist="38100" dir="2700000" algn="tl" rotWithShape="0">
                            <a:prstClr val="black">
                              <a:alpha val="40000"/>
                            </a:prstClr>
                          </a:outerShdw>
                        </a:effectLst>
                      </wps:spPr>
                      <wps:txbx>
                        <w:txbxContent>
                          <w:p w14:paraId="43902CEE" w14:textId="77777777" w:rsidR="00AD4840" w:rsidRPr="001757E7" w:rsidRDefault="00AD4840" w:rsidP="00617133">
                            <w:pPr>
                              <w:autoSpaceDE w:val="0"/>
                              <w:autoSpaceDN w:val="0"/>
                              <w:adjustRightInd w:val="0"/>
                              <w:spacing w:after="0" w:line="240" w:lineRule="auto"/>
                              <w:rPr>
                                <w:rFonts w:ascii="CenturyGothic" w:hAnsi="CenturyGothic" w:cs="CenturyGothic"/>
                                <w:szCs w:val="18"/>
                              </w:rPr>
                            </w:pPr>
                            <w:r w:rsidRPr="001757E7">
                              <w:rPr>
                                <w:rFonts w:ascii="CenturyGothic" w:hAnsi="CenturyGothic" w:cs="CenturyGothic"/>
                                <w:b/>
                                <w:szCs w:val="18"/>
                              </w:rPr>
                              <w:t xml:space="preserve">The </w:t>
                            </w:r>
                            <w:r>
                              <w:rPr>
                                <w:rFonts w:ascii="CenturyGothic" w:hAnsi="CenturyGothic" w:cs="CenturyGothic"/>
                                <w:b/>
                                <w:szCs w:val="18"/>
                              </w:rPr>
                              <w:t xml:space="preserve">Great Barrier Reef </w:t>
                            </w:r>
                            <w:r w:rsidRPr="001757E7">
                              <w:rPr>
                                <w:rFonts w:ascii="CenturyGothic" w:hAnsi="CenturyGothic" w:cs="CenturyGothic"/>
                                <w:b/>
                                <w:szCs w:val="18"/>
                              </w:rPr>
                              <w:t>Synthesis Workshop</w:t>
                            </w:r>
                            <w:r>
                              <w:rPr>
                                <w:rFonts w:ascii="CenturyGothic" w:hAnsi="CenturyGothic" w:cs="CenturyGothic"/>
                                <w:b/>
                                <w:szCs w:val="18"/>
                              </w:rPr>
                              <w:t xml:space="preserve"> </w:t>
                            </w:r>
                            <w:r w:rsidRPr="001757E7">
                              <w:rPr>
                                <w:rFonts w:ascii="CenturyGothic" w:hAnsi="CenturyGothic" w:cs="CenturyGothic"/>
                                <w:szCs w:val="18"/>
                              </w:rPr>
                              <w:t>is</w:t>
                            </w:r>
                            <w:r>
                              <w:rPr>
                                <w:rFonts w:ascii="CenturyGothic" w:hAnsi="CenturyGothic" w:cs="CenturyGothic"/>
                                <w:szCs w:val="18"/>
                              </w:rPr>
                              <w:t xml:space="preserve"> </w:t>
                            </w:r>
                            <w:r w:rsidRPr="001757E7">
                              <w:rPr>
                                <w:rFonts w:ascii="CenturyGothic" w:hAnsi="CenturyGothic" w:cs="CenturyGothic"/>
                                <w:szCs w:val="18"/>
                              </w:rPr>
                              <w:t xml:space="preserve">held </w:t>
                            </w:r>
                            <w:r>
                              <w:rPr>
                                <w:rFonts w:ascii="CenturyGothic" w:hAnsi="CenturyGothic" w:cs="CenturyGothic"/>
                                <w:szCs w:val="18"/>
                              </w:rPr>
                              <w:t>regularly</w:t>
                            </w:r>
                            <w:r w:rsidRPr="001757E7">
                              <w:rPr>
                                <w:rFonts w:ascii="CenturyGothic" w:hAnsi="CenturyGothic" w:cs="CenturyGothic"/>
                                <w:szCs w:val="18"/>
                              </w:rPr>
                              <w:t xml:space="preserve"> to bring together scientists, policy makers, program managers and Traditional Owners</w:t>
                            </w:r>
                            <w:r>
                              <w:rPr>
                                <w:rFonts w:ascii="CenturyGothic" w:hAnsi="CenturyGothic" w:cs="CenturyGothic"/>
                                <w:szCs w:val="18"/>
                              </w:rPr>
                              <w:t xml:space="preserve"> to </w:t>
                            </w:r>
                            <w:r w:rsidRPr="001757E7">
                              <w:rPr>
                                <w:rFonts w:ascii="CenturyGothic" w:hAnsi="CenturyGothic" w:cs="CenturyGothic"/>
                                <w:szCs w:val="18"/>
                              </w:rPr>
                              <w:t>support the ongoing integration of research, policy making and management practice</w:t>
                            </w:r>
                            <w:r>
                              <w:rPr>
                                <w:rFonts w:ascii="CenturyGothic" w:hAnsi="CenturyGothic" w:cs="CenturyGothic"/>
                                <w:szCs w:val="18"/>
                              </w:rPr>
                              <w:t>.</w:t>
                            </w:r>
                            <w:r w:rsidRPr="001757E7">
                              <w:rPr>
                                <w:rFonts w:ascii="CenturyGothic" w:hAnsi="CenturyGothic" w:cs="CenturyGothic"/>
                                <w:szCs w:val="18"/>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4142C2B" id="_x0000_s1027" type="#_x0000_t202" style="position:absolute;left:0;text-align:left;margin-left:242.8pt;margin-top:4pt;width:218.25pt;height:110.6pt;z-index:25166131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" fillcolor="#ebf0f9" strokecolor="#1f3763 [1608]" strokeweight="1.5pt">
                <v:shadow on="t" color="black" opacity="26214f" origin="-.5,-.5" offset=".74836mm,.74836mm"/>
                <v:textbox style="mso-fit-shape-to-text:t">
                  <w:txbxContent>
                    <w:p w14:paraId="43902CEE" w14:textId="77777777" w:rsidR="00AD4840" w:rsidRPr="001757E7" w:rsidRDefault="00AD4840" w:rsidP="00617133">
                      <w:pPr>
                        <w:autoSpaceDE w:val="0"/>
                        <w:autoSpaceDN w:val="0"/>
                        <w:adjustRightInd w:val="0"/>
                        <w:spacing w:after="0" w:line="240" w:lineRule="auto"/>
                        <w:rPr>
                          <w:rFonts w:ascii="CenturyGothic" w:hAnsi="CenturyGothic" w:cs="CenturyGothic"/>
                          <w:szCs w:val="18"/>
                        </w:rPr>
                      </w:pPr>
                      <w:r w:rsidRPr="001757E7">
                        <w:rPr>
                          <w:rFonts w:ascii="CenturyGothic" w:hAnsi="CenturyGothic" w:cs="CenturyGothic"/>
                          <w:b/>
                          <w:szCs w:val="18"/>
                        </w:rPr>
                        <w:t xml:space="preserve">The </w:t>
                      </w:r>
                      <w:r>
                        <w:rPr>
                          <w:rFonts w:ascii="CenturyGothic" w:hAnsi="CenturyGothic" w:cs="CenturyGothic"/>
                          <w:b/>
                          <w:szCs w:val="18"/>
                        </w:rPr>
                        <w:t xml:space="preserve">Great Barrier Reef </w:t>
                      </w:r>
                      <w:r w:rsidRPr="001757E7">
                        <w:rPr>
                          <w:rFonts w:ascii="CenturyGothic" w:hAnsi="CenturyGothic" w:cs="CenturyGothic"/>
                          <w:b/>
                          <w:szCs w:val="18"/>
                        </w:rPr>
                        <w:t>Synthesis Workshop</w:t>
                      </w:r>
                      <w:r>
                        <w:rPr>
                          <w:rFonts w:ascii="CenturyGothic" w:hAnsi="CenturyGothic" w:cs="CenturyGothic"/>
                          <w:b/>
                          <w:szCs w:val="18"/>
                        </w:rPr>
                        <w:t xml:space="preserve"> </w:t>
                      </w:r>
                      <w:r w:rsidRPr="001757E7">
                        <w:rPr>
                          <w:rFonts w:ascii="CenturyGothic" w:hAnsi="CenturyGothic" w:cs="CenturyGothic"/>
                          <w:szCs w:val="18"/>
                        </w:rPr>
                        <w:t>is</w:t>
                      </w:r>
                      <w:r>
                        <w:rPr>
                          <w:rFonts w:ascii="CenturyGothic" w:hAnsi="CenturyGothic" w:cs="CenturyGothic"/>
                          <w:szCs w:val="18"/>
                        </w:rPr>
                        <w:t xml:space="preserve"> </w:t>
                      </w:r>
                      <w:r w:rsidRPr="001757E7">
                        <w:rPr>
                          <w:rFonts w:ascii="CenturyGothic" w:hAnsi="CenturyGothic" w:cs="CenturyGothic"/>
                          <w:szCs w:val="18"/>
                        </w:rPr>
                        <w:t xml:space="preserve">held </w:t>
                      </w:r>
                      <w:r>
                        <w:rPr>
                          <w:rFonts w:ascii="CenturyGothic" w:hAnsi="CenturyGothic" w:cs="CenturyGothic"/>
                          <w:szCs w:val="18"/>
                        </w:rPr>
                        <w:t>regularly</w:t>
                      </w:r>
                      <w:r w:rsidRPr="001757E7">
                        <w:rPr>
                          <w:rFonts w:ascii="CenturyGothic" w:hAnsi="CenturyGothic" w:cs="CenturyGothic"/>
                          <w:szCs w:val="18"/>
                        </w:rPr>
                        <w:t xml:space="preserve"> to bring together scientists, policy makers, program managers and Traditional Owners</w:t>
                      </w:r>
                      <w:r>
                        <w:rPr>
                          <w:rFonts w:ascii="CenturyGothic" w:hAnsi="CenturyGothic" w:cs="CenturyGothic"/>
                          <w:szCs w:val="18"/>
                        </w:rPr>
                        <w:t xml:space="preserve"> to </w:t>
                      </w:r>
                      <w:r w:rsidRPr="001757E7">
                        <w:rPr>
                          <w:rFonts w:ascii="CenturyGothic" w:hAnsi="CenturyGothic" w:cs="CenturyGothic"/>
                          <w:szCs w:val="18"/>
                        </w:rPr>
                        <w:t>support the ongoing integration of research, policy making and management practice</w:t>
                      </w:r>
                      <w:r>
                        <w:rPr>
                          <w:rFonts w:ascii="CenturyGothic" w:hAnsi="CenturyGothic" w:cs="CenturyGothic"/>
                          <w:szCs w:val="18"/>
                        </w:rPr>
                        <w:t>.</w:t>
                      </w:r>
                      <w:r w:rsidRPr="001757E7">
                        <w:rPr>
                          <w:rFonts w:ascii="CenturyGothic" w:hAnsi="CenturyGothic" w:cs="CenturyGothic"/>
                          <w:szCs w:val="18"/>
                        </w:rPr>
                        <w:t xml:space="preserve"> </w:t>
                      </w:r>
                    </w:p>
                  </w:txbxContent>
                </v:textbox>
                <w10:wrap type="square" anchorx="margin"/>
              </v:shape>
            </w:pict>
          </mc:Fallback>
        </mc:AlternateContent>
      </w:r>
      <w:r w:rsidR="00617133">
        <w:t xml:space="preserve">the </w:t>
      </w:r>
      <w:hyperlink w:anchor="_Appendix_1:_Methodology" w:history="1">
        <w:r w:rsidR="005B4104" w:rsidRPr="00F0421E">
          <w:rPr>
            <w:rStyle w:val="Hyperlink"/>
            <w:rFonts w:asciiTheme="majorHAnsi" w:hAnsiTheme="majorHAnsi" w:cstheme="majorHAnsi"/>
          </w:rPr>
          <w:t xml:space="preserve">Great Barrier Reef </w:t>
        </w:r>
        <w:r w:rsidR="00A6526C" w:rsidRPr="005B4104">
          <w:rPr>
            <w:rStyle w:val="Hyperlink"/>
            <w:rFonts w:asciiTheme="majorHAnsi" w:hAnsiTheme="majorHAnsi" w:cstheme="majorHAnsi"/>
          </w:rPr>
          <w:t>Synthesis Workshop</w:t>
        </w:r>
      </w:hyperlink>
      <w:r w:rsidR="00376476">
        <w:rPr>
          <w:rFonts w:asciiTheme="majorHAnsi" w:hAnsiTheme="majorHAnsi" w:cstheme="majorHAnsi"/>
        </w:rPr>
        <w:t>,</w:t>
      </w:r>
      <w:r w:rsidR="00A6526C" w:rsidRPr="00747E8D">
        <w:rPr>
          <w:rFonts w:asciiTheme="majorHAnsi" w:hAnsiTheme="majorHAnsi" w:cstheme="majorHAnsi"/>
        </w:rPr>
        <w:t xml:space="preserve"> </w:t>
      </w:r>
    </w:p>
    <w:p w14:paraId="2CD97713" w14:textId="77777777" w:rsidR="00D348AA" w:rsidRPr="00747E8D" w:rsidRDefault="00183FD0" w:rsidP="00E64B0B">
      <w:pPr>
        <w:pStyle w:val="ListParagraph"/>
        <w:numPr>
          <w:ilvl w:val="0"/>
          <w:numId w:val="13"/>
        </w:numPr>
        <w:autoSpaceDE w:val="0"/>
        <w:autoSpaceDN w:val="0"/>
        <w:adjustRightInd w:val="0"/>
        <w:spacing w:after="0" w:line="240" w:lineRule="auto"/>
        <w:rPr>
          <w:rFonts w:asciiTheme="majorHAnsi" w:hAnsiTheme="majorHAnsi" w:cstheme="majorHAnsi"/>
        </w:rPr>
      </w:pPr>
      <w:r>
        <w:t xml:space="preserve">the </w:t>
      </w:r>
      <w:hyperlink w:anchor="_Appendix_2:_Human" w:history="1">
        <w:r w:rsidR="00244F77" w:rsidRPr="00C009D0">
          <w:rPr>
            <w:rStyle w:val="Hyperlink"/>
            <w:rFonts w:asciiTheme="majorHAnsi" w:hAnsiTheme="majorHAnsi" w:cstheme="majorHAnsi"/>
          </w:rPr>
          <w:t xml:space="preserve">Human Dimensions </w:t>
        </w:r>
        <w:r w:rsidR="00244F77">
          <w:rPr>
            <w:rStyle w:val="Hyperlink"/>
            <w:rFonts w:asciiTheme="majorHAnsi" w:hAnsiTheme="majorHAnsi" w:cstheme="majorHAnsi"/>
          </w:rPr>
          <w:t>W</w:t>
        </w:r>
        <w:r w:rsidR="00244F77" w:rsidRPr="00C009D0">
          <w:rPr>
            <w:rStyle w:val="Hyperlink"/>
            <w:rFonts w:asciiTheme="majorHAnsi" w:hAnsiTheme="majorHAnsi" w:cstheme="majorHAnsi"/>
          </w:rPr>
          <w:t>orkshop</w:t>
        </w:r>
      </w:hyperlink>
      <w:r w:rsidR="00376476">
        <w:rPr>
          <w:rFonts w:asciiTheme="majorHAnsi" w:hAnsiTheme="majorHAnsi" w:cstheme="majorHAnsi"/>
        </w:rPr>
        <w:t>,</w:t>
      </w:r>
    </w:p>
    <w:p w14:paraId="2DB9D1F2" w14:textId="77777777" w:rsidR="00D348AA" w:rsidRPr="00747E8D" w:rsidRDefault="00183FD0" w:rsidP="00E64B0B">
      <w:pPr>
        <w:pStyle w:val="ListParagraph"/>
        <w:numPr>
          <w:ilvl w:val="0"/>
          <w:numId w:val="13"/>
        </w:numPr>
        <w:autoSpaceDE w:val="0"/>
        <w:autoSpaceDN w:val="0"/>
        <w:adjustRightInd w:val="0"/>
        <w:spacing w:after="0" w:line="240" w:lineRule="auto"/>
        <w:rPr>
          <w:rFonts w:asciiTheme="majorHAnsi" w:hAnsiTheme="majorHAnsi" w:cstheme="majorHAnsi"/>
        </w:rPr>
      </w:pPr>
      <w:r>
        <w:t xml:space="preserve">the </w:t>
      </w:r>
      <w:hyperlink w:anchor="_Appendix_3:_Particulate" w:history="1">
        <w:r w:rsidR="003C2454" w:rsidRPr="003C2454">
          <w:rPr>
            <w:rStyle w:val="Hyperlink"/>
            <w:rFonts w:asciiTheme="majorHAnsi" w:hAnsiTheme="majorHAnsi" w:cstheme="majorHAnsi"/>
          </w:rPr>
          <w:t>Particulate</w:t>
        </w:r>
        <w:r w:rsidR="00A6526C" w:rsidRPr="003C2454">
          <w:rPr>
            <w:rStyle w:val="Hyperlink"/>
            <w:rFonts w:asciiTheme="majorHAnsi" w:hAnsiTheme="majorHAnsi" w:cstheme="majorHAnsi"/>
          </w:rPr>
          <w:t xml:space="preserve"> </w:t>
        </w:r>
        <w:r w:rsidR="00B4168B">
          <w:rPr>
            <w:rStyle w:val="Hyperlink"/>
            <w:rFonts w:asciiTheme="majorHAnsi" w:hAnsiTheme="majorHAnsi" w:cstheme="majorHAnsi"/>
          </w:rPr>
          <w:t>N</w:t>
        </w:r>
        <w:r w:rsidR="00A6526C" w:rsidRPr="003C2454">
          <w:rPr>
            <w:rStyle w:val="Hyperlink"/>
            <w:rFonts w:asciiTheme="majorHAnsi" w:hAnsiTheme="majorHAnsi" w:cstheme="majorHAnsi"/>
          </w:rPr>
          <w:t xml:space="preserve">utrient </w:t>
        </w:r>
        <w:r w:rsidR="00B4168B">
          <w:rPr>
            <w:rStyle w:val="Hyperlink"/>
            <w:rFonts w:asciiTheme="majorHAnsi" w:hAnsiTheme="majorHAnsi" w:cstheme="majorHAnsi"/>
          </w:rPr>
          <w:t>W</w:t>
        </w:r>
        <w:r w:rsidR="00A6526C" w:rsidRPr="003C2454">
          <w:rPr>
            <w:rStyle w:val="Hyperlink"/>
            <w:rFonts w:asciiTheme="majorHAnsi" w:hAnsiTheme="majorHAnsi" w:cstheme="majorHAnsi"/>
          </w:rPr>
          <w:t>orkshop</w:t>
        </w:r>
      </w:hyperlink>
    </w:p>
    <w:p w14:paraId="4CB7F3AD" w14:textId="77777777" w:rsidR="00D348AA" w:rsidRPr="00747E8D" w:rsidRDefault="00183FD0" w:rsidP="00E64B0B">
      <w:pPr>
        <w:pStyle w:val="ListParagraph"/>
        <w:numPr>
          <w:ilvl w:val="0"/>
          <w:numId w:val="13"/>
        </w:numPr>
        <w:autoSpaceDE w:val="0"/>
        <w:autoSpaceDN w:val="0"/>
        <w:adjustRightInd w:val="0"/>
        <w:spacing w:after="0" w:line="240" w:lineRule="auto"/>
        <w:rPr>
          <w:rFonts w:asciiTheme="majorHAnsi" w:hAnsiTheme="majorHAnsi" w:cstheme="majorHAnsi"/>
        </w:rPr>
      </w:pPr>
      <w:r>
        <w:rPr>
          <w:rFonts w:asciiTheme="majorHAnsi" w:hAnsiTheme="majorHAnsi" w:cstheme="majorHAnsi"/>
        </w:rPr>
        <w:t xml:space="preserve">the </w:t>
      </w:r>
      <w:r w:rsidR="00D348AA" w:rsidRPr="00747E8D">
        <w:rPr>
          <w:rFonts w:asciiTheme="majorHAnsi" w:hAnsiTheme="majorHAnsi" w:cstheme="majorHAnsi"/>
        </w:rPr>
        <w:t>S</w:t>
      </w:r>
      <w:r w:rsidR="00A6526C" w:rsidRPr="00747E8D">
        <w:rPr>
          <w:rFonts w:asciiTheme="majorHAnsi" w:hAnsiTheme="majorHAnsi" w:cstheme="majorHAnsi"/>
        </w:rPr>
        <w:t xml:space="preserve">ediment, </w:t>
      </w:r>
      <w:r w:rsidR="00D348AA" w:rsidRPr="00747E8D">
        <w:rPr>
          <w:rFonts w:asciiTheme="majorHAnsi" w:hAnsiTheme="majorHAnsi" w:cstheme="majorHAnsi"/>
        </w:rPr>
        <w:t>N</w:t>
      </w:r>
      <w:r w:rsidR="00A6526C" w:rsidRPr="00747E8D">
        <w:rPr>
          <w:rFonts w:asciiTheme="majorHAnsi" w:hAnsiTheme="majorHAnsi" w:cstheme="majorHAnsi"/>
        </w:rPr>
        <w:t>utrient</w:t>
      </w:r>
      <w:r w:rsidR="00D348AA" w:rsidRPr="00747E8D">
        <w:rPr>
          <w:rFonts w:asciiTheme="majorHAnsi" w:hAnsiTheme="majorHAnsi" w:cstheme="majorHAnsi"/>
        </w:rPr>
        <w:t>s</w:t>
      </w:r>
      <w:r w:rsidR="00A6526C" w:rsidRPr="00747E8D">
        <w:rPr>
          <w:rFonts w:asciiTheme="majorHAnsi" w:hAnsiTheme="majorHAnsi" w:cstheme="majorHAnsi"/>
        </w:rPr>
        <w:t xml:space="preserve">, </w:t>
      </w:r>
      <w:r w:rsidR="00D348AA" w:rsidRPr="00747E8D">
        <w:rPr>
          <w:rFonts w:asciiTheme="majorHAnsi" w:hAnsiTheme="majorHAnsi" w:cstheme="majorHAnsi"/>
        </w:rPr>
        <w:t>P</w:t>
      </w:r>
      <w:r w:rsidR="00A6526C" w:rsidRPr="00747E8D">
        <w:rPr>
          <w:rFonts w:asciiTheme="majorHAnsi" w:hAnsiTheme="majorHAnsi" w:cstheme="majorHAnsi"/>
        </w:rPr>
        <w:t xml:space="preserve">esticides and </w:t>
      </w:r>
      <w:r w:rsidR="00D348AA" w:rsidRPr="00747E8D">
        <w:rPr>
          <w:rFonts w:asciiTheme="majorHAnsi" w:hAnsiTheme="majorHAnsi" w:cstheme="majorHAnsi"/>
        </w:rPr>
        <w:t>H</w:t>
      </w:r>
      <w:r w:rsidR="00A6526C" w:rsidRPr="00747E8D">
        <w:rPr>
          <w:rFonts w:asciiTheme="majorHAnsi" w:hAnsiTheme="majorHAnsi" w:cstheme="majorHAnsi"/>
        </w:rPr>
        <w:t xml:space="preserve">uman </w:t>
      </w:r>
      <w:r w:rsidR="00D348AA" w:rsidRPr="00747E8D">
        <w:rPr>
          <w:rFonts w:asciiTheme="majorHAnsi" w:hAnsiTheme="majorHAnsi" w:cstheme="majorHAnsi"/>
        </w:rPr>
        <w:t>D</w:t>
      </w:r>
      <w:r w:rsidR="00A6526C" w:rsidRPr="00747E8D">
        <w:rPr>
          <w:rFonts w:asciiTheme="majorHAnsi" w:hAnsiTheme="majorHAnsi" w:cstheme="majorHAnsi"/>
        </w:rPr>
        <w:t xml:space="preserve">imensions </w:t>
      </w:r>
      <w:r w:rsidR="008951BE">
        <w:rPr>
          <w:rFonts w:asciiTheme="majorHAnsi" w:hAnsiTheme="majorHAnsi" w:cstheme="majorHAnsi"/>
        </w:rPr>
        <w:t>W</w:t>
      </w:r>
      <w:r w:rsidR="008951BE" w:rsidRPr="00747E8D">
        <w:rPr>
          <w:rFonts w:asciiTheme="majorHAnsi" w:hAnsiTheme="majorHAnsi" w:cstheme="majorHAnsi"/>
        </w:rPr>
        <w:t xml:space="preserve">orking </w:t>
      </w:r>
      <w:r w:rsidR="008951BE">
        <w:rPr>
          <w:rFonts w:asciiTheme="majorHAnsi" w:hAnsiTheme="majorHAnsi" w:cstheme="majorHAnsi"/>
        </w:rPr>
        <w:t>G</w:t>
      </w:r>
      <w:r w:rsidR="00A6526C" w:rsidRPr="00747E8D">
        <w:rPr>
          <w:rFonts w:asciiTheme="majorHAnsi" w:hAnsiTheme="majorHAnsi" w:cstheme="majorHAnsi"/>
        </w:rPr>
        <w:t>roups</w:t>
      </w:r>
      <w:r w:rsidR="00376476">
        <w:rPr>
          <w:rFonts w:asciiTheme="majorHAnsi" w:hAnsiTheme="majorHAnsi" w:cstheme="majorHAnsi"/>
        </w:rPr>
        <w:t>,</w:t>
      </w:r>
      <w:r w:rsidR="00A6526C" w:rsidRPr="00747E8D">
        <w:rPr>
          <w:rFonts w:asciiTheme="majorHAnsi" w:hAnsiTheme="majorHAnsi" w:cstheme="majorHAnsi"/>
        </w:rPr>
        <w:t xml:space="preserve"> </w:t>
      </w:r>
    </w:p>
    <w:p w14:paraId="480C079E" w14:textId="77777777" w:rsidR="00A6526C" w:rsidRPr="00747E8D" w:rsidRDefault="00B4168B" w:rsidP="00E64B0B">
      <w:pPr>
        <w:pStyle w:val="ListParagraph"/>
        <w:numPr>
          <w:ilvl w:val="0"/>
          <w:numId w:val="13"/>
        </w:numPr>
        <w:autoSpaceDE w:val="0"/>
        <w:autoSpaceDN w:val="0"/>
        <w:adjustRightInd w:val="0"/>
        <w:spacing w:after="0" w:line="240" w:lineRule="auto"/>
        <w:rPr>
          <w:rFonts w:asciiTheme="majorHAnsi" w:hAnsiTheme="majorHAnsi" w:cstheme="majorHAnsi"/>
        </w:rPr>
      </w:pPr>
      <w:r>
        <w:rPr>
          <w:rFonts w:asciiTheme="majorHAnsi" w:hAnsiTheme="majorHAnsi" w:cstheme="majorHAnsi"/>
        </w:rPr>
        <w:t>m</w:t>
      </w:r>
      <w:r w:rsidR="00A6526C" w:rsidRPr="00747E8D">
        <w:rPr>
          <w:rFonts w:asciiTheme="majorHAnsi" w:hAnsiTheme="majorHAnsi" w:cstheme="majorHAnsi"/>
        </w:rPr>
        <w:t xml:space="preserve">arine experts. </w:t>
      </w:r>
    </w:p>
    <w:p w14:paraId="108D1517" w14:textId="77777777" w:rsidR="00D348AA" w:rsidRDefault="00D348AA" w:rsidP="00F06C1E">
      <w:pPr>
        <w:autoSpaceDE w:val="0"/>
        <w:autoSpaceDN w:val="0"/>
        <w:adjustRightInd w:val="0"/>
        <w:spacing w:after="0" w:line="240" w:lineRule="auto"/>
        <w:rPr>
          <w:rFonts w:asciiTheme="majorHAnsi" w:hAnsiTheme="majorHAnsi" w:cstheme="majorHAnsi"/>
        </w:rPr>
      </w:pPr>
    </w:p>
    <w:p w14:paraId="0F6EBAEC" w14:textId="77777777" w:rsidR="00A6526C" w:rsidRDefault="00A6526C" w:rsidP="00F06C1E">
      <w:pPr>
        <w:autoSpaceDE w:val="0"/>
        <w:autoSpaceDN w:val="0"/>
        <w:adjustRightInd w:val="0"/>
        <w:spacing w:after="0" w:line="240" w:lineRule="auto"/>
        <w:rPr>
          <w:rFonts w:asciiTheme="majorHAnsi" w:hAnsiTheme="majorHAnsi" w:cstheme="majorHAnsi"/>
        </w:rPr>
      </w:pPr>
      <w:r>
        <w:rPr>
          <w:rFonts w:asciiTheme="majorHAnsi" w:hAnsiTheme="majorHAnsi" w:cstheme="majorHAnsi"/>
        </w:rPr>
        <w:t>The results of the engagement process were evaluated through consultation with the lead authors of the 2017 Scientific Consensus Statement and the Independent Science Panel.</w:t>
      </w:r>
    </w:p>
    <w:p w14:paraId="26059F9E" w14:textId="77777777" w:rsidR="00022A80" w:rsidRDefault="00022A80" w:rsidP="00B45D19">
      <w:pPr>
        <w:autoSpaceDE w:val="0"/>
        <w:autoSpaceDN w:val="0"/>
        <w:adjustRightInd w:val="0"/>
        <w:spacing w:after="0" w:line="240" w:lineRule="auto"/>
        <w:jc w:val="both"/>
        <w:rPr>
          <w:rFonts w:asciiTheme="majorHAnsi" w:hAnsiTheme="majorHAnsi" w:cstheme="majorHAnsi"/>
        </w:rPr>
      </w:pPr>
    </w:p>
    <w:p w14:paraId="40C9267F" w14:textId="77777777" w:rsidR="00B45D19" w:rsidRPr="00532CD0" w:rsidRDefault="00B45D19" w:rsidP="00B45D19">
      <w:pPr>
        <w:kinsoku w:val="0"/>
        <w:overflowPunct w:val="0"/>
        <w:spacing w:after="0" w:line="276" w:lineRule="auto"/>
        <w:jc w:val="both"/>
        <w:textAlignment w:val="baseline"/>
        <w:rPr>
          <w:rFonts w:asciiTheme="majorHAnsi" w:hAnsiTheme="majorHAnsi" w:cstheme="majorHAnsi"/>
        </w:rPr>
      </w:pPr>
    </w:p>
    <w:p w14:paraId="7FD6B584" w14:textId="77777777" w:rsidR="00B45D19" w:rsidRPr="00747E8D" w:rsidRDefault="00B45D19" w:rsidP="00747E8D"/>
    <w:p w14:paraId="6AFE91EB" w14:textId="77777777" w:rsidR="00B45D19" w:rsidRDefault="00E34C78" w:rsidP="00747E8D">
      <w:r>
        <w:rPr>
          <w:noProof/>
          <w:lang w:eastAsia="en-AU"/>
        </w:rPr>
        <w:lastRenderedPageBreak/>
        <w:drawing>
          <wp:inline distT="0" distB="0" distL="0" distR="0" wp14:anchorId="095ED983" wp14:editId="16CB1A55">
            <wp:extent cx="6335085" cy="6962775"/>
            <wp:effectExtent l="0" t="0" r="889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343575" cy="6972107"/>
                    </a:xfrm>
                    <a:prstGeom prst="rect">
                      <a:avLst/>
                    </a:prstGeom>
                    <a:noFill/>
                  </pic:spPr>
                </pic:pic>
              </a:graphicData>
            </a:graphic>
          </wp:inline>
        </w:drawing>
      </w:r>
    </w:p>
    <w:p w14:paraId="4330E612" w14:textId="77777777" w:rsidR="00B45D19" w:rsidRDefault="00B45D19" w:rsidP="00B45D19">
      <w:pPr>
        <w:rPr>
          <w:b/>
          <w:sz w:val="20"/>
          <w:lang w:eastAsia="en-AU"/>
        </w:rPr>
      </w:pPr>
      <w:r>
        <w:rPr>
          <w:b/>
          <w:sz w:val="20"/>
          <w:lang w:eastAsia="en-AU"/>
        </w:rPr>
        <w:t xml:space="preserve">Figure </w:t>
      </w:r>
      <w:r w:rsidR="00E34C78">
        <w:rPr>
          <w:b/>
          <w:sz w:val="20"/>
          <w:lang w:eastAsia="en-AU"/>
        </w:rPr>
        <w:t>3</w:t>
      </w:r>
      <w:r>
        <w:rPr>
          <w:b/>
          <w:sz w:val="20"/>
          <w:lang w:eastAsia="en-AU"/>
        </w:rPr>
        <w:t>: Flow diagram of the steps followed for the knowledge needs prioritisation process.</w:t>
      </w:r>
    </w:p>
    <w:p w14:paraId="45F72A90" w14:textId="77777777" w:rsidR="00B45D19" w:rsidRDefault="00B45D19" w:rsidP="00A21DCC">
      <w:pPr>
        <w:kinsoku w:val="0"/>
        <w:overflowPunct w:val="0"/>
        <w:spacing w:after="0" w:line="276" w:lineRule="auto"/>
        <w:contextualSpacing/>
        <w:jc w:val="both"/>
        <w:textAlignment w:val="baseline"/>
        <w:rPr>
          <w:rFonts w:asciiTheme="majorHAnsi" w:hAnsiTheme="majorHAnsi" w:cstheme="majorHAnsi"/>
          <w:b/>
        </w:rPr>
      </w:pPr>
    </w:p>
    <w:p w14:paraId="3628B0FA" w14:textId="77777777" w:rsidR="009B3974" w:rsidRDefault="009B3974" w:rsidP="00747E8D">
      <w:pPr>
        <w:pStyle w:val="Heading1"/>
      </w:pPr>
      <w:bookmarkStart w:id="45" w:name="_Toc517797026"/>
      <w:bookmarkStart w:id="46" w:name="_Toc517872820"/>
      <w:r>
        <w:t>Pathways to knowledge creation and implementation</w:t>
      </w:r>
      <w:bookmarkEnd w:id="45"/>
      <w:bookmarkEnd w:id="46"/>
    </w:p>
    <w:p w14:paraId="521A386B" w14:textId="77777777" w:rsidR="00865800" w:rsidRDefault="00865800" w:rsidP="00F06C1E">
      <w:pPr>
        <w:autoSpaceDE w:val="0"/>
        <w:autoSpaceDN w:val="0"/>
        <w:adjustRightInd w:val="0"/>
        <w:spacing w:after="0" w:line="240" w:lineRule="auto"/>
        <w:rPr>
          <w:rFonts w:asciiTheme="majorHAnsi" w:hAnsiTheme="majorHAnsi" w:cstheme="majorHAnsi"/>
        </w:rPr>
      </w:pPr>
      <w:r>
        <w:rPr>
          <w:rFonts w:asciiTheme="majorHAnsi" w:hAnsiTheme="majorHAnsi" w:cstheme="majorHAnsi"/>
        </w:rPr>
        <w:t xml:space="preserve">Refining and prioritising </w:t>
      </w:r>
      <w:r w:rsidR="00875966">
        <w:rPr>
          <w:rFonts w:asciiTheme="majorHAnsi" w:hAnsiTheme="majorHAnsi" w:cstheme="majorHAnsi"/>
        </w:rPr>
        <w:t xml:space="preserve">the Reef water quality </w:t>
      </w:r>
      <w:r>
        <w:rPr>
          <w:rFonts w:asciiTheme="majorHAnsi" w:hAnsiTheme="majorHAnsi" w:cstheme="majorHAnsi"/>
        </w:rPr>
        <w:t>knowledge needs</w:t>
      </w:r>
      <w:r w:rsidR="00141863">
        <w:rPr>
          <w:rFonts w:asciiTheme="majorHAnsi" w:hAnsiTheme="majorHAnsi" w:cstheme="majorHAnsi"/>
        </w:rPr>
        <w:t xml:space="preserve"> </w:t>
      </w:r>
      <w:r w:rsidR="00875966">
        <w:rPr>
          <w:rFonts w:asciiTheme="majorHAnsi" w:hAnsiTheme="majorHAnsi" w:cstheme="majorHAnsi"/>
        </w:rPr>
        <w:t>helps to focu</w:t>
      </w:r>
      <w:r w:rsidR="00141863">
        <w:rPr>
          <w:rFonts w:asciiTheme="majorHAnsi" w:hAnsiTheme="majorHAnsi" w:cstheme="majorHAnsi"/>
        </w:rPr>
        <w:t>s knowledge</w:t>
      </w:r>
      <w:r w:rsidR="00BF49AA">
        <w:rPr>
          <w:rFonts w:asciiTheme="majorHAnsi" w:hAnsiTheme="majorHAnsi" w:cstheme="majorHAnsi"/>
        </w:rPr>
        <w:t xml:space="preserve"> </w:t>
      </w:r>
      <w:r w:rsidR="00014D3D">
        <w:rPr>
          <w:rFonts w:asciiTheme="majorHAnsi" w:hAnsiTheme="majorHAnsi" w:cstheme="majorHAnsi"/>
        </w:rPr>
        <w:t xml:space="preserve">creation </w:t>
      </w:r>
      <w:r w:rsidR="00BF49AA">
        <w:rPr>
          <w:rFonts w:asciiTheme="majorHAnsi" w:hAnsiTheme="majorHAnsi" w:cstheme="majorHAnsi"/>
        </w:rPr>
        <w:t>to</w:t>
      </w:r>
      <w:r w:rsidR="00875966">
        <w:rPr>
          <w:rFonts w:asciiTheme="majorHAnsi" w:hAnsiTheme="majorHAnsi" w:cstheme="majorHAnsi"/>
        </w:rPr>
        <w:t xml:space="preserve">wards </w:t>
      </w:r>
      <w:r w:rsidR="00141863">
        <w:rPr>
          <w:rFonts w:asciiTheme="majorHAnsi" w:hAnsiTheme="majorHAnsi" w:cstheme="majorHAnsi"/>
        </w:rPr>
        <w:t>achiev</w:t>
      </w:r>
      <w:r w:rsidR="00875966">
        <w:rPr>
          <w:rFonts w:asciiTheme="majorHAnsi" w:hAnsiTheme="majorHAnsi" w:cstheme="majorHAnsi"/>
        </w:rPr>
        <w:t>ing</w:t>
      </w:r>
      <w:r w:rsidR="00141863">
        <w:rPr>
          <w:rFonts w:asciiTheme="majorHAnsi" w:hAnsiTheme="majorHAnsi" w:cstheme="majorHAnsi"/>
        </w:rPr>
        <w:t xml:space="preserve"> the Reef 2050 WQIP targets, objectives and long-term outcome</w:t>
      </w:r>
      <w:r w:rsidR="00BF0A88">
        <w:rPr>
          <w:rFonts w:asciiTheme="majorHAnsi" w:hAnsiTheme="majorHAnsi" w:cstheme="majorHAnsi"/>
        </w:rPr>
        <w:t xml:space="preserve">. </w:t>
      </w:r>
      <w:r w:rsidR="00BD5529">
        <w:rPr>
          <w:rFonts w:asciiTheme="majorHAnsi" w:hAnsiTheme="majorHAnsi" w:cstheme="majorHAnsi"/>
        </w:rPr>
        <w:t>The Australian and Queensland governments acknowledge the pivotal role that f</w:t>
      </w:r>
      <w:r w:rsidR="00875966">
        <w:rPr>
          <w:rFonts w:asciiTheme="majorHAnsi" w:hAnsiTheme="majorHAnsi" w:cstheme="majorHAnsi"/>
        </w:rPr>
        <w:t xml:space="preserve">unding </w:t>
      </w:r>
      <w:r w:rsidR="00CB2CA8">
        <w:rPr>
          <w:rFonts w:asciiTheme="majorHAnsi" w:hAnsiTheme="majorHAnsi" w:cstheme="majorHAnsi"/>
        </w:rPr>
        <w:t>programs</w:t>
      </w:r>
      <w:r w:rsidR="00875966">
        <w:rPr>
          <w:rFonts w:asciiTheme="majorHAnsi" w:hAnsiTheme="majorHAnsi" w:cstheme="majorHAnsi"/>
        </w:rPr>
        <w:t xml:space="preserve"> and research organisations play in </w:t>
      </w:r>
      <w:r w:rsidR="00014D3D">
        <w:rPr>
          <w:rFonts w:asciiTheme="majorHAnsi" w:hAnsiTheme="majorHAnsi" w:cstheme="majorHAnsi"/>
        </w:rPr>
        <w:t xml:space="preserve">Reef water quality </w:t>
      </w:r>
      <w:r w:rsidR="00875966">
        <w:rPr>
          <w:rFonts w:asciiTheme="majorHAnsi" w:hAnsiTheme="majorHAnsi" w:cstheme="majorHAnsi"/>
        </w:rPr>
        <w:t>knowledge creation</w:t>
      </w:r>
      <w:r w:rsidR="00014D3D">
        <w:rPr>
          <w:rFonts w:asciiTheme="majorHAnsi" w:hAnsiTheme="majorHAnsi" w:cstheme="majorHAnsi"/>
        </w:rPr>
        <w:t xml:space="preserve">, along with the </w:t>
      </w:r>
      <w:r w:rsidR="0004450B">
        <w:rPr>
          <w:rFonts w:asciiTheme="majorHAnsi" w:hAnsiTheme="majorHAnsi" w:cstheme="majorHAnsi"/>
        </w:rPr>
        <w:t>concepts</w:t>
      </w:r>
      <w:r w:rsidR="00014D3D">
        <w:rPr>
          <w:rFonts w:asciiTheme="majorHAnsi" w:hAnsiTheme="majorHAnsi" w:cstheme="majorHAnsi"/>
        </w:rPr>
        <w:t xml:space="preserve"> of transdisciplinary</w:t>
      </w:r>
      <w:r w:rsidR="00875966">
        <w:rPr>
          <w:rFonts w:asciiTheme="majorHAnsi" w:hAnsiTheme="majorHAnsi" w:cstheme="majorHAnsi"/>
        </w:rPr>
        <w:t xml:space="preserve"> researc</w:t>
      </w:r>
      <w:r w:rsidR="00014D3D">
        <w:rPr>
          <w:rFonts w:asciiTheme="majorHAnsi" w:hAnsiTheme="majorHAnsi" w:cstheme="majorHAnsi"/>
        </w:rPr>
        <w:t>h</w:t>
      </w:r>
      <w:r w:rsidR="00875966">
        <w:rPr>
          <w:rFonts w:asciiTheme="majorHAnsi" w:hAnsiTheme="majorHAnsi" w:cstheme="majorHAnsi"/>
        </w:rPr>
        <w:t xml:space="preserve">, </w:t>
      </w:r>
      <w:r w:rsidR="00014D3D">
        <w:rPr>
          <w:rFonts w:asciiTheme="majorHAnsi" w:hAnsiTheme="majorHAnsi" w:cstheme="majorHAnsi"/>
        </w:rPr>
        <w:t xml:space="preserve">industry collaboration, </w:t>
      </w:r>
      <w:r w:rsidR="0004450B">
        <w:rPr>
          <w:rFonts w:asciiTheme="majorHAnsi" w:hAnsiTheme="majorHAnsi" w:cstheme="majorHAnsi"/>
        </w:rPr>
        <w:t>stakeholder</w:t>
      </w:r>
      <w:r w:rsidR="00014D3D">
        <w:rPr>
          <w:rFonts w:asciiTheme="majorHAnsi" w:hAnsiTheme="majorHAnsi" w:cstheme="majorHAnsi"/>
        </w:rPr>
        <w:t xml:space="preserve"> </w:t>
      </w:r>
      <w:r w:rsidR="00875966">
        <w:rPr>
          <w:rFonts w:asciiTheme="majorHAnsi" w:hAnsiTheme="majorHAnsi" w:cstheme="majorHAnsi"/>
        </w:rPr>
        <w:t>engagement and research impact</w:t>
      </w:r>
      <w:r w:rsidR="00014D3D">
        <w:rPr>
          <w:rFonts w:asciiTheme="majorHAnsi" w:hAnsiTheme="majorHAnsi" w:cstheme="majorHAnsi"/>
        </w:rPr>
        <w:t>.</w:t>
      </w:r>
    </w:p>
    <w:p w14:paraId="57039697" w14:textId="77777777" w:rsidR="00C25543" w:rsidRDefault="00CF45F8" w:rsidP="00F06C1E">
      <w:pPr>
        <w:pStyle w:val="Heading3"/>
      </w:pPr>
      <w:bookmarkStart w:id="47" w:name="_Toc517797027"/>
      <w:bookmarkStart w:id="48" w:name="_Toc517872821"/>
      <w:r w:rsidRPr="00747E8D">
        <w:lastRenderedPageBreak/>
        <w:t xml:space="preserve">Investment in </w:t>
      </w:r>
      <w:r w:rsidR="00C22A72">
        <w:t>r</w:t>
      </w:r>
      <w:r w:rsidRPr="00747E8D">
        <w:t xml:space="preserve">esearch and </w:t>
      </w:r>
      <w:r w:rsidR="00C22A72">
        <w:t>d</w:t>
      </w:r>
      <w:r w:rsidRPr="00747E8D">
        <w:t>evelopment</w:t>
      </w:r>
      <w:bookmarkEnd w:id="47"/>
      <w:bookmarkEnd w:id="48"/>
      <w:r w:rsidR="009B3974" w:rsidRPr="00747E8D">
        <w:t xml:space="preserve"> </w:t>
      </w:r>
    </w:p>
    <w:p w14:paraId="204A8D15" w14:textId="77777777" w:rsidR="004A4A22" w:rsidRPr="001E5CBB" w:rsidRDefault="005D55AA" w:rsidP="00F06C1E">
      <w:pPr>
        <w:tabs>
          <w:tab w:val="left" w:pos="5353"/>
        </w:tabs>
        <w:autoSpaceDE w:val="0"/>
        <w:autoSpaceDN w:val="0"/>
        <w:adjustRightInd w:val="0"/>
        <w:rPr>
          <w:rFonts w:asciiTheme="majorHAnsi" w:hAnsiTheme="majorHAnsi" w:cstheme="majorHAnsi"/>
        </w:rPr>
      </w:pPr>
      <w:r>
        <w:rPr>
          <w:rFonts w:asciiTheme="majorHAnsi" w:hAnsiTheme="majorHAnsi" w:cstheme="majorHAnsi"/>
          <w:noProof/>
          <w:lang w:eastAsia="en-AU"/>
        </w:rPr>
        <w:drawing>
          <wp:anchor distT="0" distB="0" distL="114300" distR="114300" simplePos="0" relativeHeight="251662336" behindDoc="0" locked="0" layoutInCell="1" allowOverlap="1" wp14:anchorId="08BDFB02" wp14:editId="7B53442E">
            <wp:simplePos x="0" y="0"/>
            <wp:positionH relativeFrom="margin">
              <wp:posOffset>3665220</wp:posOffset>
            </wp:positionH>
            <wp:positionV relativeFrom="paragraph">
              <wp:posOffset>235585</wp:posOffset>
            </wp:positionV>
            <wp:extent cx="2227580" cy="1548130"/>
            <wp:effectExtent l="0" t="0" r="127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227580" cy="1548130"/>
                    </a:xfrm>
                    <a:prstGeom prst="rect">
                      <a:avLst/>
                    </a:prstGeom>
                    <a:noFill/>
                  </pic:spPr>
                </pic:pic>
              </a:graphicData>
            </a:graphic>
            <wp14:sizeRelH relativeFrom="page">
              <wp14:pctWidth>0</wp14:pctWidth>
            </wp14:sizeRelH>
            <wp14:sizeRelV relativeFrom="page">
              <wp14:pctHeight>0</wp14:pctHeight>
            </wp14:sizeRelV>
          </wp:anchor>
        </w:drawing>
      </w:r>
      <w:r w:rsidR="004A4A22" w:rsidRPr="001E5CBB">
        <w:rPr>
          <w:rFonts w:asciiTheme="majorHAnsi" w:hAnsiTheme="majorHAnsi" w:cstheme="majorHAnsi"/>
        </w:rPr>
        <w:t xml:space="preserve">The key programs that contribute to Reef water quality research under the RDI Strategy include the </w:t>
      </w:r>
      <w:hyperlink r:id="rId26" w:history="1">
        <w:r w:rsidR="004A4A22" w:rsidRPr="004731C7">
          <w:rPr>
            <w:rStyle w:val="Hyperlink"/>
            <w:rFonts w:asciiTheme="majorHAnsi" w:hAnsiTheme="majorHAnsi" w:cstheme="majorHAnsi"/>
          </w:rPr>
          <w:t>National Environmental Science Program’s Tropical Water Quality Hub</w:t>
        </w:r>
      </w:hyperlink>
      <w:r w:rsidR="004A4A22" w:rsidRPr="001E5CBB">
        <w:rPr>
          <w:rFonts w:asciiTheme="majorHAnsi" w:hAnsiTheme="majorHAnsi" w:cstheme="majorHAnsi"/>
        </w:rPr>
        <w:t xml:space="preserve"> and the Queensland Government </w:t>
      </w:r>
      <w:hyperlink r:id="rId27" w:history="1">
        <w:r w:rsidR="004A4A22" w:rsidRPr="001757E7">
          <w:rPr>
            <w:rStyle w:val="Hyperlink"/>
            <w:rFonts w:asciiTheme="majorHAnsi" w:hAnsiTheme="majorHAnsi" w:cstheme="majorHAnsi"/>
          </w:rPr>
          <w:t>Science in the Paddock Program</w:t>
        </w:r>
      </w:hyperlink>
      <w:r w:rsidR="004A4A22" w:rsidRPr="001E5CBB">
        <w:rPr>
          <w:rFonts w:asciiTheme="majorHAnsi" w:hAnsiTheme="majorHAnsi" w:cstheme="majorHAnsi"/>
        </w:rPr>
        <w:t xml:space="preserve">. </w:t>
      </w:r>
    </w:p>
    <w:p w14:paraId="67132DC0" w14:textId="77777777" w:rsidR="00C25543" w:rsidRPr="00C12BBC" w:rsidRDefault="008330B5" w:rsidP="00F06C1E">
      <w:pPr>
        <w:autoSpaceDE w:val="0"/>
        <w:autoSpaceDN w:val="0"/>
        <w:adjustRightInd w:val="0"/>
        <w:spacing w:after="0" w:line="240" w:lineRule="auto"/>
        <w:rPr>
          <w:rFonts w:asciiTheme="majorHAnsi" w:hAnsiTheme="majorHAnsi" w:cstheme="majorHAnsi"/>
        </w:rPr>
      </w:pPr>
      <w:r w:rsidRPr="00747E8D">
        <w:rPr>
          <w:rFonts w:asciiTheme="majorHAnsi" w:hAnsiTheme="majorHAnsi" w:cstheme="majorHAnsi"/>
        </w:rPr>
        <w:t>Other programs that conduct research focused on</w:t>
      </w:r>
      <w:r w:rsidR="00CB2CA8" w:rsidRPr="00747E8D">
        <w:rPr>
          <w:rFonts w:asciiTheme="majorHAnsi" w:hAnsiTheme="majorHAnsi" w:cstheme="majorHAnsi"/>
        </w:rPr>
        <w:t xml:space="preserve"> </w:t>
      </w:r>
      <w:r w:rsidRPr="00747E8D">
        <w:rPr>
          <w:rFonts w:asciiTheme="majorHAnsi" w:hAnsiTheme="majorHAnsi" w:cstheme="majorHAnsi"/>
        </w:rPr>
        <w:t>broader goals (e.g. industry productivity) may also help to</w:t>
      </w:r>
      <w:r w:rsidR="00CB2CA8" w:rsidRPr="00747E8D">
        <w:rPr>
          <w:rFonts w:asciiTheme="majorHAnsi" w:hAnsiTheme="majorHAnsi" w:cstheme="majorHAnsi"/>
        </w:rPr>
        <w:t xml:space="preserve"> </w:t>
      </w:r>
      <w:r w:rsidR="009C3A21" w:rsidRPr="00747E8D">
        <w:rPr>
          <w:rFonts w:asciiTheme="majorHAnsi" w:hAnsiTheme="majorHAnsi" w:cstheme="majorHAnsi"/>
        </w:rPr>
        <w:t xml:space="preserve">meet knowledge needs </w:t>
      </w:r>
      <w:r w:rsidRPr="00747E8D">
        <w:rPr>
          <w:rFonts w:asciiTheme="majorHAnsi" w:hAnsiTheme="majorHAnsi" w:cstheme="majorHAnsi"/>
        </w:rPr>
        <w:t>relevant to Reef water quality.</w:t>
      </w:r>
      <w:r w:rsidR="00346E24">
        <w:rPr>
          <w:rFonts w:asciiTheme="majorHAnsi" w:hAnsiTheme="majorHAnsi" w:cstheme="majorHAnsi"/>
        </w:rPr>
        <w:t xml:space="preserve"> </w:t>
      </w:r>
      <w:r w:rsidR="00C25543" w:rsidRPr="00C12BBC">
        <w:rPr>
          <w:rFonts w:asciiTheme="majorHAnsi" w:hAnsiTheme="majorHAnsi" w:cstheme="majorHAnsi"/>
        </w:rPr>
        <w:t>Ongoing sources of research investment include:</w:t>
      </w:r>
    </w:p>
    <w:p w14:paraId="65CF17C2" w14:textId="77777777" w:rsidR="00C25543" w:rsidRPr="00747E8D" w:rsidRDefault="005E0E03" w:rsidP="00E64B0B">
      <w:pPr>
        <w:pStyle w:val="ListParagraph"/>
        <w:numPr>
          <w:ilvl w:val="0"/>
          <w:numId w:val="13"/>
        </w:numPr>
        <w:autoSpaceDE w:val="0"/>
        <w:autoSpaceDN w:val="0"/>
        <w:adjustRightInd w:val="0"/>
        <w:spacing w:after="0" w:line="240" w:lineRule="auto"/>
        <w:rPr>
          <w:rFonts w:asciiTheme="majorHAnsi" w:hAnsiTheme="majorHAnsi" w:cstheme="majorHAnsi"/>
        </w:rPr>
      </w:pPr>
      <w:r w:rsidRPr="00346E24">
        <w:rPr>
          <w:noProof/>
          <w:lang w:eastAsia="en-AU"/>
        </w:rPr>
        <w:drawing>
          <wp:anchor distT="0" distB="0" distL="114300" distR="114300" simplePos="0" relativeHeight="251663360" behindDoc="1" locked="0" layoutInCell="1" allowOverlap="1" wp14:anchorId="446B8B5A" wp14:editId="6CCDD23C">
            <wp:simplePos x="0" y="0"/>
            <wp:positionH relativeFrom="column">
              <wp:posOffset>3667125</wp:posOffset>
            </wp:positionH>
            <wp:positionV relativeFrom="paragraph">
              <wp:posOffset>151130</wp:posOffset>
            </wp:positionV>
            <wp:extent cx="2228215" cy="1624965"/>
            <wp:effectExtent l="0" t="0" r="635"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228215" cy="1624965"/>
                    </a:xfrm>
                    <a:prstGeom prst="rect">
                      <a:avLst/>
                    </a:prstGeom>
                    <a:noFill/>
                    <a:ln>
                      <a:noFill/>
                    </a:ln>
                  </pic:spPr>
                </pic:pic>
              </a:graphicData>
            </a:graphic>
            <wp14:sizeRelH relativeFrom="page">
              <wp14:pctWidth>0</wp14:pctWidth>
            </wp14:sizeRelH>
            <wp14:sizeRelV relativeFrom="page">
              <wp14:pctHeight>0</wp14:pctHeight>
            </wp14:sizeRelV>
          </wp:anchor>
        </w:drawing>
      </w:r>
      <w:r w:rsidR="00C25543" w:rsidRPr="00747E8D">
        <w:rPr>
          <w:rFonts w:asciiTheme="majorHAnsi" w:hAnsiTheme="majorHAnsi" w:cstheme="majorHAnsi"/>
        </w:rPr>
        <w:t>Australian Government investment in university research through the Australian Research Council</w:t>
      </w:r>
      <w:r w:rsidR="00097886" w:rsidRPr="00097886">
        <w:rPr>
          <w:noProof/>
          <w:lang w:eastAsia="en-AU"/>
        </w:rPr>
        <w:t xml:space="preserve"> </w:t>
      </w:r>
    </w:p>
    <w:p w14:paraId="54CF54BA" w14:textId="77777777" w:rsidR="00C25543" w:rsidRPr="00747E8D" w:rsidRDefault="00C25543" w:rsidP="00E64B0B">
      <w:pPr>
        <w:pStyle w:val="ListParagraph"/>
        <w:numPr>
          <w:ilvl w:val="0"/>
          <w:numId w:val="13"/>
        </w:numPr>
        <w:autoSpaceDE w:val="0"/>
        <w:autoSpaceDN w:val="0"/>
        <w:adjustRightInd w:val="0"/>
        <w:spacing w:after="0" w:line="240" w:lineRule="auto"/>
        <w:rPr>
          <w:rFonts w:asciiTheme="majorHAnsi" w:hAnsiTheme="majorHAnsi" w:cstheme="majorHAnsi"/>
        </w:rPr>
      </w:pPr>
      <w:r w:rsidRPr="00747E8D">
        <w:rPr>
          <w:rFonts w:asciiTheme="majorHAnsi" w:hAnsiTheme="majorHAnsi" w:cstheme="majorHAnsi"/>
        </w:rPr>
        <w:t>Australian Government investment in research providers such as CSIRO, the Australian Institute of Marine Science and the Bureau of Meteorology</w:t>
      </w:r>
    </w:p>
    <w:p w14:paraId="30F248F3" w14:textId="77777777" w:rsidR="00C25543" w:rsidRPr="00747E8D" w:rsidRDefault="00C25543" w:rsidP="00E64B0B">
      <w:pPr>
        <w:pStyle w:val="ListParagraph"/>
        <w:numPr>
          <w:ilvl w:val="0"/>
          <w:numId w:val="13"/>
        </w:numPr>
        <w:autoSpaceDE w:val="0"/>
        <w:autoSpaceDN w:val="0"/>
        <w:adjustRightInd w:val="0"/>
        <w:spacing w:after="0" w:line="240" w:lineRule="auto"/>
        <w:rPr>
          <w:rFonts w:asciiTheme="majorHAnsi" w:hAnsiTheme="majorHAnsi" w:cstheme="majorHAnsi"/>
        </w:rPr>
      </w:pPr>
      <w:r w:rsidRPr="00747E8D">
        <w:rPr>
          <w:rFonts w:asciiTheme="majorHAnsi" w:hAnsiTheme="majorHAnsi" w:cstheme="majorHAnsi"/>
        </w:rPr>
        <w:t>Queensland Government investment in research by state agencies such as the Department of Agriculture</w:t>
      </w:r>
      <w:r w:rsidR="008A60D5">
        <w:rPr>
          <w:rFonts w:asciiTheme="majorHAnsi" w:hAnsiTheme="majorHAnsi" w:cstheme="majorHAnsi"/>
        </w:rPr>
        <w:t xml:space="preserve"> and Fisheries</w:t>
      </w:r>
      <w:r w:rsidRPr="00747E8D">
        <w:rPr>
          <w:rFonts w:asciiTheme="majorHAnsi" w:hAnsiTheme="majorHAnsi" w:cstheme="majorHAnsi"/>
        </w:rPr>
        <w:t xml:space="preserve">, Department of Environment and </w:t>
      </w:r>
      <w:r w:rsidR="007233C4" w:rsidRPr="00747E8D">
        <w:rPr>
          <w:rFonts w:asciiTheme="majorHAnsi" w:hAnsiTheme="majorHAnsi" w:cstheme="majorHAnsi"/>
        </w:rPr>
        <w:t>Science</w:t>
      </w:r>
      <w:r w:rsidRPr="00747E8D">
        <w:rPr>
          <w:rFonts w:asciiTheme="majorHAnsi" w:hAnsiTheme="majorHAnsi" w:cstheme="majorHAnsi"/>
        </w:rPr>
        <w:t xml:space="preserve"> </w:t>
      </w:r>
      <w:r w:rsidR="00DF09F9">
        <w:rPr>
          <w:rFonts w:asciiTheme="majorHAnsi" w:hAnsiTheme="majorHAnsi" w:cstheme="majorHAnsi"/>
        </w:rPr>
        <w:t xml:space="preserve">and </w:t>
      </w:r>
      <w:r w:rsidRPr="00747E8D">
        <w:rPr>
          <w:rFonts w:asciiTheme="majorHAnsi" w:hAnsiTheme="majorHAnsi" w:cstheme="majorHAnsi"/>
        </w:rPr>
        <w:t>Department of Natural Resources</w:t>
      </w:r>
      <w:r w:rsidR="007233C4" w:rsidRPr="00747E8D">
        <w:rPr>
          <w:rFonts w:asciiTheme="majorHAnsi" w:hAnsiTheme="majorHAnsi" w:cstheme="majorHAnsi"/>
        </w:rPr>
        <w:t>,</w:t>
      </w:r>
      <w:r w:rsidR="003B17EC">
        <w:rPr>
          <w:rFonts w:asciiTheme="majorHAnsi" w:hAnsiTheme="majorHAnsi" w:cstheme="majorHAnsi"/>
        </w:rPr>
        <w:t xml:space="preserve"> </w:t>
      </w:r>
      <w:r w:rsidRPr="00747E8D">
        <w:rPr>
          <w:rFonts w:asciiTheme="majorHAnsi" w:hAnsiTheme="majorHAnsi" w:cstheme="majorHAnsi"/>
        </w:rPr>
        <w:t>Mines</w:t>
      </w:r>
      <w:r w:rsidR="007233C4" w:rsidRPr="00747E8D">
        <w:rPr>
          <w:rFonts w:asciiTheme="majorHAnsi" w:hAnsiTheme="majorHAnsi" w:cstheme="majorHAnsi"/>
        </w:rPr>
        <w:t xml:space="preserve"> and Energy</w:t>
      </w:r>
    </w:p>
    <w:p w14:paraId="59E562E6" w14:textId="77777777" w:rsidR="00C25543" w:rsidRPr="00747E8D" w:rsidRDefault="00C25543" w:rsidP="00E64B0B">
      <w:pPr>
        <w:pStyle w:val="ListParagraph"/>
        <w:numPr>
          <w:ilvl w:val="0"/>
          <w:numId w:val="13"/>
        </w:numPr>
        <w:autoSpaceDE w:val="0"/>
        <w:autoSpaceDN w:val="0"/>
        <w:adjustRightInd w:val="0"/>
        <w:spacing w:after="0" w:line="240" w:lineRule="auto"/>
        <w:rPr>
          <w:rFonts w:asciiTheme="majorHAnsi" w:hAnsiTheme="majorHAnsi" w:cstheme="majorHAnsi"/>
        </w:rPr>
      </w:pPr>
      <w:r w:rsidRPr="00747E8D">
        <w:rPr>
          <w:rFonts w:asciiTheme="majorHAnsi" w:hAnsiTheme="majorHAnsi" w:cstheme="majorHAnsi"/>
        </w:rPr>
        <w:t xml:space="preserve">The Australian Government Department of the Environment </w:t>
      </w:r>
      <w:r w:rsidR="003B17EC">
        <w:rPr>
          <w:rFonts w:asciiTheme="majorHAnsi" w:hAnsiTheme="majorHAnsi" w:cstheme="majorHAnsi"/>
        </w:rPr>
        <w:t xml:space="preserve">and Energy </w:t>
      </w:r>
      <w:r w:rsidRPr="00747E8D">
        <w:rPr>
          <w:rFonts w:asciiTheme="majorHAnsi" w:hAnsiTheme="majorHAnsi" w:cstheme="majorHAnsi"/>
        </w:rPr>
        <w:t xml:space="preserve">and Great Barrier Reef Marine Park Authority invest in individual research projects </w:t>
      </w:r>
    </w:p>
    <w:p w14:paraId="500FFC7A" w14:textId="77777777" w:rsidR="00C25543" w:rsidRPr="00747E8D" w:rsidRDefault="00C25543" w:rsidP="00E64B0B">
      <w:pPr>
        <w:pStyle w:val="ListParagraph"/>
        <w:numPr>
          <w:ilvl w:val="0"/>
          <w:numId w:val="13"/>
        </w:numPr>
        <w:autoSpaceDE w:val="0"/>
        <w:autoSpaceDN w:val="0"/>
        <w:adjustRightInd w:val="0"/>
        <w:spacing w:after="0" w:line="240" w:lineRule="auto"/>
        <w:rPr>
          <w:rFonts w:asciiTheme="majorHAnsi" w:hAnsiTheme="majorHAnsi" w:cstheme="majorHAnsi"/>
        </w:rPr>
      </w:pPr>
      <w:r w:rsidRPr="00747E8D">
        <w:rPr>
          <w:rFonts w:asciiTheme="majorHAnsi" w:hAnsiTheme="majorHAnsi" w:cstheme="majorHAnsi"/>
        </w:rPr>
        <w:t>Industry-based research and development organisations (such as Sugar Research Australia Ltd, Meat and Livestock Association) which are funded through industry levies and government contributions</w:t>
      </w:r>
    </w:p>
    <w:p w14:paraId="1055B5E1" w14:textId="77777777" w:rsidR="00C25543" w:rsidRPr="00747E8D" w:rsidRDefault="00D64DAA" w:rsidP="00E64B0B">
      <w:pPr>
        <w:pStyle w:val="ListParagraph"/>
        <w:numPr>
          <w:ilvl w:val="0"/>
          <w:numId w:val="13"/>
        </w:numPr>
        <w:autoSpaceDE w:val="0"/>
        <w:autoSpaceDN w:val="0"/>
        <w:adjustRightInd w:val="0"/>
        <w:spacing w:after="0" w:line="240" w:lineRule="auto"/>
        <w:rPr>
          <w:rFonts w:asciiTheme="majorHAnsi" w:hAnsiTheme="majorHAnsi" w:cstheme="majorHAnsi"/>
        </w:rPr>
      </w:pPr>
      <w:r>
        <w:rPr>
          <w:rFonts w:asciiTheme="majorHAnsi" w:hAnsiTheme="majorHAnsi" w:cstheme="majorHAnsi"/>
        </w:rPr>
        <w:t>N</w:t>
      </w:r>
      <w:r w:rsidR="00C25543" w:rsidRPr="00747E8D">
        <w:rPr>
          <w:rFonts w:asciiTheme="majorHAnsi" w:hAnsiTheme="majorHAnsi" w:cstheme="majorHAnsi"/>
        </w:rPr>
        <w:t xml:space="preserve">ongovernment organisations such as </w:t>
      </w:r>
      <w:r w:rsidRPr="00824EE0">
        <w:rPr>
          <w:rFonts w:asciiTheme="majorHAnsi" w:hAnsiTheme="majorHAnsi" w:cstheme="majorHAnsi"/>
        </w:rPr>
        <w:t>the Great Barrier Reef Foundation</w:t>
      </w:r>
      <w:r w:rsidRPr="00747E8D">
        <w:rPr>
          <w:rFonts w:asciiTheme="majorHAnsi" w:hAnsiTheme="majorHAnsi" w:cstheme="majorHAnsi"/>
        </w:rPr>
        <w:t xml:space="preserve"> </w:t>
      </w:r>
      <w:r>
        <w:rPr>
          <w:rFonts w:asciiTheme="majorHAnsi" w:hAnsiTheme="majorHAnsi" w:cstheme="majorHAnsi"/>
        </w:rPr>
        <w:t>and</w:t>
      </w:r>
      <w:r w:rsidR="00C25543" w:rsidRPr="00747E8D">
        <w:rPr>
          <w:rFonts w:asciiTheme="majorHAnsi" w:hAnsiTheme="majorHAnsi" w:cstheme="majorHAnsi"/>
        </w:rPr>
        <w:t xml:space="preserve"> WWF.</w:t>
      </w:r>
    </w:p>
    <w:p w14:paraId="432F3F3F" w14:textId="77777777" w:rsidR="00C25543" w:rsidRDefault="00C25543" w:rsidP="00F06C1E">
      <w:pPr>
        <w:autoSpaceDE w:val="0"/>
        <w:autoSpaceDN w:val="0"/>
        <w:adjustRightInd w:val="0"/>
        <w:spacing w:after="0" w:line="240" w:lineRule="auto"/>
        <w:rPr>
          <w:rFonts w:asciiTheme="majorHAnsi" w:hAnsiTheme="majorHAnsi" w:cstheme="majorHAnsi"/>
        </w:rPr>
      </w:pPr>
    </w:p>
    <w:p w14:paraId="069A2ACF" w14:textId="77777777" w:rsidR="00346E24" w:rsidRDefault="00346E24" w:rsidP="00F06C1E">
      <w:pPr>
        <w:autoSpaceDE w:val="0"/>
        <w:autoSpaceDN w:val="0"/>
        <w:adjustRightInd w:val="0"/>
        <w:spacing w:after="0" w:line="240" w:lineRule="auto"/>
        <w:rPr>
          <w:rFonts w:asciiTheme="majorHAnsi" w:hAnsiTheme="majorHAnsi" w:cstheme="majorHAnsi"/>
        </w:rPr>
      </w:pPr>
    </w:p>
    <w:p w14:paraId="6368EF49" w14:textId="77777777" w:rsidR="00346E24" w:rsidRPr="00346E24" w:rsidRDefault="007233C4" w:rsidP="00F06C1E">
      <w:pPr>
        <w:pStyle w:val="Heading3"/>
      </w:pPr>
      <w:bookmarkStart w:id="49" w:name="_Toc517797028"/>
      <w:bookmarkStart w:id="50" w:name="_Toc517872822"/>
      <w:r w:rsidRPr="00346E24">
        <w:t xml:space="preserve">Knowledge </w:t>
      </w:r>
      <w:r w:rsidR="007D503C">
        <w:t>i</w:t>
      </w:r>
      <w:r w:rsidRPr="00346E24">
        <w:t xml:space="preserve">mplementation </w:t>
      </w:r>
      <w:r w:rsidR="007D503C">
        <w:t>and</w:t>
      </w:r>
      <w:r w:rsidRPr="00346E24">
        <w:t xml:space="preserve"> </w:t>
      </w:r>
      <w:r w:rsidR="007D503C">
        <w:t>i</w:t>
      </w:r>
      <w:r w:rsidRPr="00346E24">
        <w:t>nnovation</w:t>
      </w:r>
      <w:bookmarkEnd w:id="49"/>
      <w:bookmarkEnd w:id="50"/>
    </w:p>
    <w:p w14:paraId="52973853" w14:textId="77777777" w:rsidR="00C25543" w:rsidRPr="00747E8D" w:rsidRDefault="009B3974" w:rsidP="00F06C1E">
      <w:pPr>
        <w:rPr>
          <w:i/>
        </w:rPr>
      </w:pPr>
      <w:r w:rsidRPr="00747E8D">
        <w:rPr>
          <w:i/>
        </w:rPr>
        <w:t xml:space="preserve">Stage 2: </w:t>
      </w:r>
      <w:r w:rsidR="00C25543" w:rsidRPr="00747E8D">
        <w:rPr>
          <w:i/>
        </w:rPr>
        <w:t>R</w:t>
      </w:r>
      <w:r w:rsidRPr="00747E8D">
        <w:rPr>
          <w:i/>
        </w:rPr>
        <w:t>DI</w:t>
      </w:r>
      <w:r w:rsidR="00C25543" w:rsidRPr="00747E8D">
        <w:rPr>
          <w:i/>
        </w:rPr>
        <w:t xml:space="preserve"> Impact and Engagement Plan</w:t>
      </w:r>
    </w:p>
    <w:p w14:paraId="0E58AA29" w14:textId="5B42F134" w:rsidR="00C25543" w:rsidRPr="00397DDB" w:rsidRDefault="00C25543" w:rsidP="00F06C1E">
      <w:pPr>
        <w:rPr>
          <w:rFonts w:asciiTheme="majorHAnsi" w:hAnsiTheme="majorHAnsi" w:cstheme="majorHAnsi"/>
        </w:rPr>
      </w:pPr>
      <w:r w:rsidRPr="00397DDB">
        <w:rPr>
          <w:rFonts w:asciiTheme="majorHAnsi" w:hAnsiTheme="majorHAnsi" w:cstheme="majorHAnsi"/>
        </w:rPr>
        <w:t>Research, development and innovation</w:t>
      </w:r>
      <w:r w:rsidR="005B4EE6">
        <w:rPr>
          <w:rFonts w:asciiTheme="majorHAnsi" w:hAnsiTheme="majorHAnsi" w:cstheme="majorHAnsi"/>
        </w:rPr>
        <w:t xml:space="preserve"> relevant to Reef water quality</w:t>
      </w:r>
      <w:r w:rsidRPr="00397DDB">
        <w:rPr>
          <w:rFonts w:asciiTheme="majorHAnsi" w:hAnsiTheme="majorHAnsi" w:cstheme="majorHAnsi"/>
        </w:rPr>
        <w:t xml:space="preserve"> must focus on the needs of </w:t>
      </w:r>
      <w:r>
        <w:rPr>
          <w:rFonts w:asciiTheme="majorHAnsi" w:hAnsiTheme="majorHAnsi" w:cstheme="majorHAnsi"/>
        </w:rPr>
        <w:t>end</w:t>
      </w:r>
      <w:r w:rsidR="00DC557D">
        <w:rPr>
          <w:rFonts w:asciiTheme="majorHAnsi" w:hAnsiTheme="majorHAnsi" w:cstheme="majorHAnsi"/>
        </w:rPr>
        <w:t xml:space="preserve"> </w:t>
      </w:r>
      <w:r w:rsidRPr="00397DDB">
        <w:rPr>
          <w:rFonts w:asciiTheme="majorHAnsi" w:hAnsiTheme="majorHAnsi" w:cstheme="majorHAnsi"/>
        </w:rPr>
        <w:t xml:space="preserve">users </w:t>
      </w:r>
      <w:r>
        <w:rPr>
          <w:rFonts w:asciiTheme="majorHAnsi" w:hAnsiTheme="majorHAnsi" w:cstheme="majorHAnsi"/>
        </w:rPr>
        <w:t xml:space="preserve">to ensure </w:t>
      </w:r>
      <w:r w:rsidR="00D64DAA">
        <w:rPr>
          <w:rFonts w:asciiTheme="majorHAnsi" w:hAnsiTheme="majorHAnsi" w:cstheme="majorHAnsi"/>
        </w:rPr>
        <w:t xml:space="preserve">effective and </w:t>
      </w:r>
      <w:r>
        <w:rPr>
          <w:rFonts w:asciiTheme="majorHAnsi" w:hAnsiTheme="majorHAnsi" w:cstheme="majorHAnsi"/>
        </w:rPr>
        <w:t>efficient uptake of research outputs to</w:t>
      </w:r>
      <w:r w:rsidRPr="00397DDB">
        <w:rPr>
          <w:rFonts w:asciiTheme="majorHAnsi" w:hAnsiTheme="majorHAnsi" w:cstheme="majorHAnsi"/>
        </w:rPr>
        <w:t xml:space="preserve"> deliver on-ground improvements. </w:t>
      </w:r>
      <w:r w:rsidR="00D64DAA">
        <w:rPr>
          <w:rFonts w:asciiTheme="majorHAnsi" w:hAnsiTheme="majorHAnsi" w:cstheme="majorHAnsi"/>
        </w:rPr>
        <w:t>H</w:t>
      </w:r>
      <w:r w:rsidRPr="00E449D9">
        <w:rPr>
          <w:rFonts w:asciiTheme="majorHAnsi" w:hAnsiTheme="majorHAnsi" w:cstheme="majorHAnsi"/>
        </w:rPr>
        <w:t xml:space="preserve">ow research </w:t>
      </w:r>
      <w:r w:rsidR="005B4EE6">
        <w:rPr>
          <w:rFonts w:asciiTheme="majorHAnsi" w:hAnsiTheme="majorHAnsi" w:cstheme="majorHAnsi"/>
        </w:rPr>
        <w:t>outputs are</w:t>
      </w:r>
      <w:r w:rsidRPr="00E449D9">
        <w:rPr>
          <w:rFonts w:asciiTheme="majorHAnsi" w:hAnsiTheme="majorHAnsi" w:cstheme="majorHAnsi"/>
        </w:rPr>
        <w:t xml:space="preserve"> </w:t>
      </w:r>
      <w:r w:rsidR="00D64DAA">
        <w:rPr>
          <w:rFonts w:asciiTheme="majorHAnsi" w:hAnsiTheme="majorHAnsi" w:cstheme="majorHAnsi"/>
        </w:rPr>
        <w:t>received and implemented</w:t>
      </w:r>
      <w:r w:rsidRPr="00E449D9">
        <w:rPr>
          <w:rFonts w:asciiTheme="majorHAnsi" w:hAnsiTheme="majorHAnsi" w:cstheme="majorHAnsi"/>
        </w:rPr>
        <w:t xml:space="preserve"> by end</w:t>
      </w:r>
      <w:r w:rsidR="0098039E">
        <w:rPr>
          <w:rFonts w:asciiTheme="majorHAnsi" w:hAnsiTheme="majorHAnsi" w:cstheme="majorHAnsi"/>
        </w:rPr>
        <w:t xml:space="preserve"> </w:t>
      </w:r>
      <w:r w:rsidRPr="00E449D9">
        <w:rPr>
          <w:rFonts w:asciiTheme="majorHAnsi" w:hAnsiTheme="majorHAnsi" w:cstheme="majorHAnsi"/>
        </w:rPr>
        <w:t xml:space="preserve">users </w:t>
      </w:r>
      <w:r w:rsidR="00D64DAA">
        <w:rPr>
          <w:rFonts w:asciiTheme="majorHAnsi" w:hAnsiTheme="majorHAnsi" w:cstheme="majorHAnsi"/>
        </w:rPr>
        <w:t xml:space="preserve">influences </w:t>
      </w:r>
      <w:r w:rsidR="005B4EE6">
        <w:rPr>
          <w:rFonts w:asciiTheme="majorHAnsi" w:hAnsiTheme="majorHAnsi" w:cstheme="majorHAnsi"/>
        </w:rPr>
        <w:t xml:space="preserve">the impact of </w:t>
      </w:r>
      <w:r w:rsidR="00D64DAA">
        <w:rPr>
          <w:rFonts w:asciiTheme="majorHAnsi" w:hAnsiTheme="majorHAnsi" w:cstheme="majorHAnsi"/>
        </w:rPr>
        <w:t>research</w:t>
      </w:r>
      <w:r>
        <w:rPr>
          <w:rFonts w:asciiTheme="majorHAnsi" w:hAnsiTheme="majorHAnsi" w:cstheme="majorHAnsi"/>
        </w:rPr>
        <w:t xml:space="preserve"> </w:t>
      </w:r>
      <w:r w:rsidR="00D64DAA">
        <w:rPr>
          <w:rFonts w:asciiTheme="majorHAnsi" w:hAnsiTheme="majorHAnsi" w:cstheme="majorHAnsi"/>
        </w:rPr>
        <w:t>on the broader community</w:t>
      </w:r>
      <w:r w:rsidR="00621D6B">
        <w:rPr>
          <w:rFonts w:asciiTheme="majorHAnsi" w:hAnsiTheme="majorHAnsi" w:cstheme="majorHAnsi"/>
        </w:rPr>
        <w:t xml:space="preserve">. </w:t>
      </w:r>
      <w:r w:rsidRPr="00397DDB">
        <w:rPr>
          <w:rFonts w:asciiTheme="majorHAnsi" w:hAnsiTheme="majorHAnsi" w:cstheme="majorHAnsi"/>
        </w:rPr>
        <w:t>With a strong user focus, research, development and innovation activities have the potential to influence industry development, all aspects of the delivery chain, new product development, new policies and a revitalised and up-to-date extension network.</w:t>
      </w:r>
    </w:p>
    <w:p w14:paraId="7A84B0D8" w14:textId="77777777" w:rsidR="00C25543" w:rsidRDefault="00C25543" w:rsidP="00F06C1E">
      <w:pPr>
        <w:rPr>
          <w:rFonts w:asciiTheme="majorHAnsi" w:hAnsiTheme="majorHAnsi" w:cstheme="majorHAnsi"/>
        </w:rPr>
      </w:pPr>
      <w:r>
        <w:rPr>
          <w:rFonts w:asciiTheme="majorHAnsi" w:hAnsiTheme="majorHAnsi" w:cstheme="majorHAnsi"/>
        </w:rPr>
        <w:t>Research impact and engagement is recognised as a</w:t>
      </w:r>
      <w:r w:rsidR="005B4EE6">
        <w:rPr>
          <w:rFonts w:asciiTheme="majorHAnsi" w:hAnsiTheme="majorHAnsi" w:cstheme="majorHAnsi"/>
        </w:rPr>
        <w:t xml:space="preserve">n important </w:t>
      </w:r>
      <w:r>
        <w:rPr>
          <w:rFonts w:asciiTheme="majorHAnsi" w:hAnsiTheme="majorHAnsi" w:cstheme="majorHAnsi"/>
        </w:rPr>
        <w:t xml:space="preserve">component for prioritising and commissioning applied research. Developing a Research Impact and Engagement Plan for Reef water quality research will align with frameworks for research evaluation implemented </w:t>
      </w:r>
      <w:r w:rsidR="005B4EE6">
        <w:rPr>
          <w:rFonts w:asciiTheme="majorHAnsi" w:hAnsiTheme="majorHAnsi" w:cstheme="majorHAnsi"/>
        </w:rPr>
        <w:t xml:space="preserve">nationally and </w:t>
      </w:r>
      <w:r>
        <w:rPr>
          <w:rFonts w:asciiTheme="majorHAnsi" w:hAnsiTheme="majorHAnsi" w:cstheme="majorHAnsi"/>
        </w:rPr>
        <w:t>internationally. The Reef 2050 Water Quality Research Impact and Engagement Plan will be delivered in the second stage of the RDI Strategy</w:t>
      </w:r>
      <w:r w:rsidR="005B4EE6">
        <w:rPr>
          <w:rFonts w:asciiTheme="majorHAnsi" w:hAnsiTheme="majorHAnsi" w:cstheme="majorHAnsi"/>
        </w:rPr>
        <w:t xml:space="preserve">, </w:t>
      </w:r>
      <w:r>
        <w:rPr>
          <w:rFonts w:asciiTheme="majorHAnsi" w:hAnsiTheme="majorHAnsi" w:cstheme="majorHAnsi"/>
        </w:rPr>
        <w:t>provid</w:t>
      </w:r>
      <w:r w:rsidR="005B4EE6">
        <w:rPr>
          <w:rFonts w:asciiTheme="majorHAnsi" w:hAnsiTheme="majorHAnsi" w:cstheme="majorHAnsi"/>
        </w:rPr>
        <w:t>ing</w:t>
      </w:r>
      <w:r>
        <w:rPr>
          <w:rFonts w:asciiTheme="majorHAnsi" w:hAnsiTheme="majorHAnsi" w:cstheme="majorHAnsi"/>
        </w:rPr>
        <w:t xml:space="preserve"> guidance </w:t>
      </w:r>
      <w:r w:rsidR="005B4EE6">
        <w:rPr>
          <w:rFonts w:asciiTheme="majorHAnsi" w:hAnsiTheme="majorHAnsi" w:cstheme="majorHAnsi"/>
        </w:rPr>
        <w:t xml:space="preserve">for determining </w:t>
      </w:r>
      <w:r>
        <w:rPr>
          <w:rFonts w:asciiTheme="majorHAnsi" w:hAnsiTheme="majorHAnsi" w:cstheme="majorHAnsi"/>
        </w:rPr>
        <w:t xml:space="preserve">research impact, engaging with </w:t>
      </w:r>
      <w:r w:rsidR="005B4EE6">
        <w:rPr>
          <w:rFonts w:asciiTheme="majorHAnsi" w:hAnsiTheme="majorHAnsi" w:cstheme="majorHAnsi"/>
        </w:rPr>
        <w:t>e</w:t>
      </w:r>
      <w:r>
        <w:rPr>
          <w:rFonts w:asciiTheme="majorHAnsi" w:hAnsiTheme="majorHAnsi" w:cstheme="majorHAnsi"/>
        </w:rPr>
        <w:t>nd</w:t>
      </w:r>
      <w:r w:rsidR="00B03C80">
        <w:rPr>
          <w:rFonts w:asciiTheme="majorHAnsi" w:hAnsiTheme="majorHAnsi" w:cstheme="majorHAnsi"/>
        </w:rPr>
        <w:t xml:space="preserve"> </w:t>
      </w:r>
      <w:r>
        <w:rPr>
          <w:rFonts w:asciiTheme="majorHAnsi" w:hAnsiTheme="majorHAnsi" w:cstheme="majorHAnsi"/>
        </w:rPr>
        <w:t xml:space="preserve">users </w:t>
      </w:r>
      <w:r w:rsidR="005B4EE6">
        <w:rPr>
          <w:rFonts w:asciiTheme="majorHAnsi" w:hAnsiTheme="majorHAnsi" w:cstheme="majorHAnsi"/>
        </w:rPr>
        <w:t xml:space="preserve">and </w:t>
      </w:r>
      <w:r>
        <w:rPr>
          <w:rFonts w:asciiTheme="majorHAnsi" w:hAnsiTheme="majorHAnsi" w:cstheme="majorHAnsi"/>
        </w:rPr>
        <w:t>disseminati</w:t>
      </w:r>
      <w:r w:rsidR="005B4EE6">
        <w:rPr>
          <w:rFonts w:asciiTheme="majorHAnsi" w:hAnsiTheme="majorHAnsi" w:cstheme="majorHAnsi"/>
        </w:rPr>
        <w:t>ng</w:t>
      </w:r>
      <w:r>
        <w:rPr>
          <w:rFonts w:asciiTheme="majorHAnsi" w:hAnsiTheme="majorHAnsi" w:cstheme="majorHAnsi"/>
        </w:rPr>
        <w:t xml:space="preserve"> and communica</w:t>
      </w:r>
      <w:r w:rsidR="005B4EE6">
        <w:rPr>
          <w:rFonts w:asciiTheme="majorHAnsi" w:hAnsiTheme="majorHAnsi" w:cstheme="majorHAnsi"/>
        </w:rPr>
        <w:t>ting</w:t>
      </w:r>
      <w:r>
        <w:rPr>
          <w:rFonts w:asciiTheme="majorHAnsi" w:hAnsiTheme="majorHAnsi" w:cstheme="majorHAnsi"/>
        </w:rPr>
        <w:t xml:space="preserve"> research outputs. </w:t>
      </w:r>
    </w:p>
    <w:p w14:paraId="4F815963" w14:textId="77777777" w:rsidR="007233C4" w:rsidRPr="00747E8D" w:rsidRDefault="00D14F8C" w:rsidP="00F06C1E">
      <w:pPr>
        <w:autoSpaceDE w:val="0"/>
        <w:autoSpaceDN w:val="0"/>
        <w:adjustRightInd w:val="0"/>
        <w:spacing w:after="0" w:line="240" w:lineRule="auto"/>
        <w:rPr>
          <w:rFonts w:asciiTheme="majorHAnsi" w:hAnsiTheme="majorHAnsi" w:cs="Helvetica"/>
          <w:i/>
        </w:rPr>
      </w:pPr>
      <w:r w:rsidRPr="00747E8D">
        <w:rPr>
          <w:i/>
        </w:rPr>
        <w:t>Innovation</w:t>
      </w:r>
      <w:r w:rsidR="007233C4" w:rsidRPr="00747E8D">
        <w:rPr>
          <w:rFonts w:asciiTheme="majorHAnsi" w:hAnsiTheme="majorHAnsi" w:cs="Helvetica"/>
          <w:i/>
        </w:rPr>
        <w:t xml:space="preserve"> </w:t>
      </w:r>
    </w:p>
    <w:p w14:paraId="304EFBD0" w14:textId="77777777" w:rsidR="007233C4" w:rsidRDefault="007233C4" w:rsidP="00F06C1E">
      <w:pPr>
        <w:autoSpaceDE w:val="0"/>
        <w:autoSpaceDN w:val="0"/>
        <w:adjustRightInd w:val="0"/>
        <w:spacing w:after="0" w:line="240" w:lineRule="auto"/>
        <w:rPr>
          <w:rFonts w:asciiTheme="majorHAnsi" w:hAnsiTheme="majorHAnsi" w:cs="Helvetica"/>
        </w:rPr>
      </w:pPr>
      <w:r w:rsidRPr="00DB34B3">
        <w:rPr>
          <w:rFonts w:asciiTheme="majorHAnsi" w:hAnsiTheme="majorHAnsi" w:cs="Helvetica"/>
        </w:rPr>
        <w:t>The Great Barr</w:t>
      </w:r>
      <w:r w:rsidRPr="002F0C80">
        <w:rPr>
          <w:rFonts w:asciiTheme="majorHAnsi" w:hAnsiTheme="majorHAnsi" w:cs="Helvetica"/>
        </w:rPr>
        <w:t xml:space="preserve">ier Reef Innovation Fund is a </w:t>
      </w:r>
      <w:r w:rsidRPr="00DB34B3">
        <w:rPr>
          <w:rFonts w:asciiTheme="majorHAnsi" w:hAnsiTheme="majorHAnsi" w:cs="Helvetica"/>
        </w:rPr>
        <w:t>Qu</w:t>
      </w:r>
      <w:r w:rsidRPr="00DD5EB2">
        <w:rPr>
          <w:rFonts w:asciiTheme="majorHAnsi" w:hAnsiTheme="majorHAnsi" w:cs="Helvetica"/>
        </w:rPr>
        <w:t>eensland Government’s</w:t>
      </w:r>
      <w:r w:rsidRPr="00DB34B3">
        <w:rPr>
          <w:rFonts w:asciiTheme="majorHAnsi" w:hAnsiTheme="majorHAnsi" w:cs="Helvetica"/>
        </w:rPr>
        <w:t xml:space="preserve"> investment over four years (2016–2020) as part of the Queensland Reef Water Quality Program to encourage innovation and fresh thinking around on-ground projects in </w:t>
      </w:r>
      <w:r w:rsidR="00241AC4">
        <w:rPr>
          <w:rFonts w:asciiTheme="majorHAnsi" w:hAnsiTheme="majorHAnsi" w:cs="Helvetica"/>
        </w:rPr>
        <w:t>R</w:t>
      </w:r>
      <w:r w:rsidRPr="00DB34B3">
        <w:rPr>
          <w:rFonts w:asciiTheme="majorHAnsi" w:hAnsiTheme="majorHAnsi" w:cs="Helvetica"/>
        </w:rPr>
        <w:t>eef catchments.</w:t>
      </w:r>
      <w:r>
        <w:rPr>
          <w:rFonts w:asciiTheme="majorHAnsi" w:hAnsiTheme="majorHAnsi" w:cs="Helvetica"/>
        </w:rPr>
        <w:t xml:space="preserve"> Broadly the investment is broken down into four major themes: agricultural management, catchment restoration, treatment systems and </w:t>
      </w:r>
      <w:r>
        <w:rPr>
          <w:rFonts w:asciiTheme="majorHAnsi" w:hAnsiTheme="majorHAnsi" w:cs="Helvetica"/>
        </w:rPr>
        <w:lastRenderedPageBreak/>
        <w:t>water quality monitoring. As of June 2018, approximately $8 million is allocated against innovative projects, with matched funding from proponents and other government agencies more than doubling the fund’s investment into innovation. Some of the key investments include:</w:t>
      </w:r>
    </w:p>
    <w:p w14:paraId="611F3406" w14:textId="77777777" w:rsidR="007233C4" w:rsidRPr="002F0C80" w:rsidRDefault="003C38D8" w:rsidP="00E64B0B">
      <w:pPr>
        <w:pStyle w:val="ListParagraph"/>
        <w:numPr>
          <w:ilvl w:val="0"/>
          <w:numId w:val="8"/>
        </w:numPr>
        <w:autoSpaceDE w:val="0"/>
        <w:autoSpaceDN w:val="0"/>
        <w:adjustRightInd w:val="0"/>
        <w:spacing w:after="0" w:line="240" w:lineRule="auto"/>
        <w:rPr>
          <w:rFonts w:asciiTheme="majorHAnsi" w:hAnsiTheme="majorHAnsi" w:cstheme="majorHAnsi"/>
        </w:rPr>
      </w:pPr>
      <w:r>
        <w:rPr>
          <w:rFonts w:asciiTheme="majorHAnsi" w:hAnsiTheme="majorHAnsi" w:cs="Helvetica"/>
        </w:rPr>
        <w:t>t</w:t>
      </w:r>
      <w:r w:rsidR="007233C4">
        <w:rPr>
          <w:rFonts w:asciiTheme="majorHAnsi" w:hAnsiTheme="majorHAnsi" w:cs="Helvetica"/>
        </w:rPr>
        <w:t>rialling of denitrifying bioreactors and constructed wetlands in G</w:t>
      </w:r>
      <w:r w:rsidR="00241AC4">
        <w:rPr>
          <w:rFonts w:asciiTheme="majorHAnsi" w:hAnsiTheme="majorHAnsi" w:cs="Helvetica"/>
        </w:rPr>
        <w:t xml:space="preserve">reat </w:t>
      </w:r>
      <w:r w:rsidR="007233C4">
        <w:rPr>
          <w:rFonts w:asciiTheme="majorHAnsi" w:hAnsiTheme="majorHAnsi" w:cs="Helvetica"/>
        </w:rPr>
        <w:t>B</w:t>
      </w:r>
      <w:r w:rsidR="00241AC4">
        <w:rPr>
          <w:rFonts w:asciiTheme="majorHAnsi" w:hAnsiTheme="majorHAnsi" w:cs="Helvetica"/>
        </w:rPr>
        <w:t xml:space="preserve">arrier </w:t>
      </w:r>
      <w:r w:rsidR="007233C4">
        <w:rPr>
          <w:rFonts w:asciiTheme="majorHAnsi" w:hAnsiTheme="majorHAnsi" w:cs="Helvetica"/>
        </w:rPr>
        <w:t>R</w:t>
      </w:r>
      <w:r w:rsidR="00241AC4">
        <w:rPr>
          <w:rFonts w:asciiTheme="majorHAnsi" w:hAnsiTheme="majorHAnsi" w:cs="Helvetica"/>
        </w:rPr>
        <w:t>eef</w:t>
      </w:r>
      <w:r w:rsidR="007233C4">
        <w:rPr>
          <w:rFonts w:asciiTheme="majorHAnsi" w:hAnsiTheme="majorHAnsi" w:cs="Helvetica"/>
        </w:rPr>
        <w:t xml:space="preserve"> catchments</w:t>
      </w:r>
    </w:p>
    <w:p w14:paraId="051BC5BE" w14:textId="77777777" w:rsidR="007233C4" w:rsidRPr="002F0C80" w:rsidRDefault="003C38D8" w:rsidP="00E64B0B">
      <w:pPr>
        <w:pStyle w:val="ListParagraph"/>
        <w:numPr>
          <w:ilvl w:val="0"/>
          <w:numId w:val="8"/>
        </w:numPr>
        <w:autoSpaceDE w:val="0"/>
        <w:autoSpaceDN w:val="0"/>
        <w:adjustRightInd w:val="0"/>
        <w:spacing w:after="0" w:line="240" w:lineRule="auto"/>
        <w:rPr>
          <w:rFonts w:asciiTheme="majorHAnsi" w:hAnsiTheme="majorHAnsi" w:cstheme="majorHAnsi"/>
        </w:rPr>
      </w:pPr>
      <w:r>
        <w:rPr>
          <w:rFonts w:asciiTheme="majorHAnsi" w:hAnsiTheme="majorHAnsi" w:cs="Helvetica"/>
        </w:rPr>
        <w:t>w</w:t>
      </w:r>
      <w:r w:rsidR="007233C4">
        <w:rPr>
          <w:rFonts w:asciiTheme="majorHAnsi" w:hAnsiTheme="majorHAnsi" w:cs="Helvetica"/>
        </w:rPr>
        <w:t>orking with Greening Australia to trial innovative gully remediation techniques to reduce sediment run</w:t>
      </w:r>
      <w:r w:rsidR="00241AC4">
        <w:rPr>
          <w:rFonts w:asciiTheme="majorHAnsi" w:hAnsiTheme="majorHAnsi" w:cs="Helvetica"/>
        </w:rPr>
        <w:t>-</w:t>
      </w:r>
      <w:r w:rsidR="007233C4">
        <w:rPr>
          <w:rFonts w:asciiTheme="majorHAnsi" w:hAnsiTheme="majorHAnsi" w:cs="Helvetica"/>
        </w:rPr>
        <w:t>off</w:t>
      </w:r>
    </w:p>
    <w:p w14:paraId="157DAB4B" w14:textId="77777777" w:rsidR="007233C4" w:rsidRPr="002F0C80" w:rsidRDefault="003C38D8" w:rsidP="00E64B0B">
      <w:pPr>
        <w:pStyle w:val="ListParagraph"/>
        <w:numPr>
          <w:ilvl w:val="0"/>
          <w:numId w:val="8"/>
        </w:numPr>
        <w:autoSpaceDE w:val="0"/>
        <w:autoSpaceDN w:val="0"/>
        <w:adjustRightInd w:val="0"/>
        <w:spacing w:after="0" w:line="240" w:lineRule="auto"/>
        <w:rPr>
          <w:rFonts w:asciiTheme="majorHAnsi" w:hAnsiTheme="majorHAnsi" w:cstheme="majorHAnsi"/>
        </w:rPr>
      </w:pPr>
      <w:r>
        <w:rPr>
          <w:rFonts w:asciiTheme="majorHAnsi" w:hAnsiTheme="majorHAnsi" w:cs="Helvetica"/>
        </w:rPr>
        <w:t>i</w:t>
      </w:r>
      <w:r w:rsidR="007233C4">
        <w:rPr>
          <w:rFonts w:asciiTheme="majorHAnsi" w:hAnsiTheme="majorHAnsi" w:cs="Helvetica"/>
        </w:rPr>
        <w:t>n collaboration with the Australian Government, the trial of enhanced efficiency fertilisers in the cane industry</w:t>
      </w:r>
    </w:p>
    <w:p w14:paraId="1121289A" w14:textId="77777777" w:rsidR="007233C4" w:rsidRPr="00DB34B3" w:rsidRDefault="003C38D8" w:rsidP="00E64B0B">
      <w:pPr>
        <w:pStyle w:val="ListParagraph"/>
        <w:numPr>
          <w:ilvl w:val="0"/>
          <w:numId w:val="8"/>
        </w:numPr>
        <w:autoSpaceDE w:val="0"/>
        <w:autoSpaceDN w:val="0"/>
        <w:adjustRightInd w:val="0"/>
        <w:spacing w:after="0" w:line="240" w:lineRule="auto"/>
        <w:rPr>
          <w:rFonts w:asciiTheme="majorHAnsi" w:hAnsiTheme="majorHAnsi" w:cstheme="majorHAnsi"/>
        </w:rPr>
      </w:pPr>
      <w:r>
        <w:rPr>
          <w:rFonts w:asciiTheme="majorHAnsi" w:hAnsiTheme="majorHAnsi" w:cs="Helvetica"/>
        </w:rPr>
        <w:t>t</w:t>
      </w:r>
      <w:r w:rsidR="007233C4">
        <w:rPr>
          <w:rFonts w:asciiTheme="majorHAnsi" w:hAnsiTheme="majorHAnsi" w:cs="Helvetica"/>
        </w:rPr>
        <w:t xml:space="preserve">hrough the Advance Queensland Small Business Innovation Research (SBIR) initiative, coordinating a challenge to develop significantly cheaper water nitrogen sensors. </w:t>
      </w:r>
      <w:r w:rsidR="007233C4" w:rsidRPr="00DB34B3">
        <w:rPr>
          <w:rFonts w:asciiTheme="majorHAnsi" w:hAnsiTheme="majorHAnsi" w:cs="Helvetica"/>
        </w:rPr>
        <w:t xml:space="preserve"> </w:t>
      </w:r>
    </w:p>
    <w:p w14:paraId="401F52F1" w14:textId="77777777" w:rsidR="00D14F8C" w:rsidRPr="009B3974" w:rsidRDefault="00D14F8C" w:rsidP="002F78D6"/>
    <w:p w14:paraId="0CBDCDD5" w14:textId="6CE6C4B9" w:rsidR="00E50468" w:rsidRDefault="00E50468" w:rsidP="000A373F">
      <w:pPr>
        <w:pStyle w:val="Heading1"/>
      </w:pPr>
      <w:bookmarkStart w:id="51" w:name="_Full_list_of"/>
      <w:bookmarkStart w:id="52" w:name="_Toc517797029"/>
      <w:bookmarkStart w:id="53" w:name="_Toc517872823"/>
      <w:bookmarkEnd w:id="51"/>
      <w:r>
        <w:t xml:space="preserve">Full list of </w:t>
      </w:r>
      <w:r w:rsidR="00F90976">
        <w:t>knowledge needs</w:t>
      </w:r>
      <w:bookmarkEnd w:id="52"/>
      <w:bookmarkEnd w:id="53"/>
    </w:p>
    <w:p w14:paraId="688E1588" w14:textId="77E93CE7" w:rsidR="00E50468" w:rsidRPr="00AD5F63" w:rsidRDefault="00E50468" w:rsidP="004017A0">
      <w:pPr>
        <w:rPr>
          <w:rFonts w:asciiTheme="majorHAnsi" w:hAnsiTheme="majorHAnsi" w:cstheme="majorHAnsi"/>
        </w:rPr>
      </w:pPr>
      <w:r w:rsidRPr="00184D65">
        <w:rPr>
          <w:rFonts w:asciiTheme="majorHAnsi" w:hAnsiTheme="majorHAnsi" w:cstheme="majorHAnsi"/>
        </w:rPr>
        <w:t>All gaps are considered a priority</w:t>
      </w:r>
      <w:r w:rsidR="00F563F2">
        <w:rPr>
          <w:rFonts w:asciiTheme="majorHAnsi" w:hAnsiTheme="majorHAnsi" w:cstheme="majorHAnsi"/>
        </w:rPr>
        <w:t>.</w:t>
      </w:r>
      <w:r w:rsidRPr="00184D65">
        <w:rPr>
          <w:rFonts w:asciiTheme="majorHAnsi" w:hAnsiTheme="majorHAnsi" w:cstheme="majorHAnsi"/>
        </w:rPr>
        <w:t xml:space="preserve"> </w:t>
      </w:r>
      <w:r w:rsidR="00F563F2">
        <w:rPr>
          <w:rFonts w:asciiTheme="majorHAnsi" w:hAnsiTheme="majorHAnsi" w:cstheme="majorHAnsi"/>
        </w:rPr>
        <w:t>H</w:t>
      </w:r>
      <w:r w:rsidRPr="00184D65">
        <w:rPr>
          <w:rFonts w:asciiTheme="majorHAnsi" w:hAnsiTheme="majorHAnsi" w:cstheme="majorHAnsi"/>
        </w:rPr>
        <w:t>owever, some are</w:t>
      </w:r>
      <w:r w:rsidR="00F90976">
        <w:rPr>
          <w:rFonts w:asciiTheme="majorHAnsi" w:hAnsiTheme="majorHAnsi" w:cstheme="majorHAnsi"/>
        </w:rPr>
        <w:t xml:space="preserve"> considered</w:t>
      </w:r>
      <w:r w:rsidRPr="00184D65">
        <w:rPr>
          <w:rFonts w:asciiTheme="majorHAnsi" w:hAnsiTheme="majorHAnsi" w:cstheme="majorHAnsi"/>
        </w:rPr>
        <w:t xml:space="preserve"> a higher priority </w:t>
      </w:r>
      <w:r w:rsidR="00F90976">
        <w:rPr>
          <w:rFonts w:asciiTheme="majorHAnsi" w:hAnsiTheme="majorHAnsi" w:cstheme="majorHAnsi"/>
        </w:rPr>
        <w:t xml:space="preserve">for immediate investment compared to </w:t>
      </w:r>
      <w:r w:rsidRPr="00184D65">
        <w:rPr>
          <w:rFonts w:asciiTheme="majorHAnsi" w:hAnsiTheme="majorHAnsi" w:cstheme="majorHAnsi"/>
        </w:rPr>
        <w:t>others</w:t>
      </w:r>
      <w:r w:rsidR="00F563F2">
        <w:rPr>
          <w:rFonts w:asciiTheme="majorHAnsi" w:hAnsiTheme="majorHAnsi" w:cstheme="majorHAnsi"/>
        </w:rPr>
        <w:t xml:space="preserve"> and as such, are ranked as either h</w:t>
      </w:r>
      <w:r w:rsidRPr="00184D65">
        <w:rPr>
          <w:rFonts w:asciiTheme="majorHAnsi" w:hAnsiTheme="majorHAnsi" w:cstheme="majorHAnsi"/>
        </w:rPr>
        <w:t xml:space="preserve">igh, </w:t>
      </w:r>
      <w:r w:rsidR="00F563F2">
        <w:rPr>
          <w:rFonts w:asciiTheme="majorHAnsi" w:hAnsiTheme="majorHAnsi" w:cstheme="majorHAnsi"/>
        </w:rPr>
        <w:t>m</w:t>
      </w:r>
      <w:r w:rsidRPr="00184D65">
        <w:rPr>
          <w:rFonts w:asciiTheme="majorHAnsi" w:hAnsiTheme="majorHAnsi" w:cstheme="majorHAnsi"/>
        </w:rPr>
        <w:t xml:space="preserve">oderate or </w:t>
      </w:r>
      <w:r w:rsidR="00F563F2">
        <w:rPr>
          <w:rFonts w:asciiTheme="majorHAnsi" w:hAnsiTheme="majorHAnsi" w:cstheme="majorHAnsi"/>
        </w:rPr>
        <w:t>l</w:t>
      </w:r>
      <w:r w:rsidRPr="00184D65">
        <w:rPr>
          <w:rFonts w:asciiTheme="majorHAnsi" w:hAnsiTheme="majorHAnsi" w:cstheme="majorHAnsi"/>
        </w:rPr>
        <w:t xml:space="preserve">ower priority. </w:t>
      </w:r>
      <w:r w:rsidR="00747E8D">
        <w:rPr>
          <w:rFonts w:asciiTheme="majorHAnsi" w:hAnsiTheme="majorHAnsi" w:cstheme="majorHAnsi"/>
        </w:rPr>
        <w:t xml:space="preserve">All identified knowledge needs with current investment have been ranked as a lower priority for new investment. </w:t>
      </w:r>
      <w:r w:rsidRPr="00E55325">
        <w:rPr>
          <w:rFonts w:asciiTheme="majorHAnsi" w:hAnsiTheme="majorHAnsi" w:cstheme="majorHAnsi"/>
        </w:rPr>
        <w:t xml:space="preserve">The </w:t>
      </w:r>
      <w:r w:rsidR="00F90976">
        <w:rPr>
          <w:rFonts w:asciiTheme="majorHAnsi" w:hAnsiTheme="majorHAnsi" w:cstheme="majorHAnsi"/>
        </w:rPr>
        <w:t>knowledge needs</w:t>
      </w:r>
      <w:r w:rsidRPr="00E55325">
        <w:rPr>
          <w:rFonts w:asciiTheme="majorHAnsi" w:hAnsiTheme="majorHAnsi" w:cstheme="majorHAnsi"/>
        </w:rPr>
        <w:t xml:space="preserve"> </w:t>
      </w:r>
      <w:r w:rsidR="008D4A0F">
        <w:rPr>
          <w:rFonts w:asciiTheme="majorHAnsi" w:hAnsiTheme="majorHAnsi" w:cstheme="majorHAnsi"/>
        </w:rPr>
        <w:t xml:space="preserve">are </w:t>
      </w:r>
      <w:r w:rsidRPr="00E55325">
        <w:rPr>
          <w:rFonts w:asciiTheme="majorHAnsi" w:hAnsiTheme="majorHAnsi" w:cstheme="majorHAnsi"/>
        </w:rPr>
        <w:t>separated into Biophysical and Human Dimensions</w:t>
      </w:r>
      <w:r w:rsidR="00F90976" w:rsidRPr="00F90976">
        <w:rPr>
          <w:rFonts w:asciiTheme="majorHAnsi" w:hAnsiTheme="majorHAnsi" w:cstheme="majorHAnsi"/>
        </w:rPr>
        <w:t xml:space="preserve"> </w:t>
      </w:r>
      <w:r w:rsidR="00F90976" w:rsidRPr="00E55325">
        <w:rPr>
          <w:rFonts w:asciiTheme="majorHAnsi" w:hAnsiTheme="majorHAnsi" w:cstheme="majorHAnsi"/>
        </w:rPr>
        <w:t>theme</w:t>
      </w:r>
      <w:r w:rsidR="00F90976">
        <w:rPr>
          <w:rFonts w:asciiTheme="majorHAnsi" w:hAnsiTheme="majorHAnsi" w:cstheme="majorHAnsi"/>
        </w:rPr>
        <w:t>s</w:t>
      </w:r>
      <w:r w:rsidRPr="00E55325">
        <w:rPr>
          <w:rFonts w:asciiTheme="majorHAnsi" w:hAnsiTheme="majorHAnsi" w:cstheme="majorHAnsi"/>
        </w:rPr>
        <w:t>.</w:t>
      </w:r>
      <w:r w:rsidR="00747E8D">
        <w:rPr>
          <w:rFonts w:asciiTheme="majorHAnsi" w:hAnsiTheme="majorHAnsi" w:cstheme="majorHAnsi"/>
        </w:rPr>
        <w:t xml:space="preserve"> </w:t>
      </w:r>
      <w:r w:rsidR="004017A0">
        <w:rPr>
          <w:rFonts w:asciiTheme="majorHAnsi" w:hAnsiTheme="majorHAnsi" w:cstheme="majorHAnsi"/>
        </w:rPr>
        <w:t xml:space="preserve">Contextual information supporting each of the knowledge needs is presented in </w:t>
      </w:r>
      <w:hyperlink w:anchor="_Appendix_4" w:history="1">
        <w:r w:rsidR="004017A0" w:rsidRPr="004017A0">
          <w:rPr>
            <w:rStyle w:val="Hyperlink"/>
            <w:rFonts w:asciiTheme="majorHAnsi" w:hAnsiTheme="majorHAnsi" w:cstheme="majorHAnsi"/>
          </w:rPr>
          <w:t>Appendix 4</w:t>
        </w:r>
      </w:hyperlink>
      <w:r w:rsidR="004017A0">
        <w:rPr>
          <w:rFonts w:asciiTheme="majorHAnsi" w:hAnsiTheme="majorHAnsi" w:cstheme="majorHAnsi"/>
        </w:rPr>
        <w:t xml:space="preserve">. A brief summary of the contextual information is provided in the </w:t>
      </w:r>
      <w:r w:rsidR="004017A0" w:rsidRPr="004017A0">
        <w:rPr>
          <w:rFonts w:asciiTheme="majorHAnsi" w:hAnsiTheme="majorHAnsi" w:cstheme="majorHAnsi"/>
          <w:i/>
        </w:rPr>
        <w:t>k</w:t>
      </w:r>
      <w:r w:rsidR="000A373F" w:rsidRPr="004017A0">
        <w:rPr>
          <w:rFonts w:asciiTheme="majorHAnsi" w:hAnsiTheme="majorHAnsi" w:cstheme="majorHAnsi"/>
          <w:i/>
        </w:rPr>
        <w:t xml:space="preserve">ey </w:t>
      </w:r>
      <w:r w:rsidR="004017A0" w:rsidRPr="004017A0">
        <w:rPr>
          <w:rFonts w:asciiTheme="majorHAnsi" w:hAnsiTheme="majorHAnsi" w:cstheme="majorHAnsi"/>
          <w:i/>
        </w:rPr>
        <w:t>concepts</w:t>
      </w:r>
      <w:r w:rsidR="004017A0">
        <w:rPr>
          <w:rFonts w:asciiTheme="majorHAnsi" w:hAnsiTheme="majorHAnsi" w:cstheme="majorHAnsi"/>
        </w:rPr>
        <w:t xml:space="preserve"> provided </w:t>
      </w:r>
      <w:r w:rsidR="003F5650">
        <w:rPr>
          <w:rFonts w:asciiTheme="majorHAnsi" w:hAnsiTheme="majorHAnsi" w:cstheme="majorHAnsi"/>
        </w:rPr>
        <w:t xml:space="preserve">with each knowledge need. </w:t>
      </w:r>
      <w:r w:rsidR="004017A0">
        <w:rPr>
          <w:rFonts w:asciiTheme="majorHAnsi" w:hAnsiTheme="majorHAnsi" w:cstheme="majorHAnsi"/>
        </w:rPr>
        <w:t xml:space="preserve"> </w:t>
      </w:r>
    </w:p>
    <w:p w14:paraId="2DDCE23E" w14:textId="77777777" w:rsidR="00C25543" w:rsidRDefault="00C25543" w:rsidP="007F027B">
      <w:pPr>
        <w:rPr>
          <w:rFonts w:asciiTheme="majorHAnsi" w:hAnsiTheme="majorHAnsi" w:cstheme="majorHAnsi"/>
        </w:rPr>
      </w:pPr>
    </w:p>
    <w:p w14:paraId="0DE02437" w14:textId="77777777" w:rsidR="00357910" w:rsidRDefault="00357910" w:rsidP="00395E11">
      <w:pPr>
        <w:spacing w:after="120" w:line="276" w:lineRule="auto"/>
        <w:contextualSpacing/>
        <w:jc w:val="both"/>
        <w:rPr>
          <w:rFonts w:asciiTheme="majorHAnsi" w:hAnsiTheme="majorHAnsi" w:cstheme="majorHAnsi"/>
        </w:rPr>
        <w:sectPr w:rsidR="00357910">
          <w:pgSz w:w="11906" w:h="16838"/>
          <w:pgMar w:top="1440" w:right="1440" w:bottom="1440" w:left="1440" w:header="708" w:footer="708" w:gutter="0"/>
          <w:cols w:space="708"/>
          <w:docGrid w:linePitch="360"/>
        </w:sectPr>
      </w:pPr>
    </w:p>
    <w:p w14:paraId="6ADA1497" w14:textId="466E846E" w:rsidR="00184D65" w:rsidRDefault="00E64B0B" w:rsidP="006B175A">
      <w:pPr>
        <w:pStyle w:val="Heading1"/>
      </w:pPr>
      <w:bookmarkStart w:id="54" w:name="_Toc517797030"/>
      <w:bookmarkStart w:id="55" w:name="_Toc517872824"/>
      <w:r>
        <w:rPr>
          <w:noProof/>
          <w:lang w:eastAsia="en-AU"/>
        </w:rPr>
        <w:lastRenderedPageBreak/>
        <mc:AlternateContent>
          <mc:Choice Requires="wps">
            <w:drawing>
              <wp:anchor distT="0" distB="0" distL="114300" distR="114300" simplePos="0" relativeHeight="251709440" behindDoc="0" locked="0" layoutInCell="1" allowOverlap="1" wp14:anchorId="7F5E5BBF" wp14:editId="325CF01C">
                <wp:simplePos x="0" y="0"/>
                <wp:positionH relativeFrom="column">
                  <wp:posOffset>7125872</wp:posOffset>
                </wp:positionH>
                <wp:positionV relativeFrom="paragraph">
                  <wp:posOffset>370840</wp:posOffset>
                </wp:positionV>
                <wp:extent cx="1764000" cy="396000"/>
                <wp:effectExtent l="0" t="0" r="0" b="4445"/>
                <wp:wrapNone/>
                <wp:docPr id="30" name="Text Box 30"/>
                <wp:cNvGraphicFramePr/>
                <a:graphic xmlns:a="http://schemas.openxmlformats.org/drawingml/2006/main">
                  <a:graphicData uri="http://schemas.microsoft.com/office/word/2010/wordprocessingShape">
                    <wps:wsp>
                      <wps:cNvSpPr txBox="1"/>
                      <wps:spPr>
                        <a:xfrm>
                          <a:off x="0" y="0"/>
                          <a:ext cx="1764000" cy="396000"/>
                        </a:xfrm>
                        <a:prstGeom prst="rect">
                          <a:avLst/>
                        </a:prstGeom>
                        <a:noFill/>
                        <a:ln w="6350">
                          <a:noFill/>
                        </a:ln>
                      </wps:spPr>
                      <wps:txbx>
                        <w:txbxContent>
                          <w:p w14:paraId="314D8188" w14:textId="77777777" w:rsidR="00AD4840" w:rsidRPr="00E64B0B" w:rsidRDefault="00AD4840" w:rsidP="00E64B0B">
                            <w:pPr>
                              <w:spacing w:after="0"/>
                              <w:jc w:val="right"/>
                              <w:rPr>
                                <w:rStyle w:val="Hyperlink"/>
                                <w:rFonts w:ascii="Century Gothic" w:hAnsi="Century Gothic"/>
                                <w:sz w:val="18"/>
                              </w:rPr>
                            </w:pPr>
                            <w:r>
                              <w:rPr>
                                <w:rFonts w:ascii="Century Gothic" w:hAnsi="Century Gothic"/>
                                <w:sz w:val="18"/>
                              </w:rPr>
                              <w:fldChar w:fldCharType="begin"/>
                            </w:r>
                            <w:r>
                              <w:rPr>
                                <w:rFonts w:ascii="Century Gothic" w:hAnsi="Century Gothic"/>
                                <w:sz w:val="18"/>
                              </w:rPr>
                              <w:instrText xml:space="preserve"> HYPERLINK  \l "_Highest_priority_knowledge" </w:instrText>
                            </w:r>
                            <w:r>
                              <w:rPr>
                                <w:rFonts w:ascii="Century Gothic" w:hAnsi="Century Gothic"/>
                                <w:sz w:val="18"/>
                              </w:rPr>
                              <w:fldChar w:fldCharType="separate"/>
                            </w:r>
                            <w:r w:rsidRPr="00E64B0B">
                              <w:rPr>
                                <w:rStyle w:val="Hyperlink"/>
                                <w:rFonts w:ascii="Century Gothic" w:hAnsi="Century Gothic"/>
                                <w:sz w:val="18"/>
                              </w:rPr>
                              <w:t>Back to Executive Summary</w:t>
                            </w:r>
                          </w:p>
                          <w:p w14:paraId="056EFF4C" w14:textId="77777777" w:rsidR="00AD4840" w:rsidRPr="00E64B0B" w:rsidRDefault="00AD4840" w:rsidP="00E64B0B">
                            <w:pPr>
                              <w:spacing w:after="0"/>
                              <w:jc w:val="right"/>
                              <w:rPr>
                                <w:rFonts w:ascii="Century Gothic" w:hAnsi="Century Gothic"/>
                                <w:sz w:val="18"/>
                              </w:rPr>
                            </w:pPr>
                            <w:r>
                              <w:rPr>
                                <w:rFonts w:ascii="Century Gothic" w:hAnsi="Century Gothic"/>
                                <w:sz w:val="18"/>
                              </w:rPr>
                              <w:fldChar w:fldCharType="end"/>
                            </w:r>
                            <w:hyperlink w:anchor="_Research_themes" w:history="1">
                              <w:r w:rsidRPr="00E64B0B">
                                <w:rPr>
                                  <w:rStyle w:val="Hyperlink"/>
                                  <w:rFonts w:ascii="Century Gothic" w:hAnsi="Century Gothic"/>
                                  <w:sz w:val="18"/>
                                </w:rPr>
                                <w:t>Back to Research Themes</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5E5BBF" id="Text Box 30" o:spid="_x0000_s1028" type="#_x0000_t202" style="position:absolute;margin-left:561.1pt;margin-top:29.2pt;width:138.9pt;height:31.2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" filled="f" stroked="f" strokeweight=".5pt">
                <v:textbox>
                  <w:txbxContent>
                    <w:p w14:paraId="314D8188" w14:textId="77777777" w:rsidR="00AD4840" w:rsidRPr="00E64B0B" w:rsidRDefault="00AD4840" w:rsidP="00E64B0B">
                      <w:pPr>
                        <w:spacing w:after="0"/>
                        <w:jc w:val="right"/>
                        <w:rPr>
                          <w:rStyle w:val="Hyperlink"/>
                          <w:rFonts w:ascii="Century Gothic" w:hAnsi="Century Gothic"/>
                          <w:sz w:val="18"/>
                        </w:rPr>
                      </w:pPr>
                      <w:r>
                        <w:rPr>
                          <w:rFonts w:ascii="Century Gothic" w:hAnsi="Century Gothic"/>
                          <w:sz w:val="18"/>
                        </w:rPr>
                        <w:fldChar w:fldCharType="begin"/>
                      </w:r>
                      <w:r>
                        <w:rPr>
                          <w:rFonts w:ascii="Century Gothic" w:hAnsi="Century Gothic"/>
                          <w:sz w:val="18"/>
                        </w:rPr>
                        <w:instrText xml:space="preserve"> HYPERLINK  \l "_Highest_priority_knowledge" </w:instrText>
                      </w:r>
                      <w:r>
                        <w:rPr>
                          <w:rFonts w:ascii="Century Gothic" w:hAnsi="Century Gothic"/>
                          <w:sz w:val="18"/>
                        </w:rPr>
                        <w:fldChar w:fldCharType="separate"/>
                      </w:r>
                      <w:r w:rsidRPr="00E64B0B">
                        <w:rPr>
                          <w:rStyle w:val="Hyperlink"/>
                          <w:rFonts w:ascii="Century Gothic" w:hAnsi="Century Gothic"/>
                          <w:sz w:val="18"/>
                        </w:rPr>
                        <w:t>Back to Executive Summary</w:t>
                      </w:r>
                    </w:p>
                    <w:p w14:paraId="056EFF4C" w14:textId="77777777" w:rsidR="00AD4840" w:rsidRPr="00E64B0B" w:rsidRDefault="00AD4840" w:rsidP="00E64B0B">
                      <w:pPr>
                        <w:spacing w:after="0"/>
                        <w:jc w:val="right"/>
                        <w:rPr>
                          <w:rFonts w:ascii="Century Gothic" w:hAnsi="Century Gothic"/>
                          <w:sz w:val="18"/>
                        </w:rPr>
                      </w:pPr>
                      <w:r>
                        <w:rPr>
                          <w:rFonts w:ascii="Century Gothic" w:hAnsi="Century Gothic"/>
                          <w:sz w:val="18"/>
                        </w:rPr>
                        <w:fldChar w:fldCharType="end"/>
                      </w:r>
                      <w:hyperlink w:anchor="_Research_themes" w:history="1">
                        <w:r w:rsidRPr="00E64B0B">
                          <w:rPr>
                            <w:rStyle w:val="Hyperlink"/>
                            <w:rFonts w:ascii="Century Gothic" w:hAnsi="Century Gothic"/>
                            <w:sz w:val="18"/>
                          </w:rPr>
                          <w:t>Back to Research Themes</w:t>
                        </w:r>
                      </w:hyperlink>
                    </w:p>
                  </w:txbxContent>
                </v:textbox>
              </v:shape>
            </w:pict>
          </mc:Fallback>
        </mc:AlternateContent>
      </w:r>
      <w:r w:rsidR="00F63FE9">
        <w:t xml:space="preserve">Biophysical </w:t>
      </w:r>
      <w:r w:rsidR="003B76C9">
        <w:t>k</w:t>
      </w:r>
      <w:r w:rsidR="001922C5">
        <w:t xml:space="preserve">nowledge </w:t>
      </w:r>
      <w:r w:rsidR="003B76C9">
        <w:t>n</w:t>
      </w:r>
      <w:r w:rsidR="001922C5">
        <w:t>eeds</w:t>
      </w:r>
      <w:bookmarkEnd w:id="54"/>
      <w:bookmarkEnd w:id="55"/>
    </w:p>
    <w:p w14:paraId="4B54D10D" w14:textId="74C05007" w:rsidR="00E50468" w:rsidRDefault="00E50468" w:rsidP="00011AEB">
      <w:pPr>
        <w:pStyle w:val="Heading2"/>
        <w:pBdr>
          <w:top w:val="single" w:sz="2" w:space="1" w:color="D0CECE" w:themeColor="background2" w:themeShade="E6"/>
        </w:pBdr>
      </w:pPr>
      <w:bookmarkStart w:id="56" w:name="_Sediment_1"/>
      <w:bookmarkStart w:id="57" w:name="_Toc517797031"/>
      <w:bookmarkStart w:id="58" w:name="_Toc517872825"/>
      <w:bookmarkEnd w:id="56"/>
      <w:r>
        <w:t>Sediment</w:t>
      </w:r>
      <w:bookmarkEnd w:id="57"/>
      <w:bookmarkEnd w:id="58"/>
    </w:p>
    <w:p w14:paraId="77F98053" w14:textId="21D42F53" w:rsidR="00FC2043" w:rsidRDefault="00433911" w:rsidP="00FC2043">
      <w:r w:rsidRPr="00433911">
        <w:rPr>
          <w:rFonts w:asciiTheme="majorHAnsi" w:hAnsiTheme="majorHAnsi" w:cstheme="majorHAnsi"/>
          <w:noProof/>
          <w:lang w:eastAsia="en-AU"/>
        </w:rPr>
        <mc:AlternateContent>
          <mc:Choice Requires="wpg">
            <w:drawing>
              <wp:anchor distT="0" distB="0" distL="114300" distR="114300" simplePos="0" relativeHeight="251727872" behindDoc="0" locked="0" layoutInCell="1" allowOverlap="1" wp14:anchorId="726042D9" wp14:editId="66F31CE6">
                <wp:simplePos x="0" y="0"/>
                <wp:positionH relativeFrom="column">
                  <wp:posOffset>3140075</wp:posOffset>
                </wp:positionH>
                <wp:positionV relativeFrom="paragraph">
                  <wp:posOffset>271145</wp:posOffset>
                </wp:positionV>
                <wp:extent cx="2409190" cy="1591945"/>
                <wp:effectExtent l="0" t="0" r="0" b="0"/>
                <wp:wrapSquare wrapText="bothSides"/>
                <wp:docPr id="240" name="Group 37"/>
                <wp:cNvGraphicFramePr/>
                <a:graphic xmlns:a="http://schemas.openxmlformats.org/drawingml/2006/main">
                  <a:graphicData uri="http://schemas.microsoft.com/office/word/2010/wordprocessingGroup">
                    <wpg:wgp>
                      <wpg:cNvGrpSpPr/>
                      <wpg:grpSpPr>
                        <a:xfrm>
                          <a:off x="0" y="0"/>
                          <a:ext cx="2409190" cy="1591945"/>
                          <a:chOff x="25900" y="0"/>
                          <a:chExt cx="2356806" cy="1514729"/>
                        </a:xfrm>
                      </wpg:grpSpPr>
                      <wpg:grpSp>
                        <wpg:cNvPr id="241" name="Group 241"/>
                        <wpg:cNvGrpSpPr/>
                        <wpg:grpSpPr>
                          <a:xfrm>
                            <a:off x="25900" y="0"/>
                            <a:ext cx="2274005" cy="803894"/>
                            <a:chOff x="25900" y="0"/>
                            <a:chExt cx="2274005" cy="803894"/>
                          </a:xfrm>
                        </wpg:grpSpPr>
                        <pic:pic xmlns:pic="http://schemas.openxmlformats.org/drawingml/2006/picture">
                          <pic:nvPicPr>
                            <pic:cNvPr id="242" name="Picture 242"/>
                            <pic:cNvPicPr>
                              <a:picLocks noChangeAspect="1"/>
                            </pic:cNvPicPr>
                          </pic:nvPicPr>
                          <pic:blipFill>
                            <a:blip r:embed="rId29"/>
                            <a:stretch>
                              <a:fillRect/>
                            </a:stretch>
                          </pic:blipFill>
                          <pic:spPr>
                            <a:xfrm>
                              <a:off x="25900" y="322268"/>
                              <a:ext cx="2274005" cy="481626"/>
                            </a:xfrm>
                            <a:prstGeom prst="rect">
                              <a:avLst/>
                            </a:prstGeom>
                          </pic:spPr>
                        </pic:pic>
                        <pic:pic xmlns:pic="http://schemas.openxmlformats.org/drawingml/2006/picture">
                          <pic:nvPicPr>
                            <pic:cNvPr id="243" name="Picture 243"/>
                            <pic:cNvPicPr>
                              <a:picLocks noChangeAspect="1"/>
                            </pic:cNvPicPr>
                          </pic:nvPicPr>
                          <pic:blipFill>
                            <a:blip r:embed="rId30"/>
                            <a:stretch>
                              <a:fillRect/>
                            </a:stretch>
                          </pic:blipFill>
                          <pic:spPr>
                            <a:xfrm rot="5400000">
                              <a:off x="1013538" y="-362744"/>
                              <a:ext cx="298730" cy="1024217"/>
                            </a:xfrm>
                            <a:prstGeom prst="rect">
                              <a:avLst/>
                            </a:prstGeom>
                          </pic:spPr>
                        </pic:pic>
                      </wpg:grpSp>
                      <wps:wsp>
                        <wps:cNvPr id="244" name="Rectangle 244"/>
                        <wps:cNvSpPr/>
                        <wps:spPr>
                          <a:xfrm>
                            <a:off x="96510" y="879394"/>
                            <a:ext cx="2286196" cy="635335"/>
                          </a:xfrm>
                          <a:prstGeom prst="rect">
                            <a:avLst/>
                          </a:prstGeom>
                        </wps:spPr>
                        <wps:txbx>
                          <w:txbxContent>
                            <w:p w14:paraId="2212BD5A" w14:textId="628E6D8E" w:rsidR="00AD4840" w:rsidRPr="004B6FB6" w:rsidRDefault="00AD4840" w:rsidP="00433911">
                              <w:pPr>
                                <w:pStyle w:val="NormalWeb"/>
                                <w:spacing w:before="0" w:beforeAutospacing="0" w:after="0" w:afterAutospacing="0"/>
                                <w:rPr>
                                  <w:rFonts w:asciiTheme="majorHAnsi" w:hAnsiTheme="majorHAnsi" w:cstheme="majorHAnsi"/>
                                  <w:color w:val="3B3838" w:themeColor="background2" w:themeShade="40"/>
                                  <w:sz w:val="20"/>
                                  <w:szCs w:val="20"/>
                                </w:rPr>
                              </w:pPr>
                              <w:r w:rsidRPr="004B6FB6">
                                <w:rPr>
                                  <w:rFonts w:asciiTheme="majorHAnsi" w:eastAsia="Calibri" w:hAnsiTheme="majorHAnsi" w:cstheme="majorHAnsi"/>
                                  <w:color w:val="3B3838" w:themeColor="background2" w:themeShade="40"/>
                                  <w:kern w:val="24"/>
                                  <w:sz w:val="20"/>
                                  <w:szCs w:val="20"/>
                                </w:rPr>
                                <w:t xml:space="preserve">The sediment knowledge needs were prioritised based on these </w:t>
                              </w:r>
                              <w:hyperlink r:id="rId31" w:history="1">
                                <w:r w:rsidRPr="004B6FB6">
                                  <w:rPr>
                                    <w:rStyle w:val="Hyperlink"/>
                                    <w:rFonts w:asciiTheme="majorHAnsi" w:hAnsiTheme="majorHAnsi" w:cstheme="majorHAnsi"/>
                                    <w:sz w:val="20"/>
                                    <w:szCs w:val="20"/>
                                  </w:rPr>
                                  <w:t>Reef 2050 Water Quality Improvement Plan targets</w:t>
                                </w:r>
                              </w:hyperlink>
                              <w:r w:rsidRPr="004B6FB6">
                                <w:rPr>
                                  <w:rFonts w:asciiTheme="majorHAnsi" w:eastAsia="Calibri" w:hAnsiTheme="majorHAnsi" w:cstheme="majorHAnsi"/>
                                  <w:color w:val="3B3838" w:themeColor="background2" w:themeShade="40"/>
                                  <w:kern w:val="24"/>
                                  <w:sz w:val="20"/>
                                  <w:szCs w:val="20"/>
                                </w:rPr>
                                <w:t>.</w:t>
                              </w:r>
                            </w:p>
                          </w:txbxContent>
                        </wps:txbx>
                        <wps:bodyPr wrap="square">
                          <a:noAutofit/>
                        </wps:bodyPr>
                      </wps:wsp>
                    </wpg:wgp>
                  </a:graphicData>
                </a:graphic>
                <wp14:sizeRelH relativeFrom="margin">
                  <wp14:pctWidth>0</wp14:pctWidth>
                </wp14:sizeRelH>
                <wp14:sizeRelV relativeFrom="margin">
                  <wp14:pctHeight>0</wp14:pctHeight>
                </wp14:sizeRelV>
              </wp:anchor>
            </w:drawing>
          </mc:Choice>
          <mc:Fallback>
            <w:pict>
              <v:group w14:anchorId="726042D9" id="Group 37" o:spid="_x0000_s1029" style="position:absolute;margin-left:247.25pt;margin-top:21.35pt;width:189.7pt;height:125.35pt;z-index:251727872;mso-width-relative:margin;mso-height-relative:margin" coordorigin="259" coordsize="23568,151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">
                <v:group id="Group 241" o:spid="_x0000_s1030" style="position:absolute;left:259;width:22740;height:8038" coordorigin="259" coordsize="22740,80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42" o:spid="_x0000_s1031" type="#_x0000_t75" style="position:absolute;left:259;top:3222;width:22740;height:48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">
                    <v:imagedata r:id="rId32" o:title=""/>
                    <v:path arrowok="t"/>
                  </v:shape>
                  <v:shape id="Picture 243" o:spid="_x0000_s1032" type="#_x0000_t75" style="position:absolute;left:10135;top:-3628;width:2987;height:10243;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">
                    <v:imagedata r:id="rId33" o:title=""/>
                    <v:path arrowok="t"/>
                  </v:shape>
                </v:group>
                <v:rect id="Rectangle 244" o:spid="_x0000_s1033" style="position:absolute;left:965;top:8793;width:22862;height:63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" filled="f" stroked="f">
                  <v:textbox>
                    <w:txbxContent>
                      <w:p w14:paraId="2212BD5A" w14:textId="628E6D8E" w:rsidR="00AD4840" w:rsidRPr="004B6FB6" w:rsidRDefault="00AD4840" w:rsidP="00433911">
                        <w:pPr>
                          <w:pStyle w:val="NormalWeb"/>
                          <w:spacing w:before="0" w:beforeAutospacing="0" w:after="0" w:afterAutospacing="0"/>
                          <w:rPr>
                            <w:rFonts w:asciiTheme="majorHAnsi" w:hAnsiTheme="majorHAnsi" w:cstheme="majorHAnsi"/>
                            <w:color w:val="3B3838" w:themeColor="background2" w:themeShade="40"/>
                            <w:sz w:val="20"/>
                            <w:szCs w:val="20"/>
                          </w:rPr>
                        </w:pPr>
                        <w:r w:rsidRPr="004B6FB6">
                          <w:rPr>
                            <w:rFonts w:asciiTheme="majorHAnsi" w:eastAsia="Calibri" w:hAnsiTheme="majorHAnsi" w:cstheme="majorHAnsi"/>
                            <w:color w:val="3B3838" w:themeColor="background2" w:themeShade="40"/>
                            <w:kern w:val="24"/>
                            <w:sz w:val="20"/>
                            <w:szCs w:val="20"/>
                          </w:rPr>
                          <w:t xml:space="preserve">The sediment knowledge needs were prioritised based on these </w:t>
                        </w:r>
                        <w:hyperlink r:id="rId34" w:history="1">
                          <w:r w:rsidRPr="004B6FB6">
                            <w:rPr>
                              <w:rStyle w:val="Hyperlink"/>
                              <w:rFonts w:asciiTheme="majorHAnsi" w:hAnsiTheme="majorHAnsi" w:cstheme="majorHAnsi"/>
                              <w:sz w:val="20"/>
                              <w:szCs w:val="20"/>
                            </w:rPr>
                            <w:t>Reef 2050 Water Quality Improvement Plan targets</w:t>
                          </w:r>
                        </w:hyperlink>
                        <w:r w:rsidRPr="004B6FB6">
                          <w:rPr>
                            <w:rFonts w:asciiTheme="majorHAnsi" w:eastAsia="Calibri" w:hAnsiTheme="majorHAnsi" w:cstheme="majorHAnsi"/>
                            <w:color w:val="3B3838" w:themeColor="background2" w:themeShade="40"/>
                            <w:kern w:val="24"/>
                            <w:sz w:val="20"/>
                            <w:szCs w:val="20"/>
                          </w:rPr>
                          <w:t>.</w:t>
                        </w:r>
                      </w:p>
                    </w:txbxContent>
                  </v:textbox>
                </v:rect>
                <w10:wrap type="square"/>
              </v:group>
            </w:pict>
          </mc:Fallback>
        </mc:AlternateContent>
      </w:r>
      <w:r w:rsidRPr="00433911">
        <w:rPr>
          <w:rFonts w:asciiTheme="majorHAnsi" w:hAnsiTheme="majorHAnsi" w:cstheme="majorHAnsi"/>
          <w:noProof/>
          <w:lang w:eastAsia="en-AU"/>
        </w:rPr>
        <mc:AlternateContent>
          <mc:Choice Requires="wpg">
            <w:drawing>
              <wp:anchor distT="0" distB="0" distL="114300" distR="114300" simplePos="0" relativeHeight="251725824" behindDoc="0" locked="0" layoutInCell="1" allowOverlap="1" wp14:anchorId="24B7510B" wp14:editId="541C0587">
                <wp:simplePos x="0" y="0"/>
                <wp:positionH relativeFrom="column">
                  <wp:posOffset>5688328</wp:posOffset>
                </wp:positionH>
                <wp:positionV relativeFrom="paragraph">
                  <wp:posOffset>169962</wp:posOffset>
                </wp:positionV>
                <wp:extent cx="3203575" cy="1960245"/>
                <wp:effectExtent l="0" t="0" r="0" b="1905"/>
                <wp:wrapSquare wrapText="bothSides"/>
                <wp:docPr id="233" name="Group 35"/>
                <wp:cNvGraphicFramePr/>
                <a:graphic xmlns:a="http://schemas.openxmlformats.org/drawingml/2006/main">
                  <a:graphicData uri="http://schemas.microsoft.com/office/word/2010/wordprocessingGroup">
                    <wpg:wgp>
                      <wpg:cNvGrpSpPr/>
                      <wpg:grpSpPr>
                        <a:xfrm>
                          <a:off x="0" y="0"/>
                          <a:ext cx="3203575" cy="1960245"/>
                          <a:chOff x="0" y="0"/>
                          <a:chExt cx="2722920" cy="1738867"/>
                        </a:xfrm>
                      </wpg:grpSpPr>
                      <pic:pic xmlns:pic="http://schemas.openxmlformats.org/drawingml/2006/picture">
                        <pic:nvPicPr>
                          <pic:cNvPr id="234" name="Picture 234"/>
                          <pic:cNvPicPr>
                            <a:picLocks noChangeAspect="1"/>
                          </pic:cNvPicPr>
                        </pic:nvPicPr>
                        <pic:blipFill>
                          <a:blip r:embed="rId35"/>
                          <a:stretch>
                            <a:fillRect/>
                          </a:stretch>
                        </pic:blipFill>
                        <pic:spPr>
                          <a:xfrm>
                            <a:off x="1814536" y="1185675"/>
                            <a:ext cx="908383" cy="457240"/>
                          </a:xfrm>
                          <a:prstGeom prst="rect">
                            <a:avLst/>
                          </a:prstGeom>
                        </pic:spPr>
                      </pic:pic>
                      <pic:pic xmlns:pic="http://schemas.openxmlformats.org/drawingml/2006/picture">
                        <pic:nvPicPr>
                          <pic:cNvPr id="235" name="Picture 235"/>
                          <pic:cNvPicPr>
                            <a:picLocks noChangeAspect="1"/>
                          </pic:cNvPicPr>
                        </pic:nvPicPr>
                        <pic:blipFill>
                          <a:blip r:embed="rId36"/>
                          <a:stretch>
                            <a:fillRect/>
                          </a:stretch>
                        </pic:blipFill>
                        <pic:spPr>
                          <a:xfrm>
                            <a:off x="893181" y="1075178"/>
                            <a:ext cx="926672" cy="432854"/>
                          </a:xfrm>
                          <a:prstGeom prst="rect">
                            <a:avLst/>
                          </a:prstGeom>
                        </pic:spPr>
                      </pic:pic>
                      <pic:pic xmlns:pic="http://schemas.openxmlformats.org/drawingml/2006/picture">
                        <pic:nvPicPr>
                          <pic:cNvPr id="236" name="Picture 236"/>
                          <pic:cNvPicPr>
                            <a:picLocks noChangeAspect="1"/>
                          </pic:cNvPicPr>
                        </pic:nvPicPr>
                        <pic:blipFill>
                          <a:blip r:embed="rId37"/>
                          <a:stretch>
                            <a:fillRect/>
                          </a:stretch>
                        </pic:blipFill>
                        <pic:spPr>
                          <a:xfrm>
                            <a:off x="900908" y="308789"/>
                            <a:ext cx="902286" cy="743776"/>
                          </a:xfrm>
                          <a:prstGeom prst="rect">
                            <a:avLst/>
                          </a:prstGeom>
                        </pic:spPr>
                      </pic:pic>
                      <pic:pic xmlns:pic="http://schemas.openxmlformats.org/drawingml/2006/picture">
                        <pic:nvPicPr>
                          <pic:cNvPr id="237" name="Picture 237"/>
                          <pic:cNvPicPr>
                            <a:picLocks noChangeAspect="1"/>
                          </pic:cNvPicPr>
                        </pic:nvPicPr>
                        <pic:blipFill>
                          <a:blip r:embed="rId38"/>
                          <a:stretch>
                            <a:fillRect/>
                          </a:stretch>
                        </pic:blipFill>
                        <pic:spPr>
                          <a:xfrm>
                            <a:off x="1814537" y="311129"/>
                            <a:ext cx="908383" cy="859611"/>
                          </a:xfrm>
                          <a:prstGeom prst="rect">
                            <a:avLst/>
                          </a:prstGeom>
                        </pic:spPr>
                      </pic:pic>
                      <pic:pic xmlns:pic="http://schemas.openxmlformats.org/drawingml/2006/picture">
                        <pic:nvPicPr>
                          <pic:cNvPr id="238" name="Picture 238"/>
                          <pic:cNvPicPr>
                            <a:picLocks noChangeAspect="1"/>
                          </pic:cNvPicPr>
                        </pic:nvPicPr>
                        <pic:blipFill>
                          <a:blip r:embed="rId39"/>
                          <a:stretch>
                            <a:fillRect/>
                          </a:stretch>
                        </pic:blipFill>
                        <pic:spPr>
                          <a:xfrm rot="5400000">
                            <a:off x="1207152" y="-573074"/>
                            <a:ext cx="298730" cy="1444877"/>
                          </a:xfrm>
                          <a:prstGeom prst="rect">
                            <a:avLst/>
                          </a:prstGeom>
                        </pic:spPr>
                      </pic:pic>
                      <pic:pic xmlns:pic="http://schemas.openxmlformats.org/drawingml/2006/picture">
                        <pic:nvPicPr>
                          <pic:cNvPr id="239" name="Content Placeholder 3"/>
                          <pic:cNvPicPr>
                            <a:picLocks noChangeAspect="1"/>
                          </pic:cNvPicPr>
                        </pic:nvPicPr>
                        <pic:blipFill rotWithShape="1">
                          <a:blip r:embed="rId40"/>
                          <a:srcRect l="7759" t="56033" r="74546" b="20770"/>
                          <a:stretch/>
                        </pic:blipFill>
                        <pic:spPr>
                          <a:xfrm>
                            <a:off x="0" y="308789"/>
                            <a:ext cx="893135" cy="1430078"/>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6632F4C4" id="Group 35" o:spid="_x0000_s1026" style="position:absolute;margin-left:447.9pt;margin-top:13.4pt;width:252.25pt;height:154.35pt;z-index:251725824;mso-width-relative:margin;mso-height-relative:margin" coordsize="27229,173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">
                <v:shape id="Picture 234" o:spid="_x0000_s1027" type="#_x0000_t75" style="position:absolute;left:18145;top:11856;width:9084;height:45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">
                  <v:imagedata r:id="rId41" o:title=""/>
                  <v:path arrowok="t"/>
                </v:shape>
                <v:shape id="Picture 235" o:spid="_x0000_s1028" type="#_x0000_t75" style="position:absolute;left:8931;top:10751;width:9267;height:43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">
                  <v:imagedata r:id="rId42" o:title=""/>
                  <v:path arrowok="t"/>
                </v:shape>
                <v:shape id="Picture 236" o:spid="_x0000_s1029" type="#_x0000_t75" style="position:absolute;left:9009;top:3087;width:9022;height:74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">
                  <v:imagedata r:id="rId43" o:title=""/>
                  <v:path arrowok="t"/>
                </v:shape>
                <v:shape id="Picture 237" o:spid="_x0000_s1030" type="#_x0000_t75" style="position:absolute;left:18145;top:3111;width:9084;height:85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">
                  <v:imagedata r:id="rId44" o:title=""/>
                  <v:path arrowok="t"/>
                </v:shape>
                <v:shape id="Picture 238" o:spid="_x0000_s1031" type="#_x0000_t75" style="position:absolute;left:12071;top:-5731;width:2987;height:14449;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">
                  <v:imagedata r:id="rId45" o:title=""/>
                  <v:path arrowok="t"/>
                </v:shape>
                <v:shape id="Content Placeholder 3" o:spid="_x0000_s1032" type="#_x0000_t75" style="position:absolute;top:3087;width:8931;height:143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">
                  <v:imagedata r:id="rId46" o:title="" croptop="36722f" cropbottom="13612f" cropleft="5085f" cropright="48854f"/>
                  <v:path arrowok="t"/>
                </v:shape>
                <w10:wrap type="square"/>
              </v:group>
            </w:pict>
          </mc:Fallback>
        </mc:AlternateContent>
      </w:r>
    </w:p>
    <w:p w14:paraId="69F6E761" w14:textId="1BC7B9A3" w:rsidR="001D4BC1" w:rsidRDefault="00F117FA" w:rsidP="00FC2043">
      <w:pPr>
        <w:autoSpaceDE w:val="0"/>
        <w:autoSpaceDN w:val="0"/>
        <w:adjustRightInd w:val="0"/>
        <w:spacing w:after="120" w:line="240" w:lineRule="auto"/>
        <w:rPr>
          <w:rFonts w:asciiTheme="majorHAnsi" w:hAnsiTheme="majorHAnsi" w:cstheme="majorHAnsi"/>
        </w:rPr>
      </w:pPr>
      <w:r w:rsidRPr="0024260D">
        <w:rPr>
          <w:rFonts w:asciiTheme="majorHAnsi" w:hAnsiTheme="majorHAnsi" w:cstheme="majorHAnsi"/>
        </w:rPr>
        <w:t xml:space="preserve">This </w:t>
      </w:r>
      <w:r w:rsidR="001D4BC1">
        <w:rPr>
          <w:rFonts w:asciiTheme="majorHAnsi" w:hAnsiTheme="majorHAnsi" w:cstheme="majorHAnsi"/>
        </w:rPr>
        <w:t xml:space="preserve">research </w:t>
      </w:r>
      <w:r w:rsidRPr="0024260D">
        <w:rPr>
          <w:rFonts w:asciiTheme="majorHAnsi" w:hAnsiTheme="majorHAnsi" w:cstheme="majorHAnsi"/>
        </w:rPr>
        <w:t xml:space="preserve">theme covered all identified </w:t>
      </w:r>
      <w:r w:rsidR="000E37CE">
        <w:rPr>
          <w:rFonts w:asciiTheme="majorHAnsi" w:hAnsiTheme="majorHAnsi" w:cstheme="majorHAnsi"/>
        </w:rPr>
        <w:t>knowledge needs</w:t>
      </w:r>
      <w:r w:rsidRPr="0024260D">
        <w:rPr>
          <w:rFonts w:asciiTheme="majorHAnsi" w:hAnsiTheme="majorHAnsi" w:cstheme="majorHAnsi"/>
        </w:rPr>
        <w:t xml:space="preserve"> associated with sediment from its source at the paddock to its transport to the Reef. </w:t>
      </w:r>
      <w:r w:rsidR="00EE522D" w:rsidRPr="0024260D">
        <w:rPr>
          <w:rFonts w:asciiTheme="majorHAnsi" w:hAnsiTheme="majorHAnsi" w:cstheme="majorHAnsi"/>
        </w:rPr>
        <w:t>Ecological impacts of sediment on G</w:t>
      </w:r>
      <w:r w:rsidR="00EE522D">
        <w:rPr>
          <w:rFonts w:asciiTheme="majorHAnsi" w:hAnsiTheme="majorHAnsi" w:cstheme="majorHAnsi"/>
        </w:rPr>
        <w:t xml:space="preserve">reat </w:t>
      </w:r>
      <w:r w:rsidR="00EE522D" w:rsidRPr="0024260D">
        <w:rPr>
          <w:rFonts w:asciiTheme="majorHAnsi" w:hAnsiTheme="majorHAnsi" w:cstheme="majorHAnsi"/>
        </w:rPr>
        <w:t>B</w:t>
      </w:r>
      <w:r w:rsidR="00EE522D">
        <w:rPr>
          <w:rFonts w:asciiTheme="majorHAnsi" w:hAnsiTheme="majorHAnsi" w:cstheme="majorHAnsi"/>
        </w:rPr>
        <w:t xml:space="preserve">arrier </w:t>
      </w:r>
      <w:r w:rsidR="00EE522D" w:rsidRPr="0024260D">
        <w:rPr>
          <w:rFonts w:asciiTheme="majorHAnsi" w:hAnsiTheme="majorHAnsi" w:cstheme="majorHAnsi"/>
        </w:rPr>
        <w:t>R</w:t>
      </w:r>
      <w:r w:rsidR="00EE522D">
        <w:rPr>
          <w:rFonts w:asciiTheme="majorHAnsi" w:hAnsiTheme="majorHAnsi" w:cstheme="majorHAnsi"/>
        </w:rPr>
        <w:t>eef</w:t>
      </w:r>
      <w:r w:rsidR="00EE522D" w:rsidRPr="0024260D">
        <w:rPr>
          <w:rFonts w:asciiTheme="majorHAnsi" w:hAnsiTheme="majorHAnsi" w:cstheme="majorHAnsi"/>
        </w:rPr>
        <w:t xml:space="preserve"> ecosystems were not covered under this theme, but can be found in the </w:t>
      </w:r>
      <w:r w:rsidR="00EE522D">
        <w:rPr>
          <w:rFonts w:asciiTheme="majorHAnsi" w:hAnsiTheme="majorHAnsi" w:cstheme="majorHAnsi"/>
        </w:rPr>
        <w:t>m</w:t>
      </w:r>
      <w:r w:rsidR="00EE522D" w:rsidRPr="0024260D">
        <w:rPr>
          <w:rFonts w:asciiTheme="majorHAnsi" w:hAnsiTheme="majorHAnsi" w:cstheme="majorHAnsi"/>
        </w:rPr>
        <w:t xml:space="preserve">arine and </w:t>
      </w:r>
      <w:r w:rsidR="00EE522D">
        <w:rPr>
          <w:rFonts w:asciiTheme="majorHAnsi" w:hAnsiTheme="majorHAnsi" w:cstheme="majorHAnsi"/>
        </w:rPr>
        <w:t>c</w:t>
      </w:r>
      <w:r w:rsidR="00EE522D" w:rsidRPr="0024260D">
        <w:rPr>
          <w:rFonts w:asciiTheme="majorHAnsi" w:hAnsiTheme="majorHAnsi" w:cstheme="majorHAnsi"/>
        </w:rPr>
        <w:t xml:space="preserve">oastal theme and the </w:t>
      </w:r>
      <w:r w:rsidR="00EE522D">
        <w:rPr>
          <w:rFonts w:asciiTheme="majorHAnsi" w:hAnsiTheme="majorHAnsi" w:cstheme="majorHAnsi"/>
        </w:rPr>
        <w:t>w</w:t>
      </w:r>
      <w:r w:rsidR="00EE522D" w:rsidRPr="0024260D">
        <w:rPr>
          <w:rFonts w:asciiTheme="majorHAnsi" w:hAnsiTheme="majorHAnsi" w:cstheme="majorHAnsi"/>
        </w:rPr>
        <w:t xml:space="preserve">etlands and </w:t>
      </w:r>
      <w:r w:rsidR="00EE522D">
        <w:rPr>
          <w:rFonts w:asciiTheme="majorHAnsi" w:hAnsiTheme="majorHAnsi" w:cstheme="majorHAnsi"/>
        </w:rPr>
        <w:t>t</w:t>
      </w:r>
      <w:r w:rsidR="00EE522D" w:rsidRPr="0024260D">
        <w:rPr>
          <w:rFonts w:asciiTheme="majorHAnsi" w:hAnsiTheme="majorHAnsi" w:cstheme="majorHAnsi"/>
        </w:rPr>
        <w:t xml:space="preserve">reatment </w:t>
      </w:r>
      <w:r w:rsidR="00EE522D">
        <w:rPr>
          <w:rFonts w:asciiTheme="majorHAnsi" w:hAnsiTheme="majorHAnsi" w:cstheme="majorHAnsi"/>
        </w:rPr>
        <w:t>s</w:t>
      </w:r>
      <w:r w:rsidR="00EE522D" w:rsidRPr="0024260D">
        <w:rPr>
          <w:rFonts w:asciiTheme="majorHAnsi" w:hAnsiTheme="majorHAnsi" w:cstheme="majorHAnsi"/>
        </w:rPr>
        <w:t xml:space="preserve">ystems theme. </w:t>
      </w:r>
      <w:r w:rsidR="00EE522D">
        <w:rPr>
          <w:rFonts w:asciiTheme="majorHAnsi" w:hAnsiTheme="majorHAnsi" w:cstheme="majorHAnsi"/>
        </w:rPr>
        <w:t>Similarly, the knowledge needs specific to particulate</w:t>
      </w:r>
      <w:r w:rsidR="001D4BC1">
        <w:rPr>
          <w:rFonts w:asciiTheme="majorHAnsi" w:hAnsiTheme="majorHAnsi" w:cstheme="majorHAnsi"/>
        </w:rPr>
        <w:t xml:space="preserve"> nutrients are presented under the particulate nutrients theme, a sub-section of the nutrients theme</w:t>
      </w:r>
      <w:r w:rsidR="00EE522D">
        <w:rPr>
          <w:rFonts w:asciiTheme="majorHAnsi" w:hAnsiTheme="majorHAnsi" w:cstheme="majorHAnsi"/>
        </w:rPr>
        <w:t xml:space="preserve">. </w:t>
      </w:r>
    </w:p>
    <w:tbl>
      <w:tblPr>
        <w:tblW w:w="13900" w:type="dxa"/>
        <w:tblBorders>
          <w:top w:val="single" w:sz="4" w:space="0" w:color="auto"/>
          <w:bottom w:val="single" w:sz="4" w:space="0" w:color="auto"/>
          <w:insideH w:val="single" w:sz="12" w:space="0" w:color="FF0000"/>
          <w:insideV w:val="inset" w:sz="6" w:space="0" w:color="E7E6E6" w:themeColor="background2"/>
        </w:tblBorders>
        <w:tblLook w:val="04A0" w:firstRow="1" w:lastRow="0" w:firstColumn="1" w:lastColumn="0" w:noHBand="0" w:noVBand="1"/>
      </w:tblPr>
      <w:tblGrid>
        <w:gridCol w:w="8"/>
        <w:gridCol w:w="2778"/>
        <w:gridCol w:w="687"/>
        <w:gridCol w:w="2091"/>
        <w:gridCol w:w="1382"/>
        <w:gridCol w:w="1397"/>
        <w:gridCol w:w="2076"/>
        <w:gridCol w:w="702"/>
        <w:gridCol w:w="2771"/>
        <w:gridCol w:w="8"/>
      </w:tblGrid>
      <w:tr w:rsidR="00EE522D" w:rsidRPr="00FC2043" w14:paraId="0A91AA16" w14:textId="77777777" w:rsidTr="00FC2043">
        <w:trPr>
          <w:gridAfter w:val="1"/>
          <w:wAfter w:w="8" w:type="dxa"/>
          <w:trHeight w:val="283"/>
        </w:trPr>
        <w:tc>
          <w:tcPr>
            <w:tcW w:w="13892" w:type="dxa"/>
            <w:gridSpan w:val="9"/>
            <w:tcBorders>
              <w:top w:val="single" w:sz="12" w:space="0" w:color="C00000"/>
              <w:bottom w:val="single" w:sz="12" w:space="0" w:color="C00000"/>
            </w:tcBorders>
            <w:shd w:val="clear" w:color="auto" w:fill="F2F2F2" w:themeFill="background1" w:themeFillShade="F2"/>
          </w:tcPr>
          <w:p w14:paraId="53695B2E" w14:textId="04356A45" w:rsidR="00E50468" w:rsidRPr="00FC2043" w:rsidRDefault="00706582" w:rsidP="00EE522D">
            <w:pPr>
              <w:spacing w:after="0" w:line="240" w:lineRule="auto"/>
              <w:jc w:val="center"/>
              <w:rPr>
                <w:rFonts w:asciiTheme="majorHAnsi" w:eastAsia="Times New Roman" w:hAnsiTheme="majorHAnsi" w:cstheme="majorHAnsi"/>
                <w:b/>
                <w:bCs/>
                <w:sz w:val="20"/>
                <w:szCs w:val="20"/>
                <w:lang w:eastAsia="en-AU"/>
              </w:rPr>
            </w:pPr>
            <w:r w:rsidRPr="00FC2043">
              <w:rPr>
                <w:rFonts w:asciiTheme="majorHAnsi" w:eastAsia="Times New Roman" w:hAnsiTheme="majorHAnsi" w:cstheme="majorHAnsi"/>
                <w:b/>
                <w:bCs/>
                <w:sz w:val="20"/>
                <w:szCs w:val="20"/>
                <w:lang w:eastAsia="en-AU"/>
              </w:rPr>
              <w:t>Highest priority</w:t>
            </w:r>
          </w:p>
          <w:p w14:paraId="0BDBCE9A" w14:textId="77777777" w:rsidR="009069DB" w:rsidRPr="00FC2043" w:rsidRDefault="00706582" w:rsidP="009069DB">
            <w:pPr>
              <w:spacing w:after="0" w:line="240" w:lineRule="auto"/>
              <w:jc w:val="center"/>
              <w:rPr>
                <w:rFonts w:asciiTheme="majorHAnsi" w:eastAsia="Times New Roman" w:hAnsiTheme="majorHAnsi" w:cstheme="majorHAnsi"/>
                <w:b/>
                <w:bCs/>
                <w:sz w:val="20"/>
                <w:szCs w:val="20"/>
                <w:lang w:eastAsia="en-AU"/>
              </w:rPr>
            </w:pPr>
            <w:r w:rsidRPr="00FC2043">
              <w:rPr>
                <w:rFonts w:asciiTheme="majorHAnsi" w:eastAsia="Times New Roman" w:hAnsiTheme="majorHAnsi" w:cstheme="majorHAnsi"/>
                <w:bCs/>
                <w:sz w:val="18"/>
                <w:szCs w:val="20"/>
                <w:lang w:eastAsia="en-AU"/>
              </w:rPr>
              <w:t>(</w:t>
            </w:r>
            <w:r w:rsidRPr="00FC2043">
              <w:rPr>
                <w:rFonts w:asciiTheme="majorHAnsi" w:hAnsiTheme="majorHAnsi" w:cstheme="majorHAnsi"/>
                <w:sz w:val="18"/>
                <w:szCs w:val="20"/>
              </w:rPr>
              <w:t>follow</w:t>
            </w:r>
            <w:r w:rsidRPr="00FC2043">
              <w:rPr>
                <w:rStyle w:val="Hyperlink"/>
                <w:rFonts w:asciiTheme="majorHAnsi" w:hAnsiTheme="majorHAnsi" w:cstheme="majorHAnsi"/>
                <w:color w:val="auto"/>
                <w:sz w:val="18"/>
                <w:szCs w:val="20"/>
                <w:u w:val="none"/>
              </w:rPr>
              <w:t xml:space="preserve"> the hyperlinks for more detail on each knowledge need)</w:t>
            </w:r>
          </w:p>
        </w:tc>
      </w:tr>
      <w:tr w:rsidR="00EE522D" w:rsidRPr="0083732F" w14:paraId="4CB30D0C" w14:textId="77777777" w:rsidTr="00FC2043">
        <w:trPr>
          <w:gridAfter w:val="1"/>
          <w:wAfter w:w="8" w:type="dxa"/>
          <w:trHeight w:val="389"/>
        </w:trPr>
        <w:tc>
          <w:tcPr>
            <w:tcW w:w="3473" w:type="dxa"/>
            <w:gridSpan w:val="3"/>
            <w:tcBorders>
              <w:top w:val="single" w:sz="12" w:space="0" w:color="C00000"/>
              <w:bottom w:val="nil"/>
            </w:tcBorders>
            <w:shd w:val="clear" w:color="auto" w:fill="auto"/>
            <w:hideMark/>
          </w:tcPr>
          <w:p w14:paraId="1136D40E" w14:textId="788FEA45" w:rsidR="00EE522D" w:rsidRPr="0083732F" w:rsidRDefault="0083732F" w:rsidP="00EE522D">
            <w:pPr>
              <w:spacing w:after="0" w:line="240" w:lineRule="auto"/>
              <w:rPr>
                <w:rFonts w:eastAsia="Times New Roman" w:cstheme="minorHAnsi"/>
                <w:sz w:val="20"/>
                <w:szCs w:val="20"/>
                <w:u w:val="single"/>
                <w:lang w:eastAsia="en-AU"/>
              </w:rPr>
            </w:pPr>
            <w:r>
              <w:rPr>
                <w:rFonts w:cstheme="minorHAnsi"/>
                <w:sz w:val="20"/>
                <w:szCs w:val="20"/>
              </w:rPr>
              <w:t xml:space="preserve">S.1 </w:t>
            </w:r>
            <w:hyperlink w:anchor="_Sediment_knowledge_needs" w:history="1">
              <w:r w:rsidR="00EE522D" w:rsidRPr="0083732F">
                <w:rPr>
                  <w:rStyle w:val="Hyperlink"/>
                  <w:rFonts w:eastAsia="Times New Roman" w:cstheme="minorHAnsi"/>
                  <w:bCs/>
                  <w:sz w:val="20"/>
                  <w:szCs w:val="20"/>
                  <w:lang w:eastAsia="en-AU"/>
                </w:rPr>
                <w:t>What are the water quality benefits from recovered land condition as a result of improved grazing practices?</w:t>
              </w:r>
            </w:hyperlink>
            <w:r w:rsidR="00EE522D" w:rsidRPr="0083732F">
              <w:rPr>
                <w:rFonts w:eastAsia="Times New Roman" w:cstheme="minorHAnsi"/>
                <w:sz w:val="20"/>
                <w:szCs w:val="20"/>
                <w:lang w:eastAsia="en-AU"/>
              </w:rPr>
              <w:br/>
            </w:r>
            <w:r w:rsidR="00EE522D" w:rsidRPr="0083732F">
              <w:rPr>
                <w:rFonts w:eastAsia="Times New Roman" w:cstheme="minorHAnsi"/>
                <w:bCs/>
                <w:i/>
                <w:sz w:val="20"/>
                <w:szCs w:val="20"/>
                <w:lang w:eastAsia="en-AU"/>
              </w:rPr>
              <w:t>Key concepts:</w:t>
            </w:r>
            <w:r w:rsidR="00EE522D" w:rsidRPr="0083732F">
              <w:rPr>
                <w:rFonts w:eastAsia="Times New Roman" w:cstheme="minorHAnsi"/>
                <w:i/>
                <w:sz w:val="20"/>
                <w:szCs w:val="20"/>
                <w:lang w:eastAsia="en-AU"/>
              </w:rPr>
              <w:t xml:space="preserve"> processes, timeframes, costs, hydrology, erosion drivers, role of ground cover, Forage.</w:t>
            </w:r>
          </w:p>
        </w:tc>
        <w:tc>
          <w:tcPr>
            <w:tcW w:w="3473" w:type="dxa"/>
            <w:gridSpan w:val="2"/>
            <w:tcBorders>
              <w:top w:val="single" w:sz="12" w:space="0" w:color="C00000"/>
              <w:bottom w:val="nil"/>
            </w:tcBorders>
            <w:shd w:val="clear" w:color="auto" w:fill="auto"/>
          </w:tcPr>
          <w:p w14:paraId="7F71CA30" w14:textId="7AD00D65" w:rsidR="00EE522D" w:rsidRPr="0083732F" w:rsidRDefault="0083732F" w:rsidP="00EE522D">
            <w:pPr>
              <w:spacing w:after="0" w:line="240" w:lineRule="auto"/>
              <w:rPr>
                <w:rFonts w:eastAsia="Times New Roman" w:cstheme="minorHAnsi"/>
                <w:b/>
                <w:bCs/>
                <w:sz w:val="20"/>
                <w:szCs w:val="20"/>
                <w:lang w:eastAsia="en-AU"/>
              </w:rPr>
            </w:pPr>
            <w:r>
              <w:rPr>
                <w:rFonts w:cstheme="minorHAnsi"/>
                <w:sz w:val="20"/>
                <w:szCs w:val="20"/>
              </w:rPr>
              <w:t xml:space="preserve">S.2 </w:t>
            </w:r>
            <w:hyperlink w:anchor="_Sediment_Research_Gaps" w:history="1">
              <w:r w:rsidR="00EE522D" w:rsidRPr="0083732F">
                <w:rPr>
                  <w:rStyle w:val="Hyperlink"/>
                  <w:rFonts w:eastAsia="Times New Roman" w:cstheme="minorHAnsi"/>
                  <w:bCs/>
                  <w:sz w:val="20"/>
                  <w:szCs w:val="20"/>
                  <w:lang w:eastAsia="en-AU"/>
                </w:rPr>
                <w:t>What is the effectiveness, in terms of water quality benefits, costs and timeframes, of remediating gully and riparian areas? How can this information be used to target and prioritise areas for remediation?</w:t>
              </w:r>
            </w:hyperlink>
            <w:r w:rsidR="00EE522D" w:rsidRPr="0083732F">
              <w:rPr>
                <w:rFonts w:eastAsia="Times New Roman" w:cstheme="minorHAnsi"/>
                <w:b/>
                <w:bCs/>
                <w:sz w:val="20"/>
                <w:szCs w:val="20"/>
                <w:lang w:eastAsia="en-AU"/>
              </w:rPr>
              <w:br/>
            </w:r>
            <w:r w:rsidR="00EE522D" w:rsidRPr="0083732F">
              <w:rPr>
                <w:rFonts w:eastAsia="Times New Roman" w:cstheme="minorHAnsi"/>
                <w:bCs/>
                <w:i/>
                <w:sz w:val="20"/>
                <w:szCs w:val="20"/>
                <w:lang w:eastAsia="en-AU"/>
              </w:rPr>
              <w:t xml:space="preserve">Key concepts: </w:t>
            </w:r>
            <w:r w:rsidR="00EE522D" w:rsidRPr="0083732F">
              <w:rPr>
                <w:rFonts w:eastAsia="Times New Roman" w:cstheme="minorHAnsi"/>
                <w:i/>
                <w:sz w:val="20"/>
                <w:szCs w:val="20"/>
                <w:lang w:eastAsia="en-AU"/>
              </w:rPr>
              <w:t>gully, riparian and streambank erosion, climate and soil types, effectiveness measures, prioritisation, targeting.</w:t>
            </w:r>
          </w:p>
        </w:tc>
        <w:tc>
          <w:tcPr>
            <w:tcW w:w="3473" w:type="dxa"/>
            <w:gridSpan w:val="2"/>
            <w:tcBorders>
              <w:top w:val="single" w:sz="12" w:space="0" w:color="C00000"/>
              <w:bottom w:val="nil"/>
            </w:tcBorders>
            <w:shd w:val="clear" w:color="auto" w:fill="auto"/>
            <w:hideMark/>
          </w:tcPr>
          <w:p w14:paraId="4B66A0FA" w14:textId="1BD60821" w:rsidR="00EE522D" w:rsidRPr="0083732F" w:rsidRDefault="0083732F" w:rsidP="00EE522D">
            <w:pPr>
              <w:spacing w:after="0" w:line="240" w:lineRule="auto"/>
              <w:rPr>
                <w:rFonts w:eastAsia="Times New Roman" w:cstheme="minorHAnsi"/>
                <w:sz w:val="20"/>
                <w:szCs w:val="20"/>
                <w:lang w:eastAsia="en-AU"/>
              </w:rPr>
            </w:pPr>
            <w:r>
              <w:rPr>
                <w:rFonts w:cstheme="minorHAnsi"/>
                <w:sz w:val="20"/>
                <w:szCs w:val="20"/>
              </w:rPr>
              <w:t xml:space="preserve">S.3 </w:t>
            </w:r>
            <w:hyperlink w:anchor="_Sediment_Research_Gaps" w:history="1">
              <w:r w:rsidR="00EE522D" w:rsidRPr="0083732F">
                <w:rPr>
                  <w:rStyle w:val="Hyperlink"/>
                  <w:rFonts w:eastAsia="Times New Roman" w:cstheme="minorHAnsi"/>
                  <w:bCs/>
                  <w:sz w:val="20"/>
                  <w:szCs w:val="20"/>
                  <w:lang w:eastAsia="en-AU"/>
                </w:rPr>
                <w:t>What are the impacts of tree clearing on water quality going to the Reef?</w:t>
              </w:r>
            </w:hyperlink>
            <w:r w:rsidR="00EE522D" w:rsidRPr="0083732F">
              <w:rPr>
                <w:rStyle w:val="Hyperlink"/>
                <w:rFonts w:cstheme="minorHAnsi"/>
                <w:b/>
                <w:bCs/>
                <w:sz w:val="20"/>
                <w:szCs w:val="20"/>
                <w:lang w:eastAsia="en-AU"/>
              </w:rPr>
              <w:br/>
            </w:r>
            <w:r w:rsidR="00EE522D" w:rsidRPr="0083732F">
              <w:rPr>
                <w:rFonts w:eastAsia="Times New Roman" w:cstheme="minorHAnsi"/>
                <w:bCs/>
                <w:i/>
                <w:sz w:val="20"/>
                <w:szCs w:val="20"/>
                <w:lang w:eastAsia="en-AU"/>
              </w:rPr>
              <w:t xml:space="preserve">Key concepts: </w:t>
            </w:r>
            <w:r w:rsidR="00EE522D" w:rsidRPr="0083732F">
              <w:rPr>
                <w:rFonts w:eastAsia="Times New Roman" w:cstheme="minorHAnsi"/>
                <w:i/>
                <w:sz w:val="20"/>
                <w:szCs w:val="20"/>
                <w:lang w:eastAsia="en-AU"/>
              </w:rPr>
              <w:t>streambanks, catchment hydrology, modelling, vegetation clearing thresholds</w:t>
            </w:r>
            <w:r w:rsidR="00EE522D" w:rsidRPr="0083732F">
              <w:rPr>
                <w:rFonts w:eastAsia="Times New Roman" w:cstheme="minorHAnsi"/>
                <w:sz w:val="20"/>
                <w:szCs w:val="20"/>
                <w:lang w:eastAsia="en-AU"/>
              </w:rPr>
              <w:t>.</w:t>
            </w:r>
          </w:p>
        </w:tc>
        <w:tc>
          <w:tcPr>
            <w:tcW w:w="3473" w:type="dxa"/>
            <w:gridSpan w:val="2"/>
            <w:tcBorders>
              <w:top w:val="single" w:sz="12" w:space="0" w:color="C00000"/>
              <w:bottom w:val="nil"/>
            </w:tcBorders>
            <w:shd w:val="clear" w:color="auto" w:fill="auto"/>
          </w:tcPr>
          <w:p w14:paraId="3B3A754E" w14:textId="270B5B44" w:rsidR="00EE522D" w:rsidRPr="0083732F" w:rsidRDefault="0083732F" w:rsidP="00EE522D">
            <w:pPr>
              <w:spacing w:after="0" w:line="240" w:lineRule="auto"/>
              <w:rPr>
                <w:rFonts w:eastAsia="Times New Roman" w:cstheme="minorHAnsi"/>
                <w:b/>
                <w:bCs/>
                <w:sz w:val="20"/>
                <w:szCs w:val="20"/>
                <w:lang w:eastAsia="en-AU"/>
              </w:rPr>
            </w:pPr>
            <w:r>
              <w:rPr>
                <w:rFonts w:cstheme="minorHAnsi"/>
                <w:sz w:val="20"/>
                <w:szCs w:val="20"/>
              </w:rPr>
              <w:t xml:space="preserve">S.4 </w:t>
            </w:r>
            <w:hyperlink w:anchor="_Sediment_Research_Gaps" w:history="1">
              <w:r w:rsidR="00EE522D" w:rsidRPr="0083732F">
                <w:rPr>
                  <w:rStyle w:val="Hyperlink"/>
                  <w:rFonts w:eastAsia="Times New Roman" w:cstheme="minorHAnsi"/>
                  <w:bCs/>
                  <w:sz w:val="20"/>
                  <w:szCs w:val="20"/>
                  <w:lang w:eastAsia="en-AU"/>
                </w:rPr>
                <w:t>What is the risk of the finest sediment fractions (&lt;16 uM) to the Reef?</w:t>
              </w:r>
            </w:hyperlink>
            <w:r w:rsidR="00EE522D" w:rsidRPr="0083732F">
              <w:rPr>
                <w:rFonts w:eastAsia="Times New Roman" w:cstheme="minorHAnsi"/>
                <w:b/>
                <w:bCs/>
                <w:sz w:val="20"/>
                <w:szCs w:val="20"/>
                <w:lang w:eastAsia="en-AU"/>
              </w:rPr>
              <w:br/>
            </w:r>
            <w:r w:rsidR="00EE522D" w:rsidRPr="0083732F">
              <w:rPr>
                <w:rFonts w:eastAsia="Times New Roman" w:cstheme="minorHAnsi"/>
                <w:bCs/>
                <w:i/>
                <w:sz w:val="20"/>
                <w:szCs w:val="20"/>
                <w:lang w:eastAsia="en-AU"/>
              </w:rPr>
              <w:t xml:space="preserve">Key concepts: </w:t>
            </w:r>
            <w:r w:rsidR="00EE522D" w:rsidRPr="0083732F">
              <w:rPr>
                <w:rFonts w:eastAsia="Times New Roman" w:cstheme="minorHAnsi"/>
                <w:i/>
                <w:sz w:val="20"/>
                <w:szCs w:val="20"/>
                <w:lang w:eastAsia="en-AU"/>
              </w:rPr>
              <w:t>benthic light, turbidity, dominant particle size, erosion, storage and delivery of fine sediment, plumes versus resuspension, sedimentation, seagrass, coral</w:t>
            </w:r>
            <w:r w:rsidR="00EE522D" w:rsidRPr="0083732F">
              <w:rPr>
                <w:rFonts w:eastAsia="Times New Roman" w:cstheme="minorHAnsi"/>
                <w:sz w:val="20"/>
                <w:szCs w:val="20"/>
                <w:lang w:eastAsia="en-AU"/>
              </w:rPr>
              <w:t>.</w:t>
            </w:r>
          </w:p>
        </w:tc>
      </w:tr>
      <w:tr w:rsidR="00E50468" w:rsidRPr="00FC2043" w14:paraId="21D491AA" w14:textId="77777777" w:rsidTr="00FC2043">
        <w:tblPrEx>
          <w:tblBorders>
            <w:insideH w:val="single" w:sz="12" w:space="0" w:color="FFC000"/>
            <w:insideV w:val="single" w:sz="12" w:space="0" w:color="FFC000"/>
          </w:tblBorders>
        </w:tblPrEx>
        <w:trPr>
          <w:gridAfter w:val="1"/>
          <w:wAfter w:w="8" w:type="dxa"/>
          <w:trHeight w:val="283"/>
        </w:trPr>
        <w:tc>
          <w:tcPr>
            <w:tcW w:w="13892" w:type="dxa"/>
            <w:gridSpan w:val="9"/>
            <w:tcBorders>
              <w:top w:val="single" w:sz="12" w:space="0" w:color="ED7D31" w:themeColor="accent2"/>
              <w:bottom w:val="single" w:sz="12" w:space="0" w:color="ED7D31" w:themeColor="accent2"/>
            </w:tcBorders>
            <w:shd w:val="clear" w:color="auto" w:fill="F2F2F2" w:themeFill="background1" w:themeFillShade="F2"/>
            <w:noWrap/>
          </w:tcPr>
          <w:p w14:paraId="3A1BE379" w14:textId="77777777" w:rsidR="00E50468" w:rsidRPr="00FC2043" w:rsidRDefault="00706582" w:rsidP="00EE522D">
            <w:pPr>
              <w:spacing w:after="0" w:line="240" w:lineRule="auto"/>
              <w:jc w:val="center"/>
              <w:rPr>
                <w:rFonts w:asciiTheme="majorHAnsi" w:eastAsia="Times New Roman" w:hAnsiTheme="majorHAnsi" w:cstheme="majorHAnsi"/>
                <w:b/>
                <w:bCs/>
                <w:sz w:val="20"/>
                <w:szCs w:val="20"/>
                <w:lang w:eastAsia="en-AU"/>
              </w:rPr>
            </w:pPr>
            <w:r w:rsidRPr="00FC2043">
              <w:rPr>
                <w:rFonts w:asciiTheme="majorHAnsi" w:eastAsia="Times New Roman" w:hAnsiTheme="majorHAnsi" w:cstheme="majorHAnsi"/>
                <w:b/>
                <w:bCs/>
                <w:sz w:val="20"/>
                <w:szCs w:val="20"/>
                <w:lang w:eastAsia="en-AU"/>
              </w:rPr>
              <w:t>Moderate priority</w:t>
            </w:r>
          </w:p>
          <w:p w14:paraId="5AF2708C" w14:textId="77777777" w:rsidR="009069DB" w:rsidRPr="00FC2043" w:rsidRDefault="00706582" w:rsidP="00EE522D">
            <w:pPr>
              <w:spacing w:after="0" w:line="240" w:lineRule="auto"/>
              <w:jc w:val="center"/>
              <w:rPr>
                <w:rFonts w:asciiTheme="majorHAnsi" w:eastAsia="Times New Roman" w:hAnsiTheme="majorHAnsi" w:cstheme="majorHAnsi"/>
                <w:b/>
                <w:bCs/>
                <w:sz w:val="20"/>
                <w:szCs w:val="20"/>
                <w:lang w:eastAsia="en-AU"/>
              </w:rPr>
            </w:pPr>
            <w:r w:rsidRPr="00FC2043">
              <w:rPr>
                <w:rFonts w:asciiTheme="majorHAnsi" w:eastAsia="Times New Roman" w:hAnsiTheme="majorHAnsi" w:cstheme="majorHAnsi"/>
                <w:bCs/>
                <w:sz w:val="18"/>
                <w:szCs w:val="20"/>
                <w:lang w:eastAsia="en-AU"/>
              </w:rPr>
              <w:t>(</w:t>
            </w:r>
            <w:r w:rsidRPr="00FC2043">
              <w:rPr>
                <w:rFonts w:asciiTheme="majorHAnsi" w:hAnsiTheme="majorHAnsi" w:cstheme="majorHAnsi"/>
                <w:sz w:val="18"/>
                <w:szCs w:val="20"/>
              </w:rPr>
              <w:t>follow</w:t>
            </w:r>
            <w:r w:rsidRPr="00FC2043">
              <w:rPr>
                <w:rStyle w:val="Hyperlink"/>
                <w:rFonts w:asciiTheme="majorHAnsi" w:hAnsiTheme="majorHAnsi" w:cstheme="majorHAnsi"/>
                <w:color w:val="auto"/>
                <w:sz w:val="18"/>
                <w:szCs w:val="20"/>
                <w:u w:val="none"/>
              </w:rPr>
              <w:t xml:space="preserve"> the hyperlinks for more detail on each knowledge need)</w:t>
            </w:r>
          </w:p>
        </w:tc>
      </w:tr>
      <w:tr w:rsidR="00EE522D" w:rsidRPr="00C10C4C" w14:paraId="51CB7380" w14:textId="77777777" w:rsidTr="00FC2043">
        <w:tblPrEx>
          <w:tblBorders>
            <w:insideH w:val="single" w:sz="12" w:space="0" w:color="FFC000"/>
            <w:insideV w:val="single" w:sz="12" w:space="0" w:color="FFC000"/>
          </w:tblBorders>
        </w:tblPrEx>
        <w:trPr>
          <w:gridAfter w:val="1"/>
          <w:wAfter w:w="8" w:type="dxa"/>
          <w:trHeight w:val="517"/>
        </w:trPr>
        <w:tc>
          <w:tcPr>
            <w:tcW w:w="13892" w:type="dxa"/>
            <w:gridSpan w:val="9"/>
            <w:tcBorders>
              <w:top w:val="single" w:sz="12" w:space="0" w:color="ED7D31" w:themeColor="accent2"/>
              <w:bottom w:val="nil"/>
            </w:tcBorders>
            <w:shd w:val="clear" w:color="auto" w:fill="auto"/>
            <w:noWrap/>
          </w:tcPr>
          <w:p w14:paraId="72E4E253" w14:textId="0A2B7BA3" w:rsidR="00EE522D" w:rsidRPr="00C10C4C" w:rsidRDefault="0083732F" w:rsidP="008338E9">
            <w:pPr>
              <w:spacing w:after="0" w:line="240" w:lineRule="auto"/>
              <w:rPr>
                <w:rFonts w:eastAsia="Times New Roman" w:cstheme="minorHAnsi"/>
                <w:color w:val="000000"/>
                <w:sz w:val="20"/>
                <w:szCs w:val="20"/>
                <w:lang w:eastAsia="en-AU"/>
              </w:rPr>
            </w:pPr>
            <w:r w:rsidRPr="00C10C4C">
              <w:rPr>
                <w:rFonts w:cstheme="minorHAnsi"/>
                <w:sz w:val="20"/>
                <w:szCs w:val="20"/>
              </w:rPr>
              <w:t xml:space="preserve">S.5 </w:t>
            </w:r>
            <w:hyperlink w:anchor="_Sediment_Research_Gaps" w:history="1">
              <w:r w:rsidR="00EE522D" w:rsidRPr="00C10C4C">
                <w:rPr>
                  <w:rStyle w:val="Hyperlink"/>
                  <w:rFonts w:eastAsia="Times New Roman" w:cstheme="minorHAnsi"/>
                  <w:bCs/>
                  <w:sz w:val="20"/>
                  <w:szCs w:val="20"/>
                  <w:lang w:eastAsia="en-AU"/>
                </w:rPr>
                <w:t>Better understanding of sediment sources and processes in priority catchments.</w:t>
              </w:r>
            </w:hyperlink>
            <w:r w:rsidR="00EE522D" w:rsidRPr="00C10C4C">
              <w:rPr>
                <w:rStyle w:val="Hyperlink"/>
                <w:rFonts w:cstheme="minorHAnsi"/>
                <w:sz w:val="20"/>
                <w:szCs w:val="20"/>
              </w:rPr>
              <w:t xml:space="preserve"> </w:t>
            </w:r>
            <w:r w:rsidR="00EE522D" w:rsidRPr="00C10C4C">
              <w:rPr>
                <w:rFonts w:eastAsia="Times New Roman" w:cstheme="minorHAnsi"/>
                <w:color w:val="000000"/>
                <w:sz w:val="20"/>
                <w:szCs w:val="20"/>
                <w:lang w:eastAsia="en-AU"/>
              </w:rPr>
              <w:br/>
            </w:r>
            <w:r w:rsidR="00EE522D" w:rsidRPr="00C10C4C">
              <w:rPr>
                <w:rFonts w:eastAsia="Times New Roman" w:cstheme="minorHAnsi"/>
                <w:bCs/>
                <w:i/>
                <w:color w:val="000000"/>
                <w:sz w:val="20"/>
                <w:szCs w:val="20"/>
                <w:lang w:eastAsia="en-AU"/>
              </w:rPr>
              <w:t xml:space="preserve">Key concepts: </w:t>
            </w:r>
            <w:r w:rsidR="00EE522D" w:rsidRPr="00C10C4C">
              <w:rPr>
                <w:rFonts w:eastAsia="Times New Roman" w:cstheme="minorHAnsi"/>
                <w:i/>
                <w:color w:val="000000"/>
                <w:sz w:val="20"/>
                <w:szCs w:val="20"/>
                <w:lang w:eastAsia="en-AU"/>
              </w:rPr>
              <w:t>natural/baseline levels, spatial locations, gully, streambank, and hillslope erosion processes, other land uses (e.g. roads, cane, bananas, cropping etc</w:t>
            </w:r>
            <w:r w:rsidR="00DC557D" w:rsidRPr="00C10C4C">
              <w:rPr>
                <w:rFonts w:eastAsia="Times New Roman" w:cstheme="minorHAnsi"/>
                <w:i/>
                <w:color w:val="000000"/>
                <w:sz w:val="20"/>
                <w:szCs w:val="20"/>
                <w:lang w:eastAsia="en-AU"/>
              </w:rPr>
              <w:t>.</w:t>
            </w:r>
            <w:r w:rsidR="00EE522D" w:rsidRPr="00C10C4C">
              <w:rPr>
                <w:rFonts w:eastAsia="Times New Roman" w:cstheme="minorHAnsi"/>
                <w:i/>
                <w:color w:val="000000"/>
                <w:sz w:val="20"/>
                <w:szCs w:val="20"/>
                <w:lang w:eastAsia="en-AU"/>
              </w:rPr>
              <w:t>).</w:t>
            </w:r>
          </w:p>
        </w:tc>
      </w:tr>
      <w:tr w:rsidR="00E50468" w:rsidRPr="00FC2043" w14:paraId="6E02E8ED" w14:textId="77777777" w:rsidTr="00FC2043">
        <w:tblPrEx>
          <w:tblBorders>
            <w:top w:val="none" w:sz="0" w:space="0" w:color="auto"/>
            <w:bottom w:val="none" w:sz="0" w:space="0" w:color="auto"/>
            <w:insideH w:val="none" w:sz="0" w:space="0" w:color="auto"/>
            <w:insideV w:val="none" w:sz="0" w:space="0" w:color="auto"/>
          </w:tblBorders>
        </w:tblPrEx>
        <w:trPr>
          <w:gridBefore w:val="1"/>
          <w:wBefore w:w="8" w:type="dxa"/>
          <w:trHeight w:val="283"/>
        </w:trPr>
        <w:tc>
          <w:tcPr>
            <w:tcW w:w="13892" w:type="dxa"/>
            <w:gridSpan w:val="9"/>
            <w:tcBorders>
              <w:top w:val="single" w:sz="12" w:space="0" w:color="FFD966" w:themeColor="accent4" w:themeTint="99"/>
              <w:bottom w:val="single" w:sz="12" w:space="0" w:color="FFD966" w:themeColor="accent4" w:themeTint="99"/>
            </w:tcBorders>
            <w:shd w:val="clear" w:color="auto" w:fill="F2F2F2" w:themeFill="background1" w:themeFillShade="F2"/>
            <w:vAlign w:val="center"/>
          </w:tcPr>
          <w:p w14:paraId="72CFF469" w14:textId="77777777" w:rsidR="00E50468" w:rsidRPr="00FC2043" w:rsidRDefault="00706582" w:rsidP="009069DB">
            <w:pPr>
              <w:spacing w:after="0" w:line="240" w:lineRule="auto"/>
              <w:jc w:val="center"/>
              <w:rPr>
                <w:rFonts w:asciiTheme="majorHAnsi" w:eastAsia="Times New Roman" w:hAnsiTheme="majorHAnsi" w:cstheme="majorHAnsi"/>
                <w:b/>
                <w:bCs/>
                <w:sz w:val="20"/>
                <w:szCs w:val="20"/>
                <w:lang w:eastAsia="en-AU"/>
              </w:rPr>
            </w:pPr>
            <w:r w:rsidRPr="00FC2043">
              <w:rPr>
                <w:rFonts w:asciiTheme="majorHAnsi" w:eastAsia="Times New Roman" w:hAnsiTheme="majorHAnsi" w:cstheme="majorHAnsi"/>
                <w:b/>
                <w:bCs/>
                <w:sz w:val="20"/>
                <w:szCs w:val="20"/>
                <w:lang w:eastAsia="en-AU"/>
              </w:rPr>
              <w:t>Lower priority</w:t>
            </w:r>
          </w:p>
          <w:p w14:paraId="2EE04D51" w14:textId="77777777" w:rsidR="009069DB" w:rsidRPr="00FC2043" w:rsidRDefault="009069DB" w:rsidP="009069DB">
            <w:pPr>
              <w:spacing w:after="0" w:line="240" w:lineRule="auto"/>
              <w:jc w:val="center"/>
              <w:rPr>
                <w:rFonts w:asciiTheme="majorHAnsi" w:eastAsia="Times New Roman" w:hAnsiTheme="majorHAnsi" w:cstheme="majorHAnsi"/>
                <w:b/>
                <w:bCs/>
                <w:sz w:val="20"/>
                <w:szCs w:val="20"/>
                <w:lang w:eastAsia="en-AU"/>
              </w:rPr>
            </w:pPr>
            <w:r w:rsidRPr="00FC2043">
              <w:rPr>
                <w:rFonts w:asciiTheme="majorHAnsi" w:eastAsia="Times New Roman" w:hAnsiTheme="majorHAnsi" w:cstheme="majorHAnsi"/>
                <w:bCs/>
                <w:sz w:val="18"/>
                <w:szCs w:val="20"/>
                <w:lang w:eastAsia="en-AU"/>
              </w:rPr>
              <w:t>(</w:t>
            </w:r>
            <w:r w:rsidRPr="00FC2043">
              <w:rPr>
                <w:rFonts w:asciiTheme="majorHAnsi" w:hAnsiTheme="majorHAnsi" w:cstheme="majorHAnsi"/>
                <w:sz w:val="18"/>
                <w:szCs w:val="20"/>
              </w:rPr>
              <w:t>follow</w:t>
            </w:r>
            <w:r w:rsidRPr="00FC2043">
              <w:rPr>
                <w:rStyle w:val="Hyperlink"/>
                <w:rFonts w:asciiTheme="majorHAnsi" w:hAnsiTheme="majorHAnsi" w:cstheme="majorHAnsi"/>
                <w:color w:val="auto"/>
                <w:sz w:val="18"/>
                <w:szCs w:val="20"/>
                <w:u w:val="none"/>
              </w:rPr>
              <w:t xml:space="preserve"> the hyperlinks for more detail on each knowledge need)</w:t>
            </w:r>
          </w:p>
        </w:tc>
      </w:tr>
      <w:tr w:rsidR="009069DB" w:rsidRPr="00C10C4C" w14:paraId="473002AA" w14:textId="77777777" w:rsidTr="00FC2043">
        <w:tblPrEx>
          <w:tblBorders>
            <w:top w:val="none" w:sz="0" w:space="0" w:color="auto"/>
            <w:bottom w:val="none" w:sz="0" w:space="0" w:color="auto"/>
            <w:insideH w:val="none" w:sz="0" w:space="0" w:color="auto"/>
            <w:insideV w:val="none" w:sz="0" w:space="0" w:color="auto"/>
          </w:tblBorders>
        </w:tblPrEx>
        <w:trPr>
          <w:gridBefore w:val="1"/>
          <w:wBefore w:w="8" w:type="dxa"/>
          <w:trHeight w:val="389"/>
        </w:trPr>
        <w:tc>
          <w:tcPr>
            <w:tcW w:w="2778" w:type="dxa"/>
            <w:tcBorders>
              <w:top w:val="single" w:sz="12" w:space="0" w:color="FFD966" w:themeColor="accent4" w:themeTint="99"/>
              <w:bottom w:val="inset" w:sz="6" w:space="0" w:color="auto"/>
              <w:right w:val="inset" w:sz="6" w:space="0" w:color="E7E6E6" w:themeColor="background2"/>
            </w:tcBorders>
            <w:shd w:val="clear" w:color="auto" w:fill="auto"/>
            <w:hideMark/>
          </w:tcPr>
          <w:p w14:paraId="00AEB766" w14:textId="6C011154" w:rsidR="009069DB" w:rsidRPr="00C10C4C" w:rsidRDefault="0083732F" w:rsidP="008338E9">
            <w:pPr>
              <w:spacing w:after="0" w:line="240" w:lineRule="auto"/>
              <w:rPr>
                <w:rFonts w:eastAsia="Times New Roman" w:cstheme="minorHAnsi"/>
                <w:color w:val="FFFFFF"/>
                <w:sz w:val="20"/>
                <w:szCs w:val="20"/>
                <w:u w:val="single"/>
                <w:lang w:eastAsia="en-AU"/>
              </w:rPr>
            </w:pPr>
            <w:r w:rsidRPr="00C10C4C">
              <w:rPr>
                <w:rFonts w:cstheme="minorHAnsi"/>
                <w:sz w:val="20"/>
                <w:szCs w:val="20"/>
              </w:rPr>
              <w:lastRenderedPageBreak/>
              <w:t xml:space="preserve">S.6 </w:t>
            </w:r>
            <w:hyperlink w:anchor="_Sediment_Research_Gaps" w:history="1">
              <w:r w:rsidR="009069DB" w:rsidRPr="00C10C4C">
                <w:rPr>
                  <w:rStyle w:val="Hyperlink"/>
                  <w:rFonts w:cstheme="minorHAnsi"/>
                  <w:sz w:val="20"/>
                  <w:szCs w:val="20"/>
                </w:rPr>
                <w:t>Better understanding of the circumstances that cause gullies to form.</w:t>
              </w:r>
            </w:hyperlink>
            <w:r w:rsidR="009069DB" w:rsidRPr="00C10C4C">
              <w:rPr>
                <w:rStyle w:val="Hyperlink"/>
                <w:rFonts w:cstheme="minorHAnsi"/>
                <w:sz w:val="20"/>
                <w:szCs w:val="20"/>
              </w:rPr>
              <w:br/>
            </w:r>
            <w:r w:rsidR="009069DB" w:rsidRPr="00C10C4C">
              <w:rPr>
                <w:rFonts w:eastAsia="Times New Roman" w:cstheme="minorHAnsi"/>
                <w:bCs/>
                <w:i/>
                <w:color w:val="000000"/>
                <w:sz w:val="20"/>
                <w:szCs w:val="20"/>
                <w:lang w:eastAsia="en-AU"/>
              </w:rPr>
              <w:t xml:space="preserve">Key concepts: </w:t>
            </w:r>
            <w:r w:rsidR="009069DB" w:rsidRPr="00C10C4C">
              <w:rPr>
                <w:rFonts w:eastAsia="Times New Roman" w:cstheme="minorHAnsi"/>
                <w:i/>
                <w:color w:val="000000"/>
                <w:sz w:val="20"/>
                <w:szCs w:val="20"/>
                <w:lang w:eastAsia="en-AU"/>
              </w:rPr>
              <w:t>predicting where gullies form/are,. Predicting gully properties and gully erosion/expansion rate.</w:t>
            </w:r>
          </w:p>
        </w:tc>
        <w:tc>
          <w:tcPr>
            <w:tcW w:w="2778" w:type="dxa"/>
            <w:gridSpan w:val="2"/>
            <w:tcBorders>
              <w:top w:val="single" w:sz="12" w:space="0" w:color="FFD966" w:themeColor="accent4" w:themeTint="99"/>
              <w:left w:val="inset" w:sz="6" w:space="0" w:color="E7E6E6" w:themeColor="background2"/>
              <w:bottom w:val="inset" w:sz="6" w:space="0" w:color="auto"/>
              <w:right w:val="inset" w:sz="6" w:space="0" w:color="E7E6E6" w:themeColor="background2"/>
            </w:tcBorders>
            <w:shd w:val="clear" w:color="auto" w:fill="auto"/>
          </w:tcPr>
          <w:p w14:paraId="49BE7BBA" w14:textId="1988C310" w:rsidR="009069DB" w:rsidRPr="00C10C4C" w:rsidRDefault="0083732F" w:rsidP="008338E9">
            <w:pPr>
              <w:spacing w:after="0" w:line="240" w:lineRule="auto"/>
              <w:rPr>
                <w:rFonts w:eastAsia="Times New Roman" w:cstheme="minorHAnsi"/>
                <w:color w:val="000000"/>
                <w:sz w:val="20"/>
                <w:szCs w:val="20"/>
                <w:lang w:eastAsia="en-AU"/>
              </w:rPr>
            </w:pPr>
            <w:r w:rsidRPr="00C10C4C">
              <w:rPr>
                <w:rFonts w:cstheme="minorHAnsi"/>
                <w:sz w:val="20"/>
                <w:szCs w:val="20"/>
              </w:rPr>
              <w:t xml:space="preserve">S.7 </w:t>
            </w:r>
            <w:hyperlink w:anchor="_Sediment_Research_Gaps" w:history="1">
              <w:r w:rsidR="009069DB" w:rsidRPr="00C10C4C">
                <w:rPr>
                  <w:rStyle w:val="Hyperlink"/>
                  <w:rFonts w:cstheme="minorHAnsi"/>
                  <w:sz w:val="20"/>
                  <w:szCs w:val="20"/>
                </w:rPr>
                <w:t>What are the pre-development loads of sediments?</w:t>
              </w:r>
            </w:hyperlink>
            <w:r w:rsidR="009069DB" w:rsidRPr="00C10C4C">
              <w:rPr>
                <w:rStyle w:val="Hyperlink"/>
                <w:rFonts w:cstheme="minorHAnsi"/>
                <w:b/>
                <w:bCs/>
                <w:sz w:val="20"/>
                <w:szCs w:val="20"/>
              </w:rPr>
              <w:br/>
            </w:r>
            <w:r w:rsidR="009069DB" w:rsidRPr="00C10C4C">
              <w:rPr>
                <w:rFonts w:eastAsia="Times New Roman" w:cstheme="minorHAnsi"/>
                <w:bCs/>
                <w:i/>
                <w:color w:val="000000"/>
                <w:sz w:val="20"/>
                <w:szCs w:val="20"/>
                <w:lang w:eastAsia="en-AU"/>
              </w:rPr>
              <w:t>Key concepts:</w:t>
            </w:r>
            <w:r w:rsidR="009069DB" w:rsidRPr="00C10C4C">
              <w:rPr>
                <w:rFonts w:eastAsia="Times New Roman" w:cstheme="minorHAnsi"/>
                <w:i/>
                <w:color w:val="000000"/>
                <w:sz w:val="20"/>
                <w:szCs w:val="20"/>
                <w:lang w:eastAsia="en-AU"/>
              </w:rPr>
              <w:t xml:space="preserve"> pre-development conditions, model estimates.</w:t>
            </w:r>
          </w:p>
        </w:tc>
        <w:tc>
          <w:tcPr>
            <w:tcW w:w="2779" w:type="dxa"/>
            <w:gridSpan w:val="2"/>
            <w:tcBorders>
              <w:top w:val="single" w:sz="12" w:space="0" w:color="FFD966" w:themeColor="accent4" w:themeTint="99"/>
              <w:left w:val="inset" w:sz="6" w:space="0" w:color="E7E6E6" w:themeColor="background2"/>
              <w:bottom w:val="inset" w:sz="6" w:space="0" w:color="auto"/>
              <w:right w:val="inset" w:sz="6" w:space="0" w:color="E7E6E6" w:themeColor="background2"/>
            </w:tcBorders>
            <w:shd w:val="clear" w:color="auto" w:fill="auto"/>
          </w:tcPr>
          <w:p w14:paraId="2B9D66D7" w14:textId="452EBBBC" w:rsidR="009069DB" w:rsidRPr="00C10C4C" w:rsidRDefault="0083732F" w:rsidP="008338E9">
            <w:pPr>
              <w:spacing w:after="0" w:line="240" w:lineRule="auto"/>
              <w:rPr>
                <w:rFonts w:eastAsia="Times New Roman" w:cstheme="minorHAnsi"/>
                <w:b/>
                <w:bCs/>
                <w:color w:val="000000"/>
                <w:sz w:val="20"/>
                <w:szCs w:val="20"/>
                <w:lang w:eastAsia="en-AU"/>
              </w:rPr>
            </w:pPr>
            <w:r w:rsidRPr="00C10C4C">
              <w:rPr>
                <w:rFonts w:cstheme="minorHAnsi"/>
                <w:sz w:val="20"/>
                <w:szCs w:val="20"/>
              </w:rPr>
              <w:t xml:space="preserve">S.8 </w:t>
            </w:r>
            <w:hyperlink w:anchor="_Sediment_Research_Gaps" w:history="1">
              <w:r w:rsidR="009069DB" w:rsidRPr="00C10C4C">
                <w:rPr>
                  <w:rStyle w:val="Hyperlink"/>
                  <w:rFonts w:cstheme="minorHAnsi"/>
                  <w:sz w:val="20"/>
                  <w:szCs w:val="20"/>
                </w:rPr>
                <w:t>What are the effects of long-term natural climate fluxes on sediment loads?</w:t>
              </w:r>
            </w:hyperlink>
          </w:p>
        </w:tc>
        <w:tc>
          <w:tcPr>
            <w:tcW w:w="2778" w:type="dxa"/>
            <w:gridSpan w:val="2"/>
            <w:tcBorders>
              <w:top w:val="single" w:sz="12" w:space="0" w:color="FFD966" w:themeColor="accent4" w:themeTint="99"/>
              <w:left w:val="inset" w:sz="6" w:space="0" w:color="E7E6E6" w:themeColor="background2"/>
              <w:bottom w:val="inset" w:sz="6" w:space="0" w:color="auto"/>
              <w:right w:val="inset" w:sz="6" w:space="0" w:color="E7E6E6" w:themeColor="background2"/>
            </w:tcBorders>
            <w:shd w:val="clear" w:color="auto" w:fill="auto"/>
          </w:tcPr>
          <w:p w14:paraId="507F03FF" w14:textId="0E520CDC" w:rsidR="009069DB" w:rsidRPr="00C10C4C" w:rsidRDefault="0083732F" w:rsidP="008338E9">
            <w:pPr>
              <w:spacing w:after="0" w:line="240" w:lineRule="auto"/>
              <w:rPr>
                <w:rFonts w:eastAsia="Times New Roman" w:cstheme="minorHAnsi"/>
                <w:b/>
                <w:bCs/>
                <w:color w:val="000000"/>
                <w:sz w:val="20"/>
                <w:szCs w:val="20"/>
                <w:lang w:eastAsia="en-AU"/>
              </w:rPr>
            </w:pPr>
            <w:r w:rsidRPr="00C10C4C">
              <w:rPr>
                <w:rFonts w:cstheme="minorHAnsi"/>
                <w:sz w:val="20"/>
                <w:szCs w:val="20"/>
              </w:rPr>
              <w:t xml:space="preserve">S.9 </w:t>
            </w:r>
            <w:hyperlink w:anchor="_Sediment_Research_Gaps" w:history="1">
              <w:r w:rsidR="009069DB" w:rsidRPr="00C10C4C">
                <w:rPr>
                  <w:rStyle w:val="Hyperlink"/>
                  <w:rFonts w:cstheme="minorHAnsi"/>
                  <w:sz w:val="20"/>
                  <w:szCs w:val="20"/>
                </w:rPr>
                <w:t>What is the impact of cane drains on sediment/erosion and water quality?</w:t>
              </w:r>
            </w:hyperlink>
          </w:p>
        </w:tc>
        <w:tc>
          <w:tcPr>
            <w:tcW w:w="2779" w:type="dxa"/>
            <w:gridSpan w:val="2"/>
            <w:tcBorders>
              <w:top w:val="single" w:sz="12" w:space="0" w:color="FFD966" w:themeColor="accent4" w:themeTint="99"/>
              <w:left w:val="inset" w:sz="6" w:space="0" w:color="E7E6E6" w:themeColor="background2"/>
              <w:bottom w:val="inset" w:sz="6" w:space="0" w:color="auto"/>
            </w:tcBorders>
            <w:shd w:val="clear" w:color="auto" w:fill="auto"/>
          </w:tcPr>
          <w:p w14:paraId="33C928D3" w14:textId="7DD56F23" w:rsidR="009069DB" w:rsidRPr="00C10C4C" w:rsidRDefault="0083732F" w:rsidP="008338E9">
            <w:pPr>
              <w:spacing w:after="0" w:line="240" w:lineRule="auto"/>
              <w:rPr>
                <w:rFonts w:eastAsia="Times New Roman" w:cstheme="minorHAnsi"/>
                <w:b/>
                <w:bCs/>
                <w:color w:val="000000"/>
                <w:sz w:val="20"/>
                <w:szCs w:val="20"/>
                <w:lang w:eastAsia="en-AU"/>
              </w:rPr>
            </w:pPr>
            <w:r w:rsidRPr="00C10C4C">
              <w:rPr>
                <w:rFonts w:cstheme="minorHAnsi"/>
                <w:sz w:val="20"/>
                <w:szCs w:val="20"/>
              </w:rPr>
              <w:t xml:space="preserve">S.10 </w:t>
            </w:r>
            <w:hyperlink w:anchor="_Sediment_Research_Gaps" w:history="1">
              <w:r w:rsidR="009069DB" w:rsidRPr="00C10C4C">
                <w:rPr>
                  <w:rStyle w:val="Hyperlink"/>
                  <w:rFonts w:cstheme="minorHAnsi"/>
                  <w:sz w:val="20"/>
                  <w:szCs w:val="20"/>
                </w:rPr>
                <w:t>What is the contribution of sediment from unsealed roads? Risk assessment to identify significance, mapping.</w:t>
              </w:r>
            </w:hyperlink>
          </w:p>
        </w:tc>
      </w:tr>
    </w:tbl>
    <w:p w14:paraId="17E30FB3" w14:textId="77777777" w:rsidR="00E50468" w:rsidRPr="00A36719" w:rsidRDefault="00E50468" w:rsidP="00E50468">
      <w:pPr>
        <w:autoSpaceDE w:val="0"/>
        <w:autoSpaceDN w:val="0"/>
        <w:adjustRightInd w:val="0"/>
        <w:spacing w:after="0" w:line="240" w:lineRule="auto"/>
        <w:jc w:val="both"/>
        <w:rPr>
          <w:rFonts w:asciiTheme="majorHAnsi" w:hAnsiTheme="majorHAnsi" w:cstheme="majorHAnsi"/>
          <w:sz w:val="6"/>
        </w:rPr>
      </w:pPr>
    </w:p>
    <w:p w14:paraId="7CDDF4A1" w14:textId="77777777" w:rsidR="00E50468" w:rsidRDefault="00E50468" w:rsidP="003F715B"/>
    <w:p w14:paraId="69FEC3F0" w14:textId="4174650A" w:rsidR="00D76C3F" w:rsidRPr="009A5592" w:rsidRDefault="00CD1728" w:rsidP="00011AEB">
      <w:pPr>
        <w:pStyle w:val="Heading2"/>
        <w:pBdr>
          <w:top w:val="single" w:sz="2" w:space="1" w:color="D0CECE" w:themeColor="background2" w:themeShade="E6"/>
        </w:pBdr>
      </w:pPr>
      <w:bookmarkStart w:id="59" w:name="_Nutrients"/>
      <w:bookmarkStart w:id="60" w:name="_Toc517797032"/>
      <w:bookmarkEnd w:id="59"/>
      <w:r>
        <w:br w:type="column"/>
      </w:r>
      <w:bookmarkStart w:id="61" w:name="_Toc517872826"/>
      <w:r w:rsidR="008031CB" w:rsidRPr="009A5592">
        <w:lastRenderedPageBreak/>
        <mc:AlternateContent>
          <mc:Choice Requires="wps">
            <w:drawing>
              <wp:anchor distT="0" distB="0" distL="114300" distR="114300" simplePos="0" relativeHeight="251707392" behindDoc="0" locked="0" layoutInCell="1" allowOverlap="1" wp14:anchorId="353396D5" wp14:editId="40A1BD0F">
                <wp:simplePos x="0" y="0"/>
                <wp:positionH relativeFrom="column">
                  <wp:posOffset>7154545</wp:posOffset>
                </wp:positionH>
                <wp:positionV relativeFrom="paragraph">
                  <wp:posOffset>8890</wp:posOffset>
                </wp:positionV>
                <wp:extent cx="1763395" cy="395605"/>
                <wp:effectExtent l="0" t="0" r="0" b="4445"/>
                <wp:wrapNone/>
                <wp:docPr id="29" name="Text Box 29"/>
                <wp:cNvGraphicFramePr/>
                <a:graphic xmlns:a="http://schemas.openxmlformats.org/drawingml/2006/main">
                  <a:graphicData uri="http://schemas.microsoft.com/office/word/2010/wordprocessingShape">
                    <wps:wsp>
                      <wps:cNvSpPr txBox="1"/>
                      <wps:spPr>
                        <a:xfrm>
                          <a:off x="0" y="0"/>
                          <a:ext cx="1763395" cy="395605"/>
                        </a:xfrm>
                        <a:prstGeom prst="rect">
                          <a:avLst/>
                        </a:prstGeom>
                        <a:noFill/>
                        <a:ln w="6350">
                          <a:noFill/>
                        </a:ln>
                      </wps:spPr>
                      <wps:txbx>
                        <w:txbxContent>
                          <w:p w14:paraId="19C6DF41" w14:textId="77777777" w:rsidR="00AD4840" w:rsidRPr="00E64B0B" w:rsidRDefault="00AD4840" w:rsidP="00E64B0B">
                            <w:pPr>
                              <w:spacing w:after="0"/>
                              <w:jc w:val="right"/>
                              <w:rPr>
                                <w:rStyle w:val="Hyperlink"/>
                                <w:rFonts w:ascii="Century Gothic" w:hAnsi="Century Gothic"/>
                                <w:sz w:val="18"/>
                              </w:rPr>
                            </w:pPr>
                            <w:r>
                              <w:rPr>
                                <w:rFonts w:ascii="Century Gothic" w:hAnsi="Century Gothic"/>
                                <w:sz w:val="18"/>
                              </w:rPr>
                              <w:fldChar w:fldCharType="begin"/>
                            </w:r>
                            <w:r>
                              <w:rPr>
                                <w:rFonts w:ascii="Century Gothic" w:hAnsi="Century Gothic"/>
                                <w:sz w:val="18"/>
                              </w:rPr>
                              <w:instrText xml:space="preserve"> HYPERLINK  \l "_Highest_priority_knowledge" </w:instrText>
                            </w:r>
                            <w:r>
                              <w:rPr>
                                <w:rFonts w:ascii="Century Gothic" w:hAnsi="Century Gothic"/>
                                <w:sz w:val="18"/>
                              </w:rPr>
                              <w:fldChar w:fldCharType="separate"/>
                            </w:r>
                            <w:r w:rsidRPr="00E64B0B">
                              <w:rPr>
                                <w:rStyle w:val="Hyperlink"/>
                                <w:rFonts w:ascii="Century Gothic" w:hAnsi="Century Gothic"/>
                                <w:sz w:val="18"/>
                              </w:rPr>
                              <w:t>Back to Executive Summary</w:t>
                            </w:r>
                          </w:p>
                          <w:p w14:paraId="7D6F6E17" w14:textId="77777777" w:rsidR="00AD4840" w:rsidRPr="00E64B0B" w:rsidRDefault="00AD4840" w:rsidP="00E64B0B">
                            <w:pPr>
                              <w:spacing w:after="0"/>
                              <w:jc w:val="right"/>
                              <w:rPr>
                                <w:rFonts w:ascii="Century Gothic" w:hAnsi="Century Gothic"/>
                                <w:sz w:val="18"/>
                              </w:rPr>
                            </w:pPr>
                            <w:r>
                              <w:rPr>
                                <w:rFonts w:ascii="Century Gothic" w:hAnsi="Century Gothic"/>
                                <w:sz w:val="18"/>
                              </w:rPr>
                              <w:fldChar w:fldCharType="end"/>
                            </w:r>
                            <w:hyperlink w:anchor="_Research_themes" w:history="1">
                              <w:r w:rsidRPr="00E64B0B">
                                <w:rPr>
                                  <w:rStyle w:val="Hyperlink"/>
                                  <w:rFonts w:ascii="Century Gothic" w:hAnsi="Century Gothic"/>
                                  <w:sz w:val="18"/>
                                </w:rPr>
                                <w:t>Back to Research Themes</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3396D5" id="Text Box 29" o:spid="_x0000_s1034" type="#_x0000_t202" style="position:absolute;margin-left:563.35pt;margin-top:.7pt;width:138.85pt;height:31.1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" filled="f" stroked="f" strokeweight=".5pt">
                <v:textbox>
                  <w:txbxContent>
                    <w:p w14:paraId="19C6DF41" w14:textId="77777777" w:rsidR="00AD4840" w:rsidRPr="00E64B0B" w:rsidRDefault="00AD4840" w:rsidP="00E64B0B">
                      <w:pPr>
                        <w:spacing w:after="0"/>
                        <w:jc w:val="right"/>
                        <w:rPr>
                          <w:rStyle w:val="Hyperlink"/>
                          <w:rFonts w:ascii="Century Gothic" w:hAnsi="Century Gothic"/>
                          <w:sz w:val="18"/>
                        </w:rPr>
                      </w:pPr>
                      <w:r>
                        <w:rPr>
                          <w:rFonts w:ascii="Century Gothic" w:hAnsi="Century Gothic"/>
                          <w:sz w:val="18"/>
                        </w:rPr>
                        <w:fldChar w:fldCharType="begin"/>
                      </w:r>
                      <w:r>
                        <w:rPr>
                          <w:rFonts w:ascii="Century Gothic" w:hAnsi="Century Gothic"/>
                          <w:sz w:val="18"/>
                        </w:rPr>
                        <w:instrText xml:space="preserve"> HYPERLINK  \l "_Highest_priority_knowledge" </w:instrText>
                      </w:r>
                      <w:r>
                        <w:rPr>
                          <w:rFonts w:ascii="Century Gothic" w:hAnsi="Century Gothic"/>
                          <w:sz w:val="18"/>
                        </w:rPr>
                        <w:fldChar w:fldCharType="separate"/>
                      </w:r>
                      <w:r w:rsidRPr="00E64B0B">
                        <w:rPr>
                          <w:rStyle w:val="Hyperlink"/>
                          <w:rFonts w:ascii="Century Gothic" w:hAnsi="Century Gothic"/>
                          <w:sz w:val="18"/>
                        </w:rPr>
                        <w:t>Back to Executive Summary</w:t>
                      </w:r>
                    </w:p>
                    <w:p w14:paraId="7D6F6E17" w14:textId="77777777" w:rsidR="00AD4840" w:rsidRPr="00E64B0B" w:rsidRDefault="00AD4840" w:rsidP="00E64B0B">
                      <w:pPr>
                        <w:spacing w:after="0"/>
                        <w:jc w:val="right"/>
                        <w:rPr>
                          <w:rFonts w:ascii="Century Gothic" w:hAnsi="Century Gothic"/>
                          <w:sz w:val="18"/>
                        </w:rPr>
                      </w:pPr>
                      <w:r>
                        <w:rPr>
                          <w:rFonts w:ascii="Century Gothic" w:hAnsi="Century Gothic"/>
                          <w:sz w:val="18"/>
                        </w:rPr>
                        <w:fldChar w:fldCharType="end"/>
                      </w:r>
                      <w:hyperlink w:anchor="_Research_themes" w:history="1">
                        <w:r w:rsidRPr="00E64B0B">
                          <w:rPr>
                            <w:rStyle w:val="Hyperlink"/>
                            <w:rFonts w:ascii="Century Gothic" w:hAnsi="Century Gothic"/>
                            <w:sz w:val="18"/>
                          </w:rPr>
                          <w:t>Back to Research Themes</w:t>
                        </w:r>
                      </w:hyperlink>
                    </w:p>
                  </w:txbxContent>
                </v:textbox>
              </v:shape>
            </w:pict>
          </mc:Fallback>
        </mc:AlternateContent>
      </w:r>
      <w:r w:rsidR="00D76C3F" w:rsidRPr="009A5592">
        <w:t>Nutrients</w:t>
      </w:r>
      <w:bookmarkEnd w:id="60"/>
      <w:bookmarkEnd w:id="61"/>
      <w:r w:rsidR="00D76C3F" w:rsidRPr="009A5592">
        <w:t xml:space="preserve"> </w:t>
      </w:r>
    </w:p>
    <w:p w14:paraId="66B644E3" w14:textId="440F78CE" w:rsidR="008031CB" w:rsidRPr="008031CB" w:rsidRDefault="008031CB" w:rsidP="008031CB"/>
    <w:p w14:paraId="64E916BC" w14:textId="7D62FA25" w:rsidR="009A5592" w:rsidRDefault="004B6FB6" w:rsidP="009A5592">
      <w:pPr>
        <w:autoSpaceDE w:val="0"/>
        <w:autoSpaceDN w:val="0"/>
        <w:adjustRightInd w:val="0"/>
        <w:spacing w:after="0" w:line="240" w:lineRule="auto"/>
        <w:rPr>
          <w:rFonts w:asciiTheme="majorHAnsi" w:hAnsiTheme="majorHAnsi" w:cstheme="majorHAnsi"/>
        </w:rPr>
      </w:pPr>
      <w:r w:rsidRPr="008031CB">
        <w:rPr>
          <w:rFonts w:asciiTheme="majorHAnsi" w:hAnsiTheme="majorHAnsi" w:cstheme="majorHAnsi"/>
          <w:noProof/>
          <w:lang w:eastAsia="en-AU"/>
        </w:rPr>
        <mc:AlternateContent>
          <mc:Choice Requires="wpg">
            <w:drawing>
              <wp:anchor distT="0" distB="0" distL="114300" distR="114300" simplePos="0" relativeHeight="251715584" behindDoc="1" locked="0" layoutInCell="1" allowOverlap="1" wp14:anchorId="6B7869D1" wp14:editId="5812A73A">
                <wp:simplePos x="0" y="0"/>
                <wp:positionH relativeFrom="column">
                  <wp:posOffset>4074160</wp:posOffset>
                </wp:positionH>
                <wp:positionV relativeFrom="paragraph">
                  <wp:posOffset>126365</wp:posOffset>
                </wp:positionV>
                <wp:extent cx="2226945" cy="819785"/>
                <wp:effectExtent l="0" t="0" r="1905" b="0"/>
                <wp:wrapSquare wrapText="bothSides"/>
                <wp:docPr id="83" name="Group 27"/>
                <wp:cNvGraphicFramePr/>
                <a:graphic xmlns:a="http://schemas.openxmlformats.org/drawingml/2006/main">
                  <a:graphicData uri="http://schemas.microsoft.com/office/word/2010/wordprocessingGroup">
                    <wpg:wgp>
                      <wpg:cNvGrpSpPr/>
                      <wpg:grpSpPr>
                        <a:xfrm>
                          <a:off x="0" y="0"/>
                          <a:ext cx="2226945" cy="819785"/>
                          <a:chOff x="0" y="0"/>
                          <a:chExt cx="2176461" cy="828114"/>
                        </a:xfrm>
                      </wpg:grpSpPr>
                      <pic:pic xmlns:pic="http://schemas.openxmlformats.org/drawingml/2006/picture">
                        <pic:nvPicPr>
                          <pic:cNvPr id="84" name="Picture 84"/>
                          <pic:cNvPicPr>
                            <a:picLocks noChangeAspect="1"/>
                          </pic:cNvPicPr>
                        </pic:nvPicPr>
                        <pic:blipFill>
                          <a:blip r:embed="rId47"/>
                          <a:stretch>
                            <a:fillRect/>
                          </a:stretch>
                        </pic:blipFill>
                        <pic:spPr>
                          <a:xfrm>
                            <a:off x="0" y="346488"/>
                            <a:ext cx="2176461" cy="481626"/>
                          </a:xfrm>
                          <a:prstGeom prst="rect">
                            <a:avLst/>
                          </a:prstGeom>
                        </pic:spPr>
                      </pic:pic>
                      <pic:pic xmlns:pic="http://schemas.openxmlformats.org/drawingml/2006/picture">
                        <pic:nvPicPr>
                          <pic:cNvPr id="85" name="Picture 85"/>
                          <pic:cNvPicPr>
                            <a:picLocks noChangeAspect="1"/>
                          </pic:cNvPicPr>
                        </pic:nvPicPr>
                        <pic:blipFill>
                          <a:blip r:embed="rId30"/>
                          <a:stretch>
                            <a:fillRect/>
                          </a:stretch>
                        </pic:blipFill>
                        <pic:spPr>
                          <a:xfrm rot="5400000">
                            <a:off x="931918" y="-362744"/>
                            <a:ext cx="298730" cy="1024217"/>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0612D244" id="Group 27" o:spid="_x0000_s1026" style="position:absolute;margin-left:320.8pt;margin-top:9.95pt;width:175.35pt;height:64.55pt;z-index:-251600896;mso-width-relative:margin;mso-height-relative:margin" coordsize="21764,828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">
                <v:shape id="Picture 84" o:spid="_x0000_s1027" type="#_x0000_t75" style="position:absolute;top:3464;width:21764;height:48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">
                  <v:imagedata r:id="rId48" o:title=""/>
                  <v:path arrowok="t"/>
                </v:shape>
                <v:shape id="Picture 85" o:spid="_x0000_s1028" type="#_x0000_t75" style="position:absolute;left:9318;top:-3627;width:2987;height:10242;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">
                  <v:imagedata r:id="rId49" o:title=""/>
                  <v:path arrowok="t"/>
                </v:shape>
                <w10:wrap type="square"/>
              </v:group>
            </w:pict>
          </mc:Fallback>
        </mc:AlternateContent>
      </w:r>
      <w:r w:rsidRPr="002373DF">
        <w:rPr>
          <w:noProof/>
          <w:lang w:eastAsia="en-AU"/>
        </w:rPr>
        <mc:AlternateContent>
          <mc:Choice Requires="wpg">
            <w:drawing>
              <wp:anchor distT="0" distB="0" distL="114300" distR="114300" simplePos="0" relativeHeight="251717632" behindDoc="0" locked="0" layoutInCell="1" allowOverlap="1" wp14:anchorId="7A52BA3D" wp14:editId="33E6DAD0">
                <wp:simplePos x="0" y="0"/>
                <wp:positionH relativeFrom="column">
                  <wp:posOffset>6536274</wp:posOffset>
                </wp:positionH>
                <wp:positionV relativeFrom="paragraph">
                  <wp:posOffset>17144</wp:posOffset>
                </wp:positionV>
                <wp:extent cx="2256790" cy="1969770"/>
                <wp:effectExtent l="0" t="0" r="0" b="0"/>
                <wp:wrapSquare wrapText="bothSides"/>
                <wp:docPr id="90" name="Group 26"/>
                <wp:cNvGraphicFramePr/>
                <a:graphic xmlns:a="http://schemas.openxmlformats.org/drawingml/2006/main">
                  <a:graphicData uri="http://schemas.microsoft.com/office/word/2010/wordprocessingGroup">
                    <wpg:wgp>
                      <wpg:cNvGrpSpPr/>
                      <wpg:grpSpPr>
                        <a:xfrm>
                          <a:off x="0" y="0"/>
                          <a:ext cx="2256790" cy="1969770"/>
                          <a:chOff x="0" y="0"/>
                          <a:chExt cx="1796249" cy="1728808"/>
                        </a:xfrm>
                      </wpg:grpSpPr>
                      <pic:pic xmlns:pic="http://schemas.openxmlformats.org/drawingml/2006/picture">
                        <pic:nvPicPr>
                          <pic:cNvPr id="91" name="Picture 91"/>
                          <pic:cNvPicPr>
                            <a:picLocks noChangeAspect="1"/>
                          </pic:cNvPicPr>
                        </pic:nvPicPr>
                        <pic:blipFill>
                          <a:blip r:embed="rId38"/>
                          <a:stretch>
                            <a:fillRect/>
                          </a:stretch>
                        </pic:blipFill>
                        <pic:spPr>
                          <a:xfrm>
                            <a:off x="887866" y="298729"/>
                            <a:ext cx="908383" cy="859611"/>
                          </a:xfrm>
                          <a:prstGeom prst="rect">
                            <a:avLst/>
                          </a:prstGeom>
                        </pic:spPr>
                      </pic:pic>
                      <pic:pic xmlns:pic="http://schemas.openxmlformats.org/drawingml/2006/picture">
                        <pic:nvPicPr>
                          <pic:cNvPr id="92" name="Picture 92"/>
                          <pic:cNvPicPr>
                            <a:picLocks noChangeAspect="1"/>
                          </pic:cNvPicPr>
                        </pic:nvPicPr>
                        <pic:blipFill>
                          <a:blip r:embed="rId39"/>
                          <a:stretch>
                            <a:fillRect/>
                          </a:stretch>
                        </pic:blipFill>
                        <pic:spPr>
                          <a:xfrm rot="5400000">
                            <a:off x="749133" y="-573074"/>
                            <a:ext cx="298730" cy="1444877"/>
                          </a:xfrm>
                          <a:prstGeom prst="rect">
                            <a:avLst/>
                          </a:prstGeom>
                        </pic:spPr>
                      </pic:pic>
                      <pic:pic xmlns:pic="http://schemas.openxmlformats.org/drawingml/2006/picture">
                        <pic:nvPicPr>
                          <pic:cNvPr id="93" name="Content Placeholder 3"/>
                          <pic:cNvPicPr>
                            <a:picLocks noChangeAspect="1"/>
                          </pic:cNvPicPr>
                        </pic:nvPicPr>
                        <pic:blipFill rotWithShape="1">
                          <a:blip r:embed="rId40"/>
                          <a:srcRect l="7759" t="56033" r="74546" b="20770"/>
                          <a:stretch/>
                        </pic:blipFill>
                        <pic:spPr>
                          <a:xfrm>
                            <a:off x="0" y="298730"/>
                            <a:ext cx="893135" cy="1430078"/>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2A773A27" id="Group 26" o:spid="_x0000_s1026" style="position:absolute;margin-left:514.65pt;margin-top:1.35pt;width:177.7pt;height:155.1pt;z-index:251717632;mso-width-relative:margin;mso-height-relative:margin" coordsize="17962,172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">
                <v:shape id="Picture 91" o:spid="_x0000_s1027" type="#_x0000_t75" style="position:absolute;left:8878;top:2987;width:9084;height:85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">
                  <v:imagedata r:id="rId44" o:title=""/>
                  <v:path arrowok="t"/>
                </v:shape>
                <v:shape id="Picture 92" o:spid="_x0000_s1028" type="#_x0000_t75" style="position:absolute;left:7491;top:-5731;width:2987;height:14449;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">
                  <v:imagedata r:id="rId45" o:title=""/>
                  <v:path arrowok="t"/>
                </v:shape>
                <v:shape id="Content Placeholder 3" o:spid="_x0000_s1029" type="#_x0000_t75" style="position:absolute;top:2987;width:8931;height:143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">
                  <v:imagedata r:id="rId46" o:title="" croptop="36722f" cropbottom="13612f" cropleft="5085f" cropright="48854f"/>
                  <v:path arrowok="t"/>
                </v:shape>
                <w10:wrap type="square"/>
              </v:group>
            </w:pict>
          </mc:Fallback>
        </mc:AlternateContent>
      </w:r>
      <w:r w:rsidR="003F715B" w:rsidRPr="00B8706A">
        <w:rPr>
          <w:rFonts w:asciiTheme="majorHAnsi" w:hAnsiTheme="majorHAnsi" w:cstheme="majorHAnsi"/>
        </w:rPr>
        <w:t>This</w:t>
      </w:r>
      <w:r w:rsidR="009A5592">
        <w:rPr>
          <w:rFonts w:asciiTheme="majorHAnsi" w:hAnsiTheme="majorHAnsi" w:cstheme="majorHAnsi"/>
        </w:rPr>
        <w:t xml:space="preserve"> research</w:t>
      </w:r>
      <w:r w:rsidR="003F715B" w:rsidRPr="00B8706A">
        <w:rPr>
          <w:rFonts w:asciiTheme="majorHAnsi" w:hAnsiTheme="majorHAnsi" w:cstheme="majorHAnsi"/>
        </w:rPr>
        <w:t xml:space="preserve"> theme covered all identified </w:t>
      </w:r>
      <w:r w:rsidR="000E37CE">
        <w:rPr>
          <w:rFonts w:asciiTheme="majorHAnsi" w:hAnsiTheme="majorHAnsi" w:cstheme="majorHAnsi"/>
        </w:rPr>
        <w:t>knowledge needs</w:t>
      </w:r>
      <w:r w:rsidR="003F715B" w:rsidRPr="00B8706A">
        <w:rPr>
          <w:rFonts w:asciiTheme="majorHAnsi" w:hAnsiTheme="majorHAnsi" w:cstheme="majorHAnsi"/>
        </w:rPr>
        <w:t xml:space="preserve"> associated with </w:t>
      </w:r>
      <w:r w:rsidR="003F715B">
        <w:rPr>
          <w:rFonts w:asciiTheme="majorHAnsi" w:hAnsiTheme="majorHAnsi" w:cstheme="majorHAnsi"/>
        </w:rPr>
        <w:t xml:space="preserve">nutrients (nitrogen and phosphorus) </w:t>
      </w:r>
      <w:r w:rsidR="003F715B" w:rsidRPr="00B8706A">
        <w:rPr>
          <w:rFonts w:asciiTheme="majorHAnsi" w:hAnsiTheme="majorHAnsi" w:cstheme="majorHAnsi"/>
        </w:rPr>
        <w:t xml:space="preserve">from </w:t>
      </w:r>
      <w:r w:rsidR="003F715B">
        <w:rPr>
          <w:rFonts w:asciiTheme="majorHAnsi" w:hAnsiTheme="majorHAnsi" w:cstheme="majorHAnsi"/>
        </w:rPr>
        <w:t>their</w:t>
      </w:r>
      <w:r w:rsidR="003F715B" w:rsidRPr="00B8706A">
        <w:rPr>
          <w:rFonts w:asciiTheme="majorHAnsi" w:hAnsiTheme="majorHAnsi" w:cstheme="majorHAnsi"/>
        </w:rPr>
        <w:t xml:space="preserve"> source at the paddock to</w:t>
      </w:r>
      <w:r w:rsidR="003F715B">
        <w:rPr>
          <w:rFonts w:asciiTheme="majorHAnsi" w:hAnsiTheme="majorHAnsi" w:cstheme="majorHAnsi"/>
        </w:rPr>
        <w:t xml:space="preserve"> their</w:t>
      </w:r>
      <w:r w:rsidR="003F715B" w:rsidRPr="00B8706A">
        <w:rPr>
          <w:rFonts w:asciiTheme="majorHAnsi" w:hAnsiTheme="majorHAnsi" w:cstheme="majorHAnsi"/>
        </w:rPr>
        <w:t xml:space="preserve"> transport to the Reef. Ecological impacts of </w:t>
      </w:r>
      <w:r w:rsidR="003F715B">
        <w:rPr>
          <w:rFonts w:asciiTheme="majorHAnsi" w:hAnsiTheme="majorHAnsi" w:cstheme="majorHAnsi"/>
        </w:rPr>
        <w:t>nutrients</w:t>
      </w:r>
      <w:r w:rsidR="003F715B" w:rsidRPr="00B8706A">
        <w:rPr>
          <w:rFonts w:asciiTheme="majorHAnsi" w:hAnsiTheme="majorHAnsi" w:cstheme="majorHAnsi"/>
        </w:rPr>
        <w:t xml:space="preserve"> on </w:t>
      </w:r>
      <w:r w:rsidR="003F715B">
        <w:rPr>
          <w:rFonts w:asciiTheme="majorHAnsi" w:hAnsiTheme="majorHAnsi" w:cstheme="majorHAnsi"/>
        </w:rPr>
        <w:t>G</w:t>
      </w:r>
      <w:r w:rsidR="00386B64">
        <w:rPr>
          <w:rFonts w:asciiTheme="majorHAnsi" w:hAnsiTheme="majorHAnsi" w:cstheme="majorHAnsi"/>
        </w:rPr>
        <w:t xml:space="preserve">reat </w:t>
      </w:r>
      <w:r w:rsidR="003F715B">
        <w:rPr>
          <w:rFonts w:asciiTheme="majorHAnsi" w:hAnsiTheme="majorHAnsi" w:cstheme="majorHAnsi"/>
        </w:rPr>
        <w:t>B</w:t>
      </w:r>
      <w:r w:rsidR="00386B64">
        <w:rPr>
          <w:rFonts w:asciiTheme="majorHAnsi" w:hAnsiTheme="majorHAnsi" w:cstheme="majorHAnsi"/>
        </w:rPr>
        <w:t xml:space="preserve">arrier </w:t>
      </w:r>
      <w:r w:rsidR="003F715B">
        <w:rPr>
          <w:rFonts w:asciiTheme="majorHAnsi" w:hAnsiTheme="majorHAnsi" w:cstheme="majorHAnsi"/>
        </w:rPr>
        <w:t>R</w:t>
      </w:r>
      <w:r w:rsidR="00386B64">
        <w:rPr>
          <w:rFonts w:asciiTheme="majorHAnsi" w:hAnsiTheme="majorHAnsi" w:cstheme="majorHAnsi"/>
        </w:rPr>
        <w:t>eef</w:t>
      </w:r>
      <w:r w:rsidR="003F715B">
        <w:rPr>
          <w:rFonts w:asciiTheme="majorHAnsi" w:hAnsiTheme="majorHAnsi" w:cstheme="majorHAnsi"/>
        </w:rPr>
        <w:t xml:space="preserve"> </w:t>
      </w:r>
      <w:r w:rsidR="003F715B" w:rsidRPr="00B8706A">
        <w:rPr>
          <w:rFonts w:asciiTheme="majorHAnsi" w:hAnsiTheme="majorHAnsi" w:cstheme="majorHAnsi"/>
        </w:rPr>
        <w:t xml:space="preserve">ecosystems were not covered under this theme, but can be found in </w:t>
      </w:r>
      <w:r w:rsidR="00386B64">
        <w:rPr>
          <w:rFonts w:asciiTheme="majorHAnsi" w:hAnsiTheme="majorHAnsi" w:cstheme="majorHAnsi"/>
        </w:rPr>
        <w:t>m</w:t>
      </w:r>
      <w:r w:rsidR="003F715B" w:rsidRPr="00B8706A">
        <w:rPr>
          <w:rFonts w:asciiTheme="majorHAnsi" w:hAnsiTheme="majorHAnsi" w:cstheme="majorHAnsi"/>
        </w:rPr>
        <w:t xml:space="preserve">arine and </w:t>
      </w:r>
      <w:r w:rsidR="00386B64">
        <w:rPr>
          <w:rFonts w:asciiTheme="majorHAnsi" w:hAnsiTheme="majorHAnsi" w:cstheme="majorHAnsi"/>
        </w:rPr>
        <w:t>c</w:t>
      </w:r>
      <w:r w:rsidR="003F715B" w:rsidRPr="00B8706A">
        <w:rPr>
          <w:rFonts w:asciiTheme="majorHAnsi" w:hAnsiTheme="majorHAnsi" w:cstheme="majorHAnsi"/>
        </w:rPr>
        <w:t xml:space="preserve">oastal and </w:t>
      </w:r>
      <w:r w:rsidR="00386B64">
        <w:rPr>
          <w:rFonts w:asciiTheme="majorHAnsi" w:hAnsiTheme="majorHAnsi" w:cstheme="majorHAnsi"/>
        </w:rPr>
        <w:t>w</w:t>
      </w:r>
      <w:r w:rsidR="003F715B" w:rsidRPr="00B8706A">
        <w:rPr>
          <w:rFonts w:asciiTheme="majorHAnsi" w:hAnsiTheme="majorHAnsi" w:cstheme="majorHAnsi"/>
        </w:rPr>
        <w:t xml:space="preserve">etlands and </w:t>
      </w:r>
      <w:r w:rsidR="00386B64">
        <w:rPr>
          <w:rFonts w:asciiTheme="majorHAnsi" w:hAnsiTheme="majorHAnsi" w:cstheme="majorHAnsi"/>
        </w:rPr>
        <w:t>t</w:t>
      </w:r>
      <w:r w:rsidR="003F715B" w:rsidRPr="00B8706A">
        <w:rPr>
          <w:rFonts w:asciiTheme="majorHAnsi" w:hAnsiTheme="majorHAnsi" w:cstheme="majorHAnsi"/>
        </w:rPr>
        <w:t xml:space="preserve">reatment </w:t>
      </w:r>
      <w:r w:rsidR="00386B64">
        <w:rPr>
          <w:rFonts w:asciiTheme="majorHAnsi" w:hAnsiTheme="majorHAnsi" w:cstheme="majorHAnsi"/>
        </w:rPr>
        <w:t>s</w:t>
      </w:r>
      <w:r w:rsidR="00CD1728">
        <w:rPr>
          <w:rFonts w:asciiTheme="majorHAnsi" w:hAnsiTheme="majorHAnsi" w:cstheme="majorHAnsi"/>
        </w:rPr>
        <w:t xml:space="preserve">ystems. </w:t>
      </w:r>
    </w:p>
    <w:p w14:paraId="60743031" w14:textId="3C78C732" w:rsidR="009A5592" w:rsidRDefault="00AC62BE" w:rsidP="009A5592">
      <w:pPr>
        <w:autoSpaceDE w:val="0"/>
        <w:autoSpaceDN w:val="0"/>
        <w:adjustRightInd w:val="0"/>
        <w:spacing w:after="0" w:line="240" w:lineRule="auto"/>
        <w:rPr>
          <w:rFonts w:asciiTheme="majorHAnsi" w:hAnsiTheme="majorHAnsi" w:cstheme="majorHAnsi"/>
        </w:rPr>
      </w:pPr>
      <w:r>
        <w:rPr>
          <w:noProof/>
          <w:lang w:eastAsia="en-AU"/>
        </w:rPr>
        <mc:AlternateContent>
          <mc:Choice Requires="wps">
            <w:drawing>
              <wp:anchor distT="0" distB="0" distL="114300" distR="114300" simplePos="0" relativeHeight="251729920" behindDoc="0" locked="0" layoutInCell="1" allowOverlap="1" wp14:anchorId="338A290F" wp14:editId="15A79EE2">
                <wp:simplePos x="0" y="0"/>
                <wp:positionH relativeFrom="column">
                  <wp:posOffset>4069005</wp:posOffset>
                </wp:positionH>
                <wp:positionV relativeFrom="paragraph">
                  <wp:posOffset>69215</wp:posOffset>
                </wp:positionV>
                <wp:extent cx="2409696" cy="778521"/>
                <wp:effectExtent l="0" t="0" r="0" b="0"/>
                <wp:wrapSquare wrapText="bothSides"/>
                <wp:docPr id="245" name="Rectangle 245"/>
                <wp:cNvGraphicFramePr/>
                <a:graphic xmlns:a="http://schemas.openxmlformats.org/drawingml/2006/main">
                  <a:graphicData uri="http://schemas.microsoft.com/office/word/2010/wordprocessingShape">
                    <wps:wsp>
                      <wps:cNvSpPr/>
                      <wps:spPr>
                        <a:xfrm>
                          <a:off x="0" y="0"/>
                          <a:ext cx="2409696" cy="778521"/>
                        </a:xfrm>
                        <a:prstGeom prst="rect">
                          <a:avLst/>
                        </a:prstGeom>
                      </wps:spPr>
                      <wps:txbx>
                        <w:txbxContent>
                          <w:p w14:paraId="107BACD6" w14:textId="3C7944A9" w:rsidR="00AD4840" w:rsidRPr="004B6FB6" w:rsidRDefault="00AD4840" w:rsidP="00433911">
                            <w:pPr>
                              <w:pStyle w:val="NormalWeb"/>
                              <w:spacing w:before="0" w:beforeAutospacing="0" w:after="0" w:afterAutospacing="0"/>
                              <w:rPr>
                                <w:rFonts w:asciiTheme="majorHAnsi" w:hAnsiTheme="majorHAnsi" w:cstheme="majorHAnsi"/>
                                <w:color w:val="3B3838" w:themeColor="background2" w:themeShade="40"/>
                                <w:sz w:val="20"/>
                                <w:szCs w:val="20"/>
                              </w:rPr>
                            </w:pPr>
                            <w:r w:rsidRPr="004B6FB6">
                              <w:rPr>
                                <w:rFonts w:asciiTheme="majorHAnsi" w:eastAsia="Calibri" w:hAnsiTheme="majorHAnsi" w:cstheme="majorHAnsi"/>
                                <w:color w:val="3B3838" w:themeColor="background2" w:themeShade="40"/>
                                <w:kern w:val="24"/>
                                <w:sz w:val="20"/>
                                <w:szCs w:val="20"/>
                              </w:rPr>
                              <w:t xml:space="preserve">The nutrient knowledge needs were prioritised based on these </w:t>
                            </w:r>
                            <w:hyperlink r:id="rId50" w:history="1">
                              <w:r w:rsidRPr="004B6FB6">
                                <w:rPr>
                                  <w:rStyle w:val="Hyperlink"/>
                                  <w:rFonts w:asciiTheme="majorHAnsi" w:hAnsiTheme="majorHAnsi" w:cstheme="majorHAnsi"/>
                                  <w:sz w:val="20"/>
                                  <w:szCs w:val="20"/>
                                </w:rPr>
                                <w:t>Reef 2050 Water Quality Improvement Plan targets</w:t>
                              </w:r>
                            </w:hyperlink>
                            <w:r w:rsidRPr="004B6FB6">
                              <w:rPr>
                                <w:rFonts w:asciiTheme="majorHAnsi" w:eastAsia="Calibri" w:hAnsiTheme="majorHAnsi" w:cstheme="majorHAnsi"/>
                                <w:color w:val="3B3838" w:themeColor="background2" w:themeShade="40"/>
                                <w:kern w:val="24"/>
                                <w:sz w:val="20"/>
                                <w:szCs w:val="20"/>
                              </w:rPr>
                              <w:t>.</w:t>
                            </w:r>
                          </w:p>
                        </w:txbxContent>
                      </wps:txbx>
                      <wps:bodyPr wrap="square">
                        <a:noAutofit/>
                      </wps:bodyPr>
                    </wps:wsp>
                  </a:graphicData>
                </a:graphic>
              </wp:anchor>
            </w:drawing>
          </mc:Choice>
          <mc:Fallback>
            <w:pict>
              <v:rect w14:anchorId="338A290F" id="Rectangle 245" o:spid="_x0000_s1035" style="position:absolute;margin-left:320.4pt;margin-top:5.45pt;width:189.75pt;height:61.3pt;z-index:251729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" filled="f" stroked="f">
                <v:textbox>
                  <w:txbxContent>
                    <w:p w14:paraId="107BACD6" w14:textId="3C7944A9" w:rsidR="00AD4840" w:rsidRPr="004B6FB6" w:rsidRDefault="00AD4840" w:rsidP="00433911">
                      <w:pPr>
                        <w:pStyle w:val="NormalWeb"/>
                        <w:spacing w:before="0" w:beforeAutospacing="0" w:after="0" w:afterAutospacing="0"/>
                        <w:rPr>
                          <w:rFonts w:asciiTheme="majorHAnsi" w:hAnsiTheme="majorHAnsi" w:cstheme="majorHAnsi"/>
                          <w:color w:val="3B3838" w:themeColor="background2" w:themeShade="40"/>
                          <w:sz w:val="20"/>
                          <w:szCs w:val="20"/>
                        </w:rPr>
                      </w:pPr>
                      <w:r w:rsidRPr="004B6FB6">
                        <w:rPr>
                          <w:rFonts w:asciiTheme="majorHAnsi" w:eastAsia="Calibri" w:hAnsiTheme="majorHAnsi" w:cstheme="majorHAnsi"/>
                          <w:color w:val="3B3838" w:themeColor="background2" w:themeShade="40"/>
                          <w:kern w:val="24"/>
                          <w:sz w:val="20"/>
                          <w:szCs w:val="20"/>
                        </w:rPr>
                        <w:t xml:space="preserve">The nutrient knowledge needs were prioritised based on these </w:t>
                      </w:r>
                      <w:hyperlink r:id="rId51" w:history="1">
                        <w:r w:rsidRPr="004B6FB6">
                          <w:rPr>
                            <w:rStyle w:val="Hyperlink"/>
                            <w:rFonts w:asciiTheme="majorHAnsi" w:hAnsiTheme="majorHAnsi" w:cstheme="majorHAnsi"/>
                            <w:sz w:val="20"/>
                            <w:szCs w:val="20"/>
                          </w:rPr>
                          <w:t>Reef 2050 Water Quality Improvement Plan targets</w:t>
                        </w:r>
                      </w:hyperlink>
                      <w:r w:rsidRPr="004B6FB6">
                        <w:rPr>
                          <w:rFonts w:asciiTheme="majorHAnsi" w:eastAsia="Calibri" w:hAnsiTheme="majorHAnsi" w:cstheme="majorHAnsi"/>
                          <w:color w:val="3B3838" w:themeColor="background2" w:themeShade="40"/>
                          <w:kern w:val="24"/>
                          <w:sz w:val="20"/>
                          <w:szCs w:val="20"/>
                        </w:rPr>
                        <w:t>.</w:t>
                      </w:r>
                    </w:p>
                  </w:txbxContent>
                </v:textbox>
                <w10:wrap type="square"/>
              </v:rect>
            </w:pict>
          </mc:Fallback>
        </mc:AlternateContent>
      </w:r>
    </w:p>
    <w:p w14:paraId="782F31BD" w14:textId="1203F272" w:rsidR="009A5592" w:rsidRDefault="00CD1728" w:rsidP="009A5592">
      <w:pPr>
        <w:autoSpaceDE w:val="0"/>
        <w:autoSpaceDN w:val="0"/>
        <w:adjustRightInd w:val="0"/>
        <w:spacing w:after="0" w:line="240" w:lineRule="auto"/>
        <w:rPr>
          <w:rFonts w:asciiTheme="majorHAnsi" w:hAnsiTheme="majorHAnsi" w:cstheme="majorHAnsi"/>
        </w:rPr>
      </w:pPr>
      <w:r>
        <w:rPr>
          <w:rFonts w:asciiTheme="majorHAnsi" w:hAnsiTheme="majorHAnsi" w:cstheme="majorHAnsi"/>
        </w:rPr>
        <w:t xml:space="preserve">The knowledge needs specific to particulate nutrients were assessed separately through the </w:t>
      </w:r>
      <w:hyperlink w:anchor="_Appendix_3:_Particulate" w:history="1">
        <w:r w:rsidRPr="00CD1728">
          <w:rPr>
            <w:rStyle w:val="Hyperlink"/>
            <w:rFonts w:asciiTheme="majorHAnsi" w:hAnsiTheme="majorHAnsi" w:cstheme="majorHAnsi"/>
          </w:rPr>
          <w:t>Bioavailable Nutrients Workshop</w:t>
        </w:r>
      </w:hyperlink>
      <w:r>
        <w:rPr>
          <w:rFonts w:asciiTheme="majorHAnsi" w:hAnsiTheme="majorHAnsi" w:cstheme="majorHAnsi"/>
        </w:rPr>
        <w:t xml:space="preserve"> and are presented here as a sub-</w:t>
      </w:r>
      <w:r w:rsidR="001D4BC1">
        <w:rPr>
          <w:rFonts w:asciiTheme="majorHAnsi" w:hAnsiTheme="majorHAnsi" w:cstheme="majorHAnsi"/>
        </w:rPr>
        <w:t>section</w:t>
      </w:r>
      <w:r>
        <w:rPr>
          <w:rFonts w:asciiTheme="majorHAnsi" w:hAnsiTheme="majorHAnsi" w:cstheme="majorHAnsi"/>
        </w:rPr>
        <w:t xml:space="preserve"> of </w:t>
      </w:r>
      <w:r w:rsidR="001D4BC1">
        <w:rPr>
          <w:rFonts w:asciiTheme="majorHAnsi" w:hAnsiTheme="majorHAnsi" w:cstheme="majorHAnsi"/>
        </w:rPr>
        <w:t xml:space="preserve">the </w:t>
      </w:r>
      <w:r>
        <w:rPr>
          <w:rFonts w:asciiTheme="majorHAnsi" w:hAnsiTheme="majorHAnsi" w:cstheme="majorHAnsi"/>
        </w:rPr>
        <w:t>nutrients</w:t>
      </w:r>
      <w:r w:rsidR="001D4BC1">
        <w:rPr>
          <w:rFonts w:asciiTheme="majorHAnsi" w:hAnsiTheme="majorHAnsi" w:cstheme="majorHAnsi"/>
        </w:rPr>
        <w:t xml:space="preserve"> theme</w:t>
      </w:r>
      <w:r>
        <w:rPr>
          <w:rFonts w:asciiTheme="majorHAnsi" w:hAnsiTheme="majorHAnsi" w:cstheme="majorHAnsi"/>
        </w:rPr>
        <w:t>.</w:t>
      </w:r>
      <w:r w:rsidR="009A5592">
        <w:rPr>
          <w:rFonts w:asciiTheme="majorHAnsi" w:hAnsiTheme="majorHAnsi" w:cstheme="majorHAnsi"/>
        </w:rPr>
        <w:t xml:space="preserve"> </w:t>
      </w:r>
    </w:p>
    <w:p w14:paraId="78BA0659" w14:textId="2EFE6D35" w:rsidR="008031CB" w:rsidRDefault="008031CB" w:rsidP="008031CB">
      <w:pPr>
        <w:autoSpaceDE w:val="0"/>
        <w:autoSpaceDN w:val="0"/>
        <w:adjustRightInd w:val="0"/>
        <w:spacing w:after="0" w:line="240" w:lineRule="auto"/>
        <w:jc w:val="both"/>
        <w:rPr>
          <w:rFonts w:asciiTheme="majorHAnsi" w:hAnsiTheme="majorHAnsi" w:cstheme="majorHAnsi"/>
        </w:rPr>
      </w:pPr>
    </w:p>
    <w:tbl>
      <w:tblPr>
        <w:tblW w:w="13958" w:type="dxa"/>
        <w:tblLook w:val="04A0" w:firstRow="1" w:lastRow="0" w:firstColumn="1" w:lastColumn="0" w:noHBand="0" w:noVBand="1"/>
      </w:tblPr>
      <w:tblGrid>
        <w:gridCol w:w="8"/>
        <w:gridCol w:w="4650"/>
        <w:gridCol w:w="162"/>
        <w:gridCol w:w="4488"/>
        <w:gridCol w:w="48"/>
        <w:gridCol w:w="4602"/>
      </w:tblGrid>
      <w:tr w:rsidR="00E50468" w:rsidRPr="00FC2043" w14:paraId="50BA2769" w14:textId="77777777" w:rsidTr="004B6FB6">
        <w:trPr>
          <w:trHeight w:val="283"/>
        </w:trPr>
        <w:tc>
          <w:tcPr>
            <w:tcW w:w="13958" w:type="dxa"/>
            <w:gridSpan w:val="6"/>
            <w:tcBorders>
              <w:top w:val="single" w:sz="12" w:space="0" w:color="C00000"/>
              <w:bottom w:val="single" w:sz="12" w:space="0" w:color="C00000"/>
            </w:tcBorders>
            <w:shd w:val="clear" w:color="auto" w:fill="F2F2F2" w:themeFill="background1" w:themeFillShade="F2"/>
            <w:vAlign w:val="center"/>
          </w:tcPr>
          <w:p w14:paraId="659F42AC" w14:textId="07269659" w:rsidR="00706582" w:rsidRPr="00FC2043" w:rsidRDefault="00706582" w:rsidP="00706582">
            <w:pPr>
              <w:spacing w:after="0" w:line="240" w:lineRule="auto"/>
              <w:jc w:val="center"/>
              <w:rPr>
                <w:rFonts w:asciiTheme="majorHAnsi" w:eastAsia="Times New Roman" w:hAnsiTheme="majorHAnsi" w:cstheme="majorHAnsi"/>
                <w:b/>
                <w:bCs/>
                <w:sz w:val="20"/>
                <w:szCs w:val="20"/>
                <w:lang w:eastAsia="en-AU"/>
              </w:rPr>
            </w:pPr>
            <w:r w:rsidRPr="00FC2043">
              <w:rPr>
                <w:rFonts w:asciiTheme="majorHAnsi" w:eastAsia="Times New Roman" w:hAnsiTheme="majorHAnsi" w:cstheme="majorHAnsi"/>
                <w:b/>
                <w:bCs/>
                <w:sz w:val="20"/>
                <w:szCs w:val="20"/>
                <w:lang w:eastAsia="en-AU"/>
              </w:rPr>
              <w:t>Highest priority</w:t>
            </w:r>
          </w:p>
          <w:p w14:paraId="29CDA185" w14:textId="77777777" w:rsidR="00E50468" w:rsidRPr="00FC2043" w:rsidRDefault="00706582" w:rsidP="00706582">
            <w:pPr>
              <w:spacing w:after="0" w:line="240" w:lineRule="auto"/>
              <w:jc w:val="center"/>
              <w:rPr>
                <w:rFonts w:asciiTheme="majorHAnsi" w:eastAsia="Times New Roman" w:hAnsiTheme="majorHAnsi" w:cstheme="majorHAnsi"/>
                <w:bCs/>
                <w:sz w:val="20"/>
                <w:szCs w:val="20"/>
                <w:lang w:eastAsia="en-AU"/>
              </w:rPr>
            </w:pPr>
            <w:r w:rsidRPr="009B14CE">
              <w:rPr>
                <w:rFonts w:asciiTheme="majorHAnsi" w:eastAsia="Times New Roman" w:hAnsiTheme="majorHAnsi" w:cstheme="majorHAnsi"/>
                <w:bCs/>
                <w:sz w:val="18"/>
                <w:szCs w:val="20"/>
                <w:lang w:eastAsia="en-AU"/>
              </w:rPr>
              <w:t>(</w:t>
            </w:r>
            <w:r w:rsidRPr="009B14CE">
              <w:rPr>
                <w:rFonts w:asciiTheme="majorHAnsi" w:hAnsiTheme="majorHAnsi" w:cstheme="majorHAnsi"/>
                <w:sz w:val="18"/>
                <w:szCs w:val="20"/>
              </w:rPr>
              <w:t>follow</w:t>
            </w:r>
            <w:r w:rsidRPr="009B14CE">
              <w:rPr>
                <w:rStyle w:val="Hyperlink"/>
                <w:rFonts w:asciiTheme="majorHAnsi" w:hAnsiTheme="majorHAnsi" w:cstheme="majorHAnsi"/>
                <w:color w:val="auto"/>
                <w:sz w:val="18"/>
                <w:szCs w:val="20"/>
                <w:u w:val="none"/>
              </w:rPr>
              <w:t xml:space="preserve"> the hyperlinks for more detail on each knowledge need)</w:t>
            </w:r>
          </w:p>
        </w:tc>
      </w:tr>
      <w:tr w:rsidR="009069DB" w:rsidRPr="00FC2043" w14:paraId="2BCBDEDD" w14:textId="77777777" w:rsidTr="004B6FB6">
        <w:trPr>
          <w:trHeight w:val="389"/>
        </w:trPr>
        <w:tc>
          <w:tcPr>
            <w:tcW w:w="4820" w:type="dxa"/>
            <w:gridSpan w:val="3"/>
            <w:tcBorders>
              <w:top w:val="single" w:sz="12" w:space="0" w:color="C00000"/>
              <w:right w:val="inset" w:sz="6" w:space="0" w:color="E7E6E6" w:themeColor="background2"/>
            </w:tcBorders>
            <w:shd w:val="clear" w:color="auto" w:fill="auto"/>
            <w:hideMark/>
          </w:tcPr>
          <w:p w14:paraId="1086B48C" w14:textId="2EBE7CB1" w:rsidR="009069DB" w:rsidRPr="00FC2043" w:rsidRDefault="00C33CAA" w:rsidP="00D76C3F">
            <w:pPr>
              <w:spacing w:after="0" w:line="240" w:lineRule="auto"/>
              <w:rPr>
                <w:rFonts w:asciiTheme="majorHAnsi" w:eastAsia="Times New Roman" w:hAnsiTheme="majorHAnsi" w:cstheme="majorHAnsi"/>
                <w:color w:val="FFFFFF"/>
                <w:sz w:val="20"/>
                <w:szCs w:val="20"/>
                <w:u w:val="single"/>
                <w:lang w:eastAsia="en-AU"/>
              </w:rPr>
            </w:pPr>
            <w:r>
              <w:rPr>
                <w:sz w:val="20"/>
                <w:szCs w:val="20"/>
              </w:rPr>
              <w:t xml:space="preserve">N.1 </w:t>
            </w:r>
            <w:hyperlink w:anchor="_Nutrient_Research_Gaps" w:history="1">
              <w:r w:rsidR="009069DB" w:rsidRPr="00FC2043">
                <w:rPr>
                  <w:rStyle w:val="Hyperlink"/>
                  <w:rFonts w:asciiTheme="majorHAnsi" w:eastAsia="Times New Roman" w:hAnsiTheme="majorHAnsi" w:cstheme="majorHAnsi"/>
                  <w:bCs/>
                  <w:sz w:val="20"/>
                  <w:szCs w:val="20"/>
                  <w:lang w:eastAsia="en-AU"/>
                </w:rPr>
                <w:t>Knowledge, data and tools to underpin a Nutrient Decision Support Tool.</w:t>
              </w:r>
            </w:hyperlink>
            <w:r w:rsidR="009069DB" w:rsidRPr="00FC2043">
              <w:rPr>
                <w:rFonts w:asciiTheme="majorHAnsi" w:eastAsia="Times New Roman" w:hAnsiTheme="majorHAnsi" w:cstheme="majorHAnsi"/>
                <w:bCs/>
                <w:color w:val="000000"/>
                <w:sz w:val="20"/>
                <w:szCs w:val="20"/>
                <w:lang w:eastAsia="en-AU"/>
              </w:rPr>
              <w:t xml:space="preserve"> </w:t>
            </w:r>
            <w:r w:rsidR="009069DB" w:rsidRPr="00FC2043">
              <w:rPr>
                <w:rFonts w:asciiTheme="majorHAnsi" w:eastAsia="Times New Roman" w:hAnsiTheme="majorHAnsi" w:cstheme="majorHAnsi"/>
                <w:b/>
                <w:bCs/>
                <w:color w:val="000000"/>
                <w:sz w:val="20"/>
                <w:szCs w:val="20"/>
                <w:lang w:eastAsia="en-AU"/>
              </w:rPr>
              <w:br/>
            </w:r>
            <w:r w:rsidR="009069DB" w:rsidRPr="00FC2043">
              <w:rPr>
                <w:rFonts w:asciiTheme="majorHAnsi" w:eastAsia="Times New Roman" w:hAnsiTheme="majorHAnsi" w:cstheme="majorHAnsi"/>
                <w:bCs/>
                <w:i/>
                <w:color w:val="000000"/>
                <w:sz w:val="20"/>
                <w:szCs w:val="20"/>
                <w:lang w:eastAsia="en-AU"/>
              </w:rPr>
              <w:t>Key concepts: variability in sugarcane nitrogen requirements, temporal and spatial complexity of soil, variable climate and management factors, site-specific recommendations, N application, organic sources, enhanced efficiency fertilisers, model-based decision support systems.</w:t>
            </w:r>
          </w:p>
        </w:tc>
        <w:tc>
          <w:tcPr>
            <w:tcW w:w="4536" w:type="dxa"/>
            <w:gridSpan w:val="2"/>
            <w:tcBorders>
              <w:top w:val="single" w:sz="12" w:space="0" w:color="C00000"/>
              <w:left w:val="inset" w:sz="6" w:space="0" w:color="E7E6E6" w:themeColor="background2"/>
              <w:right w:val="inset" w:sz="6" w:space="0" w:color="E7E6E6" w:themeColor="background2"/>
            </w:tcBorders>
            <w:shd w:val="clear" w:color="auto" w:fill="auto"/>
          </w:tcPr>
          <w:p w14:paraId="1AC92AB0" w14:textId="0671FF47" w:rsidR="009069DB" w:rsidRPr="00FC2043" w:rsidRDefault="00C33CAA" w:rsidP="00D76C3F">
            <w:pPr>
              <w:spacing w:after="0" w:line="240" w:lineRule="auto"/>
              <w:rPr>
                <w:rFonts w:asciiTheme="majorHAnsi" w:eastAsia="Times New Roman" w:hAnsiTheme="majorHAnsi" w:cstheme="majorHAnsi"/>
                <w:bCs/>
                <w:color w:val="000000"/>
                <w:sz w:val="20"/>
                <w:szCs w:val="20"/>
                <w:lang w:eastAsia="en-AU"/>
              </w:rPr>
            </w:pPr>
            <w:r>
              <w:rPr>
                <w:sz w:val="20"/>
                <w:szCs w:val="20"/>
              </w:rPr>
              <w:t xml:space="preserve">N.2 </w:t>
            </w:r>
            <w:hyperlink w:anchor="_Nutrient_Research_Gaps" w:history="1">
              <w:r w:rsidR="009069DB" w:rsidRPr="00FC2043">
                <w:rPr>
                  <w:rStyle w:val="Hyperlink"/>
                  <w:rFonts w:asciiTheme="majorHAnsi" w:eastAsia="Times New Roman" w:hAnsiTheme="majorHAnsi" w:cstheme="majorHAnsi"/>
                  <w:bCs/>
                  <w:sz w:val="20"/>
                  <w:szCs w:val="20"/>
                  <w:lang w:eastAsia="en-AU"/>
                </w:rPr>
                <w:t>Validation of the water quality benefits (for the Reef) predicted from improved irrigation practices and water use efficiency</w:t>
              </w:r>
            </w:hyperlink>
            <w:r w:rsidR="00CD1728" w:rsidRPr="00FC2043">
              <w:rPr>
                <w:rFonts w:asciiTheme="majorHAnsi" w:eastAsia="Times New Roman" w:hAnsiTheme="majorHAnsi" w:cstheme="majorHAnsi"/>
                <w:bCs/>
                <w:color w:val="000000"/>
                <w:sz w:val="20"/>
                <w:szCs w:val="20"/>
                <w:lang w:eastAsia="en-AU"/>
              </w:rPr>
              <w:t>.</w:t>
            </w:r>
            <w:r w:rsidR="009069DB" w:rsidRPr="00FC2043">
              <w:rPr>
                <w:rFonts w:asciiTheme="majorHAnsi" w:eastAsia="Times New Roman" w:hAnsiTheme="majorHAnsi" w:cstheme="majorHAnsi"/>
                <w:color w:val="000000"/>
                <w:sz w:val="20"/>
                <w:szCs w:val="20"/>
                <w:lang w:eastAsia="en-AU"/>
              </w:rPr>
              <w:br/>
            </w:r>
            <w:r w:rsidR="009069DB" w:rsidRPr="00FC2043">
              <w:rPr>
                <w:rFonts w:asciiTheme="majorHAnsi" w:eastAsia="Times New Roman" w:hAnsiTheme="majorHAnsi" w:cstheme="majorHAnsi"/>
                <w:bCs/>
                <w:i/>
                <w:color w:val="000000"/>
                <w:sz w:val="20"/>
                <w:szCs w:val="20"/>
                <w:lang w:eastAsia="en-AU"/>
              </w:rPr>
              <w:t>Key concepts: deep drainage, surface water run-off, nitrogen, modelling, field validation</w:t>
            </w:r>
            <w:r w:rsidR="009069DB" w:rsidRPr="00FC2043">
              <w:rPr>
                <w:rFonts w:asciiTheme="majorHAnsi" w:eastAsia="Times New Roman" w:hAnsiTheme="majorHAnsi" w:cstheme="majorHAnsi"/>
                <w:color w:val="000000"/>
                <w:sz w:val="20"/>
                <w:szCs w:val="20"/>
                <w:lang w:eastAsia="en-AU"/>
              </w:rPr>
              <w:t>.</w:t>
            </w:r>
          </w:p>
        </w:tc>
        <w:tc>
          <w:tcPr>
            <w:tcW w:w="4602" w:type="dxa"/>
            <w:tcBorders>
              <w:top w:val="single" w:sz="12" w:space="0" w:color="C00000"/>
              <w:left w:val="inset" w:sz="6" w:space="0" w:color="E7E6E6" w:themeColor="background2"/>
              <w:right w:val="inset" w:sz="6" w:space="0" w:color="E7E6E6" w:themeColor="background2"/>
            </w:tcBorders>
            <w:shd w:val="clear" w:color="auto" w:fill="auto"/>
          </w:tcPr>
          <w:p w14:paraId="327774E2" w14:textId="7FC95379" w:rsidR="009069DB" w:rsidRPr="00FC2043" w:rsidRDefault="00C33CAA" w:rsidP="00D76C3F">
            <w:pPr>
              <w:spacing w:after="0" w:line="240" w:lineRule="auto"/>
              <w:rPr>
                <w:rFonts w:asciiTheme="majorHAnsi" w:eastAsia="Times New Roman" w:hAnsiTheme="majorHAnsi" w:cstheme="majorHAnsi"/>
                <w:color w:val="000000"/>
                <w:sz w:val="20"/>
                <w:szCs w:val="20"/>
                <w:lang w:eastAsia="en-AU"/>
              </w:rPr>
            </w:pPr>
            <w:r>
              <w:rPr>
                <w:sz w:val="20"/>
                <w:szCs w:val="20"/>
              </w:rPr>
              <w:t xml:space="preserve">N.3 </w:t>
            </w:r>
            <w:hyperlink w:anchor="_Nutrient_Research_Gaps" w:history="1">
              <w:r w:rsidR="009069DB" w:rsidRPr="00FC2043">
                <w:rPr>
                  <w:rStyle w:val="Hyperlink"/>
                  <w:rFonts w:asciiTheme="majorHAnsi" w:eastAsia="Times New Roman" w:hAnsiTheme="majorHAnsi" w:cstheme="majorHAnsi"/>
                  <w:bCs/>
                  <w:sz w:val="20"/>
                  <w:szCs w:val="20"/>
                  <w:lang w:eastAsia="en-AU"/>
                </w:rPr>
                <w:t>Improved understa</w:t>
              </w:r>
              <w:r w:rsidR="009069DB" w:rsidRPr="00FC2043">
                <w:rPr>
                  <w:rStyle w:val="Hyperlink"/>
                  <w:rFonts w:asciiTheme="majorHAnsi" w:eastAsia="Times New Roman" w:hAnsiTheme="majorHAnsi" w:cstheme="majorHAnsi"/>
                  <w:bCs/>
                  <w:sz w:val="20"/>
                  <w:szCs w:val="20"/>
                  <w:lang w:eastAsia="en-AU"/>
                </w:rPr>
                <w:t>n</w:t>
              </w:r>
              <w:r w:rsidR="009069DB" w:rsidRPr="00FC2043">
                <w:rPr>
                  <w:rStyle w:val="Hyperlink"/>
                  <w:rFonts w:asciiTheme="majorHAnsi" w:eastAsia="Times New Roman" w:hAnsiTheme="majorHAnsi" w:cstheme="majorHAnsi"/>
                  <w:bCs/>
                  <w:sz w:val="20"/>
                  <w:szCs w:val="20"/>
                  <w:lang w:eastAsia="en-AU"/>
                </w:rPr>
                <w:t>ding of the complexities of paddock-scale nutrient budgets and the effect on water quality.</w:t>
              </w:r>
            </w:hyperlink>
            <w:r w:rsidR="009069DB" w:rsidRPr="00FC2043">
              <w:rPr>
                <w:rFonts w:asciiTheme="majorHAnsi" w:eastAsia="Times New Roman" w:hAnsiTheme="majorHAnsi" w:cstheme="majorHAnsi"/>
                <w:color w:val="000000"/>
                <w:sz w:val="20"/>
                <w:szCs w:val="20"/>
                <w:lang w:eastAsia="en-AU"/>
              </w:rPr>
              <w:br/>
            </w:r>
            <w:r w:rsidR="009069DB" w:rsidRPr="00FC2043">
              <w:rPr>
                <w:rFonts w:asciiTheme="majorHAnsi" w:eastAsia="Times New Roman" w:hAnsiTheme="majorHAnsi" w:cstheme="majorHAnsi"/>
                <w:bCs/>
                <w:i/>
                <w:color w:val="000000"/>
                <w:sz w:val="20"/>
                <w:szCs w:val="20"/>
                <w:lang w:eastAsia="en-AU"/>
              </w:rPr>
              <w:t>Key concepts: nutrient surplus, soil concentrations, losses to the environment, organic sources, plant nutrient demand, legumes, mill mud.</w:t>
            </w:r>
          </w:p>
        </w:tc>
      </w:tr>
      <w:tr w:rsidR="00CD1728" w:rsidRPr="00FC2043" w14:paraId="7861A4D7" w14:textId="77777777" w:rsidTr="004B6FB6">
        <w:tblPrEx>
          <w:tblBorders>
            <w:top w:val="single" w:sz="4" w:space="0" w:color="auto"/>
            <w:bottom w:val="single" w:sz="4" w:space="0" w:color="auto"/>
            <w:insideH w:val="single" w:sz="12" w:space="0" w:color="FFC000"/>
            <w:insideV w:val="single" w:sz="12" w:space="0" w:color="FFC000"/>
          </w:tblBorders>
        </w:tblPrEx>
        <w:trPr>
          <w:trHeight w:val="283"/>
        </w:trPr>
        <w:tc>
          <w:tcPr>
            <w:tcW w:w="13958" w:type="dxa"/>
            <w:gridSpan w:val="6"/>
            <w:tcBorders>
              <w:top w:val="single" w:sz="12" w:space="0" w:color="ED7D31" w:themeColor="accent2"/>
              <w:bottom w:val="single" w:sz="12" w:space="0" w:color="ED7D31" w:themeColor="accent2"/>
            </w:tcBorders>
            <w:shd w:val="clear" w:color="auto" w:fill="F2F2F2" w:themeFill="background1" w:themeFillShade="F2"/>
            <w:noWrap/>
          </w:tcPr>
          <w:p w14:paraId="54CE4BD5" w14:textId="16C3BD06" w:rsidR="00706582" w:rsidRPr="00FC2043" w:rsidRDefault="00706582" w:rsidP="00706582">
            <w:pPr>
              <w:spacing w:after="0" w:line="240" w:lineRule="auto"/>
              <w:jc w:val="center"/>
              <w:rPr>
                <w:rFonts w:asciiTheme="majorHAnsi" w:eastAsia="Times New Roman" w:hAnsiTheme="majorHAnsi" w:cstheme="majorHAnsi"/>
                <w:b/>
                <w:bCs/>
                <w:sz w:val="20"/>
                <w:szCs w:val="20"/>
                <w:lang w:eastAsia="en-AU"/>
              </w:rPr>
            </w:pPr>
            <w:r w:rsidRPr="00FC2043">
              <w:rPr>
                <w:rFonts w:asciiTheme="majorHAnsi" w:eastAsia="Times New Roman" w:hAnsiTheme="majorHAnsi" w:cstheme="majorHAnsi"/>
                <w:b/>
                <w:bCs/>
                <w:sz w:val="20"/>
                <w:szCs w:val="20"/>
                <w:lang w:eastAsia="en-AU"/>
              </w:rPr>
              <w:t>Moderate priority</w:t>
            </w:r>
          </w:p>
          <w:p w14:paraId="09400738" w14:textId="77777777" w:rsidR="00CD1728" w:rsidRPr="00FC2043" w:rsidRDefault="00706582" w:rsidP="00706582">
            <w:pPr>
              <w:spacing w:after="0" w:line="240" w:lineRule="auto"/>
              <w:jc w:val="center"/>
              <w:rPr>
                <w:rFonts w:asciiTheme="majorHAnsi" w:eastAsia="Times New Roman" w:hAnsiTheme="majorHAnsi" w:cstheme="majorHAnsi"/>
                <w:b/>
                <w:bCs/>
                <w:sz w:val="20"/>
                <w:szCs w:val="20"/>
                <w:lang w:eastAsia="en-AU"/>
              </w:rPr>
            </w:pPr>
            <w:r w:rsidRPr="009B14CE">
              <w:rPr>
                <w:rFonts w:asciiTheme="majorHAnsi" w:eastAsia="Times New Roman" w:hAnsiTheme="majorHAnsi" w:cstheme="majorHAnsi"/>
                <w:bCs/>
                <w:sz w:val="18"/>
                <w:szCs w:val="20"/>
                <w:lang w:eastAsia="en-AU"/>
              </w:rPr>
              <w:t>(</w:t>
            </w:r>
            <w:r w:rsidRPr="009B14CE">
              <w:rPr>
                <w:rFonts w:asciiTheme="majorHAnsi" w:hAnsiTheme="majorHAnsi" w:cstheme="majorHAnsi"/>
                <w:sz w:val="18"/>
                <w:szCs w:val="20"/>
              </w:rPr>
              <w:t>follow</w:t>
            </w:r>
            <w:r w:rsidRPr="009B14CE">
              <w:rPr>
                <w:rStyle w:val="Hyperlink"/>
                <w:rFonts w:asciiTheme="majorHAnsi" w:hAnsiTheme="majorHAnsi" w:cstheme="majorHAnsi"/>
                <w:color w:val="auto"/>
                <w:sz w:val="18"/>
                <w:szCs w:val="20"/>
                <w:u w:val="none"/>
              </w:rPr>
              <w:t xml:space="preserve"> the hyperlinks for more detail on each knowledge need)</w:t>
            </w:r>
          </w:p>
        </w:tc>
      </w:tr>
      <w:tr w:rsidR="00CD1728" w:rsidRPr="00FC2043" w14:paraId="25CD98E2" w14:textId="77777777" w:rsidTr="004B6FB6">
        <w:tblPrEx>
          <w:tblBorders>
            <w:top w:val="single" w:sz="4" w:space="0" w:color="auto"/>
            <w:bottom w:val="single" w:sz="4" w:space="0" w:color="auto"/>
            <w:insideH w:val="single" w:sz="12" w:space="0" w:color="FFC000"/>
            <w:insideV w:val="single" w:sz="12" w:space="0" w:color="FFC000"/>
          </w:tblBorders>
        </w:tblPrEx>
        <w:trPr>
          <w:trHeight w:val="517"/>
        </w:trPr>
        <w:tc>
          <w:tcPr>
            <w:tcW w:w="13958" w:type="dxa"/>
            <w:gridSpan w:val="6"/>
            <w:tcBorders>
              <w:top w:val="single" w:sz="12" w:space="0" w:color="ED7D31" w:themeColor="accent2"/>
              <w:bottom w:val="nil"/>
            </w:tcBorders>
            <w:shd w:val="clear" w:color="auto" w:fill="auto"/>
            <w:noWrap/>
          </w:tcPr>
          <w:p w14:paraId="54FDC078" w14:textId="3DEA2455" w:rsidR="00CD1728" w:rsidRPr="00FC2043" w:rsidRDefault="00C33CAA" w:rsidP="00E20E3D">
            <w:pPr>
              <w:spacing w:after="0" w:line="240" w:lineRule="auto"/>
              <w:rPr>
                <w:rFonts w:asciiTheme="majorHAnsi" w:eastAsia="Times New Roman" w:hAnsiTheme="majorHAnsi" w:cstheme="majorHAnsi"/>
                <w:color w:val="000000"/>
                <w:sz w:val="20"/>
                <w:szCs w:val="20"/>
                <w:lang w:eastAsia="en-AU"/>
              </w:rPr>
            </w:pPr>
            <w:r>
              <w:rPr>
                <w:sz w:val="20"/>
                <w:szCs w:val="20"/>
              </w:rPr>
              <w:t xml:space="preserve">N.4 </w:t>
            </w:r>
            <w:hyperlink w:anchor="_Nutrient_knowledge_needs" w:history="1">
              <w:r w:rsidR="00CD1728" w:rsidRPr="00FC2043">
                <w:rPr>
                  <w:rStyle w:val="Hyperlink"/>
                  <w:rFonts w:asciiTheme="majorHAnsi" w:eastAsia="Times New Roman" w:hAnsiTheme="majorHAnsi" w:cstheme="majorHAnsi"/>
                  <w:bCs/>
                  <w:sz w:val="20"/>
                  <w:szCs w:val="20"/>
                  <w:lang w:eastAsia="en-AU"/>
                </w:rPr>
                <w:t>Better understanding of the contribution of the nutrient sources from other land uses to poor water quality going to the Reef.</w:t>
              </w:r>
            </w:hyperlink>
            <w:r w:rsidR="00CD1728" w:rsidRPr="00FC2043">
              <w:rPr>
                <w:rFonts w:asciiTheme="majorHAnsi" w:eastAsia="Times New Roman" w:hAnsiTheme="majorHAnsi" w:cstheme="majorHAnsi"/>
                <w:color w:val="000000"/>
                <w:sz w:val="20"/>
                <w:szCs w:val="20"/>
                <w:lang w:eastAsia="en-AU"/>
              </w:rPr>
              <w:br/>
            </w:r>
            <w:r w:rsidR="00CD1728" w:rsidRPr="00FC2043">
              <w:rPr>
                <w:rFonts w:asciiTheme="majorHAnsi" w:eastAsia="Times New Roman" w:hAnsiTheme="majorHAnsi" w:cstheme="majorHAnsi"/>
                <w:bCs/>
                <w:i/>
                <w:color w:val="000000"/>
                <w:sz w:val="20"/>
                <w:szCs w:val="20"/>
                <w:lang w:eastAsia="en-AU"/>
              </w:rPr>
              <w:t>Key concepts: fertilised grazing lands, horticulture production areas, bananas, grains.</w:t>
            </w:r>
          </w:p>
        </w:tc>
      </w:tr>
      <w:tr w:rsidR="00CD1728" w:rsidRPr="00FC2043" w14:paraId="3291AA4B" w14:textId="77777777" w:rsidTr="00FC2043">
        <w:trPr>
          <w:gridBefore w:val="1"/>
          <w:wBefore w:w="8" w:type="dxa"/>
          <w:trHeight w:val="283"/>
        </w:trPr>
        <w:tc>
          <w:tcPr>
            <w:tcW w:w="13950" w:type="dxa"/>
            <w:gridSpan w:val="5"/>
            <w:tcBorders>
              <w:top w:val="single" w:sz="12" w:space="0" w:color="FFD966" w:themeColor="accent4" w:themeTint="99"/>
              <w:bottom w:val="single" w:sz="12" w:space="0" w:color="FFD966" w:themeColor="accent4" w:themeTint="99"/>
            </w:tcBorders>
            <w:shd w:val="clear" w:color="auto" w:fill="F2F2F2" w:themeFill="background1" w:themeFillShade="F2"/>
            <w:vAlign w:val="center"/>
          </w:tcPr>
          <w:p w14:paraId="4509DAFF" w14:textId="77777777" w:rsidR="00706582" w:rsidRPr="00FC2043" w:rsidRDefault="00706582" w:rsidP="00706582">
            <w:pPr>
              <w:spacing w:after="0" w:line="240" w:lineRule="auto"/>
              <w:jc w:val="center"/>
              <w:rPr>
                <w:rFonts w:asciiTheme="majorHAnsi" w:eastAsia="Times New Roman" w:hAnsiTheme="majorHAnsi" w:cstheme="majorHAnsi"/>
                <w:b/>
                <w:bCs/>
                <w:sz w:val="20"/>
                <w:szCs w:val="20"/>
                <w:lang w:eastAsia="en-AU"/>
              </w:rPr>
            </w:pPr>
            <w:r w:rsidRPr="00FC2043">
              <w:rPr>
                <w:rFonts w:asciiTheme="majorHAnsi" w:eastAsia="Times New Roman" w:hAnsiTheme="majorHAnsi" w:cstheme="majorHAnsi"/>
                <w:b/>
                <w:bCs/>
                <w:sz w:val="20"/>
                <w:szCs w:val="20"/>
                <w:lang w:eastAsia="en-AU"/>
              </w:rPr>
              <w:t>Lower priority</w:t>
            </w:r>
          </w:p>
          <w:p w14:paraId="26234819" w14:textId="77777777" w:rsidR="00CD1728" w:rsidRPr="00FC2043" w:rsidRDefault="00706582" w:rsidP="00706582">
            <w:pPr>
              <w:spacing w:after="0" w:line="240" w:lineRule="auto"/>
              <w:jc w:val="center"/>
              <w:rPr>
                <w:rFonts w:asciiTheme="majorHAnsi" w:eastAsia="Times New Roman" w:hAnsiTheme="majorHAnsi" w:cstheme="majorHAnsi"/>
                <w:b/>
                <w:bCs/>
                <w:sz w:val="20"/>
                <w:szCs w:val="20"/>
                <w:lang w:eastAsia="en-AU"/>
              </w:rPr>
            </w:pPr>
            <w:r w:rsidRPr="00804943">
              <w:rPr>
                <w:rFonts w:asciiTheme="majorHAnsi" w:eastAsia="Times New Roman" w:hAnsiTheme="majorHAnsi" w:cstheme="majorHAnsi"/>
                <w:bCs/>
                <w:sz w:val="18"/>
                <w:szCs w:val="20"/>
                <w:lang w:eastAsia="en-AU"/>
              </w:rPr>
              <w:t>(</w:t>
            </w:r>
            <w:r w:rsidRPr="00804943">
              <w:rPr>
                <w:rFonts w:asciiTheme="majorHAnsi" w:hAnsiTheme="majorHAnsi" w:cstheme="majorHAnsi"/>
                <w:sz w:val="18"/>
                <w:szCs w:val="20"/>
              </w:rPr>
              <w:t>follow</w:t>
            </w:r>
            <w:r w:rsidRPr="00804943">
              <w:rPr>
                <w:rStyle w:val="Hyperlink"/>
                <w:rFonts w:asciiTheme="majorHAnsi" w:hAnsiTheme="majorHAnsi" w:cstheme="majorHAnsi"/>
                <w:color w:val="auto"/>
                <w:sz w:val="18"/>
                <w:szCs w:val="20"/>
                <w:u w:val="none"/>
              </w:rPr>
              <w:t xml:space="preserve"> the hyperlinks for more detail on each knowledge need)</w:t>
            </w:r>
          </w:p>
        </w:tc>
      </w:tr>
      <w:tr w:rsidR="00CD1728" w:rsidRPr="00FC2043" w14:paraId="5BBDF1BE" w14:textId="77777777" w:rsidTr="00FC2043">
        <w:trPr>
          <w:gridBefore w:val="1"/>
          <w:wBefore w:w="8" w:type="dxa"/>
          <w:trHeight w:val="389"/>
        </w:trPr>
        <w:tc>
          <w:tcPr>
            <w:tcW w:w="4650" w:type="dxa"/>
            <w:tcBorders>
              <w:top w:val="single" w:sz="12" w:space="0" w:color="FFD966" w:themeColor="accent4" w:themeTint="99"/>
              <w:bottom w:val="inset" w:sz="6" w:space="0" w:color="auto"/>
              <w:right w:val="inset" w:sz="6" w:space="0" w:color="E7E6E6" w:themeColor="background2"/>
            </w:tcBorders>
            <w:shd w:val="clear" w:color="auto" w:fill="auto"/>
          </w:tcPr>
          <w:p w14:paraId="193ED677" w14:textId="2EDE3A4A" w:rsidR="00CD1728" w:rsidRPr="00FC2043" w:rsidRDefault="00C33CAA" w:rsidP="00E20E3D">
            <w:pPr>
              <w:spacing w:after="0" w:line="240" w:lineRule="auto"/>
              <w:rPr>
                <w:rFonts w:asciiTheme="majorHAnsi" w:eastAsia="Times New Roman" w:hAnsiTheme="majorHAnsi" w:cstheme="majorHAnsi"/>
                <w:color w:val="FFFFFF"/>
                <w:sz w:val="20"/>
                <w:szCs w:val="20"/>
                <w:u w:val="single"/>
                <w:lang w:eastAsia="en-AU"/>
              </w:rPr>
            </w:pPr>
            <w:r>
              <w:rPr>
                <w:sz w:val="20"/>
                <w:szCs w:val="20"/>
              </w:rPr>
              <w:t xml:space="preserve">N.5 </w:t>
            </w:r>
            <w:hyperlink w:anchor="_Nutrient_Research_Gaps" w:history="1">
              <w:r w:rsidR="00CD1728" w:rsidRPr="00FC2043">
                <w:rPr>
                  <w:rStyle w:val="Hyperlink"/>
                  <w:rFonts w:asciiTheme="majorHAnsi" w:eastAsia="Times New Roman" w:hAnsiTheme="majorHAnsi" w:cstheme="majorHAnsi"/>
                  <w:bCs/>
                  <w:sz w:val="20"/>
                  <w:szCs w:val="20"/>
                  <w:lang w:eastAsia="en-AU"/>
                </w:rPr>
                <w:t>What are the pre-development loads of nutrients?</w:t>
              </w:r>
            </w:hyperlink>
            <w:r w:rsidR="00CD1728" w:rsidRPr="00FC2043">
              <w:rPr>
                <w:rFonts w:asciiTheme="majorHAnsi" w:eastAsia="Times New Roman" w:hAnsiTheme="majorHAnsi" w:cstheme="majorHAnsi"/>
                <w:color w:val="000000"/>
                <w:sz w:val="20"/>
                <w:szCs w:val="20"/>
                <w:lang w:eastAsia="en-AU"/>
              </w:rPr>
              <w:br/>
            </w:r>
            <w:r w:rsidR="00CD1728" w:rsidRPr="00FC2043">
              <w:rPr>
                <w:rFonts w:asciiTheme="majorHAnsi" w:eastAsia="Times New Roman" w:hAnsiTheme="majorHAnsi" w:cstheme="majorHAnsi"/>
                <w:bCs/>
                <w:i/>
                <w:color w:val="000000"/>
                <w:sz w:val="20"/>
                <w:szCs w:val="20"/>
                <w:lang w:eastAsia="en-AU"/>
              </w:rPr>
              <w:t>Key concepts: pre-development conditions, model estimates.</w:t>
            </w:r>
          </w:p>
        </w:tc>
        <w:tc>
          <w:tcPr>
            <w:tcW w:w="4650" w:type="dxa"/>
            <w:gridSpan w:val="2"/>
            <w:tcBorders>
              <w:top w:val="single" w:sz="12" w:space="0" w:color="FFD966" w:themeColor="accent4" w:themeTint="99"/>
              <w:left w:val="inset" w:sz="6" w:space="0" w:color="E7E6E6" w:themeColor="background2"/>
              <w:bottom w:val="inset" w:sz="6" w:space="0" w:color="auto"/>
              <w:right w:val="inset" w:sz="6" w:space="0" w:color="E7E6E6" w:themeColor="background2"/>
            </w:tcBorders>
            <w:shd w:val="clear" w:color="auto" w:fill="auto"/>
          </w:tcPr>
          <w:p w14:paraId="1AB65731" w14:textId="74876B25" w:rsidR="00CD1728" w:rsidRPr="00FC2043" w:rsidRDefault="00C33CAA" w:rsidP="00CD1728">
            <w:pPr>
              <w:spacing w:after="0" w:line="240" w:lineRule="auto"/>
              <w:rPr>
                <w:rFonts w:asciiTheme="majorHAnsi" w:eastAsia="Times New Roman" w:hAnsiTheme="majorHAnsi" w:cstheme="majorHAnsi"/>
                <w:bCs/>
                <w:color w:val="000000"/>
                <w:sz w:val="20"/>
                <w:szCs w:val="20"/>
                <w:lang w:eastAsia="en-AU"/>
              </w:rPr>
            </w:pPr>
            <w:r>
              <w:rPr>
                <w:sz w:val="20"/>
                <w:szCs w:val="20"/>
              </w:rPr>
              <w:t xml:space="preserve">N.6 </w:t>
            </w:r>
            <w:hyperlink w:anchor="_Nutrient_Research_Gaps" w:history="1">
              <w:r w:rsidR="00CD1728" w:rsidRPr="00FC2043">
                <w:rPr>
                  <w:rStyle w:val="Hyperlink"/>
                  <w:rFonts w:asciiTheme="majorHAnsi" w:eastAsia="Times New Roman" w:hAnsiTheme="majorHAnsi" w:cstheme="majorHAnsi"/>
                  <w:bCs/>
                  <w:sz w:val="20"/>
                  <w:szCs w:val="20"/>
                  <w:lang w:eastAsia="en-AU"/>
                </w:rPr>
                <w:t>What is the role of short-term natural climate fluctuation on end-of-catchment nutrient fluxes?</w:t>
              </w:r>
            </w:hyperlink>
          </w:p>
          <w:p w14:paraId="603BC2F9" w14:textId="5CF5151C" w:rsidR="00CD1728" w:rsidRPr="00FC2043" w:rsidRDefault="00CD1728" w:rsidP="00CD1728">
            <w:pPr>
              <w:spacing w:after="0" w:line="240" w:lineRule="auto"/>
              <w:rPr>
                <w:rFonts w:asciiTheme="majorHAnsi" w:eastAsia="Times New Roman" w:hAnsiTheme="majorHAnsi" w:cstheme="majorHAnsi"/>
                <w:color w:val="000000"/>
                <w:sz w:val="20"/>
                <w:szCs w:val="20"/>
                <w:lang w:eastAsia="en-AU"/>
              </w:rPr>
            </w:pPr>
            <w:r w:rsidRPr="00FC2043">
              <w:rPr>
                <w:rFonts w:asciiTheme="majorHAnsi" w:eastAsia="Times New Roman" w:hAnsiTheme="majorHAnsi" w:cstheme="majorHAnsi"/>
                <w:bCs/>
                <w:i/>
                <w:color w:val="000000"/>
                <w:sz w:val="20"/>
                <w:szCs w:val="20"/>
                <w:lang w:eastAsia="en-AU"/>
              </w:rPr>
              <w:t>Key concepts: nutrient fluxes, climate fluctuation, water quality targets.</w:t>
            </w:r>
          </w:p>
        </w:tc>
        <w:tc>
          <w:tcPr>
            <w:tcW w:w="4650" w:type="dxa"/>
            <w:gridSpan w:val="2"/>
            <w:tcBorders>
              <w:top w:val="single" w:sz="12" w:space="0" w:color="FFD966" w:themeColor="accent4" w:themeTint="99"/>
              <w:left w:val="inset" w:sz="6" w:space="0" w:color="E7E6E6" w:themeColor="background2"/>
              <w:bottom w:val="inset" w:sz="6" w:space="0" w:color="auto"/>
            </w:tcBorders>
            <w:shd w:val="clear" w:color="auto" w:fill="auto"/>
          </w:tcPr>
          <w:p w14:paraId="6FB3B1EE" w14:textId="3706ED6A" w:rsidR="00CD1728" w:rsidRPr="00FC2043" w:rsidRDefault="00C33CAA" w:rsidP="00E20E3D">
            <w:pPr>
              <w:spacing w:after="0" w:line="240" w:lineRule="auto"/>
              <w:rPr>
                <w:rFonts w:asciiTheme="majorHAnsi" w:eastAsia="Times New Roman" w:hAnsiTheme="majorHAnsi" w:cstheme="majorHAnsi"/>
                <w:bCs/>
                <w:color w:val="000000"/>
                <w:sz w:val="20"/>
                <w:szCs w:val="20"/>
                <w:lang w:eastAsia="en-AU"/>
              </w:rPr>
            </w:pPr>
            <w:r>
              <w:rPr>
                <w:sz w:val="20"/>
                <w:szCs w:val="20"/>
              </w:rPr>
              <w:t xml:space="preserve">N.7 </w:t>
            </w:r>
            <w:hyperlink w:anchor="_Nutrient_Research_Gaps" w:history="1">
              <w:r w:rsidR="00CD1728" w:rsidRPr="00FC2043">
                <w:rPr>
                  <w:rStyle w:val="Hyperlink"/>
                  <w:rFonts w:asciiTheme="majorHAnsi" w:eastAsia="Times New Roman" w:hAnsiTheme="majorHAnsi" w:cstheme="majorHAnsi"/>
                  <w:bCs/>
                  <w:sz w:val="20"/>
                  <w:szCs w:val="20"/>
                  <w:lang w:eastAsia="en-AU"/>
                </w:rPr>
                <w:t>Better understanding of how enhanced efficiency fertilisers can improve water quality for the Reef.</w:t>
              </w:r>
            </w:hyperlink>
            <w:r w:rsidR="00CD1728" w:rsidRPr="00FC2043">
              <w:rPr>
                <w:rFonts w:asciiTheme="majorHAnsi" w:eastAsia="Times New Roman" w:hAnsiTheme="majorHAnsi" w:cstheme="majorHAnsi"/>
                <w:color w:val="000000"/>
                <w:sz w:val="20"/>
                <w:szCs w:val="20"/>
                <w:lang w:eastAsia="en-AU"/>
              </w:rPr>
              <w:t xml:space="preserve"> </w:t>
            </w:r>
            <w:r w:rsidR="00CD1728" w:rsidRPr="00FC2043">
              <w:rPr>
                <w:rFonts w:asciiTheme="majorHAnsi" w:eastAsia="Times New Roman" w:hAnsiTheme="majorHAnsi" w:cstheme="majorHAnsi"/>
                <w:color w:val="000000"/>
                <w:sz w:val="20"/>
                <w:szCs w:val="20"/>
                <w:lang w:eastAsia="en-AU"/>
              </w:rPr>
              <w:br/>
            </w:r>
            <w:r w:rsidR="00CD1728" w:rsidRPr="00FC2043">
              <w:rPr>
                <w:rFonts w:asciiTheme="majorHAnsi" w:eastAsia="Times New Roman" w:hAnsiTheme="majorHAnsi" w:cstheme="majorHAnsi"/>
                <w:bCs/>
                <w:i/>
                <w:color w:val="000000"/>
                <w:sz w:val="20"/>
                <w:szCs w:val="20"/>
                <w:lang w:eastAsia="en-AU"/>
              </w:rPr>
              <w:t>Key concepts: water quality benefits, compatibility with variable soil and climate conditions.</w:t>
            </w:r>
          </w:p>
        </w:tc>
      </w:tr>
    </w:tbl>
    <w:p w14:paraId="20EFF0A6" w14:textId="16AB538D" w:rsidR="00CD1728" w:rsidRDefault="00CD1728" w:rsidP="00E50468">
      <w:pPr>
        <w:spacing w:after="0"/>
        <w:rPr>
          <w:b/>
          <w:sz w:val="12"/>
        </w:rPr>
      </w:pPr>
    </w:p>
    <w:p w14:paraId="0EA628DB" w14:textId="77777777" w:rsidR="00455772" w:rsidRDefault="00455772" w:rsidP="00455772">
      <w:bookmarkStart w:id="62" w:name="_Particulate_nutrients"/>
      <w:bookmarkStart w:id="63" w:name="_Toc517797033"/>
      <w:bookmarkStart w:id="64" w:name="_Toc517872827"/>
      <w:bookmarkEnd w:id="62"/>
    </w:p>
    <w:p w14:paraId="1EF121E7" w14:textId="388CDA79" w:rsidR="00D76C3F" w:rsidRDefault="00E64B0B" w:rsidP="009A5592">
      <w:pPr>
        <w:pStyle w:val="Heading3"/>
        <w:rPr>
          <w:szCs w:val="22"/>
        </w:rPr>
      </w:pPr>
      <w:bookmarkStart w:id="65" w:name="_Particulate_nutrients_1"/>
      <w:bookmarkEnd w:id="65"/>
      <w:r>
        <w:rPr>
          <w:noProof/>
          <w:lang w:eastAsia="en-AU"/>
        </w:rPr>
        <mc:AlternateContent>
          <mc:Choice Requires="wps">
            <w:drawing>
              <wp:anchor distT="0" distB="0" distL="114300" distR="114300" simplePos="0" relativeHeight="251705344" behindDoc="0" locked="0" layoutInCell="1" allowOverlap="1" wp14:anchorId="165F2AD4" wp14:editId="4A41ED1E">
                <wp:simplePos x="0" y="0"/>
                <wp:positionH relativeFrom="column">
                  <wp:posOffset>7126605</wp:posOffset>
                </wp:positionH>
                <wp:positionV relativeFrom="paragraph">
                  <wp:posOffset>8890</wp:posOffset>
                </wp:positionV>
                <wp:extent cx="1763395" cy="395605"/>
                <wp:effectExtent l="0" t="0" r="0" b="4445"/>
                <wp:wrapNone/>
                <wp:docPr id="28" name="Text Box 28"/>
                <wp:cNvGraphicFramePr/>
                <a:graphic xmlns:a="http://schemas.openxmlformats.org/drawingml/2006/main">
                  <a:graphicData uri="http://schemas.microsoft.com/office/word/2010/wordprocessingShape">
                    <wps:wsp>
                      <wps:cNvSpPr txBox="1"/>
                      <wps:spPr>
                        <a:xfrm>
                          <a:off x="0" y="0"/>
                          <a:ext cx="1763395" cy="395605"/>
                        </a:xfrm>
                        <a:prstGeom prst="rect">
                          <a:avLst/>
                        </a:prstGeom>
                        <a:noFill/>
                        <a:ln w="6350">
                          <a:noFill/>
                        </a:ln>
                      </wps:spPr>
                      <wps:txbx>
                        <w:txbxContent>
                          <w:p w14:paraId="1C38CEFF" w14:textId="77777777" w:rsidR="00AD4840" w:rsidRPr="00E64B0B" w:rsidRDefault="00AD4840" w:rsidP="00E64B0B">
                            <w:pPr>
                              <w:spacing w:after="0"/>
                              <w:jc w:val="right"/>
                              <w:rPr>
                                <w:rStyle w:val="Hyperlink"/>
                                <w:rFonts w:ascii="Century Gothic" w:hAnsi="Century Gothic"/>
                                <w:sz w:val="18"/>
                              </w:rPr>
                            </w:pPr>
                            <w:r>
                              <w:rPr>
                                <w:rFonts w:ascii="Century Gothic" w:hAnsi="Century Gothic"/>
                                <w:sz w:val="18"/>
                              </w:rPr>
                              <w:fldChar w:fldCharType="begin"/>
                            </w:r>
                            <w:r>
                              <w:rPr>
                                <w:rFonts w:ascii="Century Gothic" w:hAnsi="Century Gothic"/>
                                <w:sz w:val="18"/>
                              </w:rPr>
                              <w:instrText xml:space="preserve"> HYPERLINK  \l "_Highest_priority_knowledge" </w:instrText>
                            </w:r>
                            <w:r>
                              <w:rPr>
                                <w:rFonts w:ascii="Century Gothic" w:hAnsi="Century Gothic"/>
                                <w:sz w:val="18"/>
                              </w:rPr>
                              <w:fldChar w:fldCharType="separate"/>
                            </w:r>
                            <w:r w:rsidRPr="00E64B0B">
                              <w:rPr>
                                <w:rStyle w:val="Hyperlink"/>
                                <w:rFonts w:ascii="Century Gothic" w:hAnsi="Century Gothic"/>
                                <w:sz w:val="18"/>
                              </w:rPr>
                              <w:t>Back to Executive Summary</w:t>
                            </w:r>
                          </w:p>
                          <w:p w14:paraId="4A69D5EB" w14:textId="77777777" w:rsidR="00AD4840" w:rsidRPr="00E64B0B" w:rsidRDefault="00AD4840" w:rsidP="00E64B0B">
                            <w:pPr>
                              <w:spacing w:after="0"/>
                              <w:jc w:val="right"/>
                              <w:rPr>
                                <w:rFonts w:ascii="Century Gothic" w:hAnsi="Century Gothic"/>
                                <w:sz w:val="18"/>
                              </w:rPr>
                            </w:pPr>
                            <w:r>
                              <w:rPr>
                                <w:rFonts w:ascii="Century Gothic" w:hAnsi="Century Gothic"/>
                                <w:sz w:val="18"/>
                              </w:rPr>
                              <w:fldChar w:fldCharType="end"/>
                            </w:r>
                            <w:hyperlink w:anchor="_Research_themes" w:history="1">
                              <w:r w:rsidRPr="00E64B0B">
                                <w:rPr>
                                  <w:rStyle w:val="Hyperlink"/>
                                  <w:rFonts w:ascii="Century Gothic" w:hAnsi="Century Gothic"/>
                                  <w:sz w:val="18"/>
                                </w:rPr>
                                <w:t>Back to Research Themes</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5F2AD4" id="Text Box 28" o:spid="_x0000_s1036" type="#_x0000_t202" style="position:absolute;margin-left:561.15pt;margin-top:.7pt;width:138.85pt;height:31.1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" filled="f" stroked="f" strokeweight=".5pt">
                <v:textbox>
                  <w:txbxContent>
                    <w:p w14:paraId="1C38CEFF" w14:textId="77777777" w:rsidR="00AD4840" w:rsidRPr="00E64B0B" w:rsidRDefault="00AD4840" w:rsidP="00E64B0B">
                      <w:pPr>
                        <w:spacing w:after="0"/>
                        <w:jc w:val="right"/>
                        <w:rPr>
                          <w:rStyle w:val="Hyperlink"/>
                          <w:rFonts w:ascii="Century Gothic" w:hAnsi="Century Gothic"/>
                          <w:sz w:val="18"/>
                        </w:rPr>
                      </w:pPr>
                      <w:r>
                        <w:rPr>
                          <w:rFonts w:ascii="Century Gothic" w:hAnsi="Century Gothic"/>
                          <w:sz w:val="18"/>
                        </w:rPr>
                        <w:fldChar w:fldCharType="begin"/>
                      </w:r>
                      <w:r>
                        <w:rPr>
                          <w:rFonts w:ascii="Century Gothic" w:hAnsi="Century Gothic"/>
                          <w:sz w:val="18"/>
                        </w:rPr>
                        <w:instrText xml:space="preserve"> HYPERLINK  \l "_Highest_priority_knowledge" </w:instrText>
                      </w:r>
                      <w:r>
                        <w:rPr>
                          <w:rFonts w:ascii="Century Gothic" w:hAnsi="Century Gothic"/>
                          <w:sz w:val="18"/>
                        </w:rPr>
                        <w:fldChar w:fldCharType="separate"/>
                      </w:r>
                      <w:r w:rsidRPr="00E64B0B">
                        <w:rPr>
                          <w:rStyle w:val="Hyperlink"/>
                          <w:rFonts w:ascii="Century Gothic" w:hAnsi="Century Gothic"/>
                          <w:sz w:val="18"/>
                        </w:rPr>
                        <w:t>Back to Executive Summary</w:t>
                      </w:r>
                    </w:p>
                    <w:p w14:paraId="4A69D5EB" w14:textId="77777777" w:rsidR="00AD4840" w:rsidRPr="00E64B0B" w:rsidRDefault="00AD4840" w:rsidP="00E64B0B">
                      <w:pPr>
                        <w:spacing w:after="0"/>
                        <w:jc w:val="right"/>
                        <w:rPr>
                          <w:rFonts w:ascii="Century Gothic" w:hAnsi="Century Gothic"/>
                          <w:sz w:val="18"/>
                        </w:rPr>
                      </w:pPr>
                      <w:r>
                        <w:rPr>
                          <w:rFonts w:ascii="Century Gothic" w:hAnsi="Century Gothic"/>
                          <w:sz w:val="18"/>
                        </w:rPr>
                        <w:fldChar w:fldCharType="end"/>
                      </w:r>
                      <w:hyperlink w:anchor="_Research_themes" w:history="1">
                        <w:r w:rsidRPr="00E64B0B">
                          <w:rPr>
                            <w:rStyle w:val="Hyperlink"/>
                            <w:rFonts w:ascii="Century Gothic" w:hAnsi="Century Gothic"/>
                            <w:sz w:val="18"/>
                          </w:rPr>
                          <w:t>Back to Research Themes</w:t>
                        </w:r>
                      </w:hyperlink>
                    </w:p>
                  </w:txbxContent>
                </v:textbox>
              </v:shape>
            </w:pict>
          </mc:Fallback>
        </mc:AlternateContent>
      </w:r>
      <w:r w:rsidR="00D76C3F" w:rsidRPr="00617133">
        <w:t xml:space="preserve">Particulate </w:t>
      </w:r>
      <w:bookmarkEnd w:id="63"/>
      <w:r w:rsidR="00BB77F1">
        <w:rPr>
          <w:szCs w:val="22"/>
        </w:rPr>
        <w:t>n</w:t>
      </w:r>
      <w:r w:rsidR="00D76C3F" w:rsidRPr="00617133">
        <w:rPr>
          <w:szCs w:val="22"/>
        </w:rPr>
        <w:t>utrients</w:t>
      </w:r>
      <w:bookmarkEnd w:id="64"/>
      <w:r w:rsidR="00D76C3F" w:rsidRPr="00617133">
        <w:rPr>
          <w:szCs w:val="22"/>
        </w:rPr>
        <w:t xml:space="preserve"> </w:t>
      </w:r>
    </w:p>
    <w:p w14:paraId="6C4E8FB8" w14:textId="77777777" w:rsidR="00AC62BE" w:rsidRDefault="00AC62BE" w:rsidP="00AC62BE">
      <w:pPr>
        <w:spacing w:after="0"/>
        <w:rPr>
          <w:rFonts w:asciiTheme="majorHAnsi" w:hAnsiTheme="majorHAnsi" w:cstheme="majorHAnsi"/>
        </w:rPr>
      </w:pPr>
    </w:p>
    <w:p w14:paraId="1F3B9003" w14:textId="6A2368E3" w:rsidR="002373DF" w:rsidRDefault="00AC62BE" w:rsidP="00AC62BE">
      <w:pPr>
        <w:rPr>
          <w:rFonts w:asciiTheme="majorHAnsi" w:hAnsiTheme="majorHAnsi" w:cstheme="majorHAnsi"/>
        </w:rPr>
      </w:pPr>
      <w:r w:rsidRPr="006931E9">
        <w:rPr>
          <w:noProof/>
          <w:lang w:eastAsia="en-AU"/>
        </w:rPr>
        <mc:AlternateContent>
          <mc:Choice Requires="wps">
            <w:drawing>
              <wp:anchor distT="0" distB="0" distL="114300" distR="114300" simplePos="0" relativeHeight="251754496" behindDoc="0" locked="0" layoutInCell="1" allowOverlap="1" wp14:anchorId="1F8C0035" wp14:editId="0E933005">
                <wp:simplePos x="0" y="0"/>
                <wp:positionH relativeFrom="column">
                  <wp:posOffset>5822800</wp:posOffset>
                </wp:positionH>
                <wp:positionV relativeFrom="paragraph">
                  <wp:posOffset>1332865</wp:posOffset>
                </wp:positionV>
                <wp:extent cx="3063240" cy="768985"/>
                <wp:effectExtent l="0" t="0" r="0" b="0"/>
                <wp:wrapSquare wrapText="bothSides"/>
                <wp:docPr id="63" name="Rectangle 62"/>
                <wp:cNvGraphicFramePr/>
                <a:graphic xmlns:a="http://schemas.openxmlformats.org/drawingml/2006/main">
                  <a:graphicData uri="http://schemas.microsoft.com/office/word/2010/wordprocessingShape">
                    <wps:wsp>
                      <wps:cNvSpPr/>
                      <wps:spPr>
                        <a:xfrm>
                          <a:off x="0" y="0"/>
                          <a:ext cx="3063240" cy="768985"/>
                        </a:xfrm>
                        <a:prstGeom prst="rect">
                          <a:avLst/>
                        </a:prstGeom>
                      </wps:spPr>
                      <wps:txbx>
                        <w:txbxContent>
                          <w:p w14:paraId="141BFB73" w14:textId="77777777" w:rsidR="00AD4840" w:rsidRPr="006931E9" w:rsidRDefault="00AD4840" w:rsidP="006931E9">
                            <w:pPr>
                              <w:pStyle w:val="NormalWeb"/>
                              <w:spacing w:before="0" w:beforeAutospacing="0" w:after="0" w:afterAutospacing="0"/>
                              <w:rPr>
                                <w:sz w:val="20"/>
                                <w:szCs w:val="20"/>
                              </w:rPr>
                            </w:pPr>
                            <w:r w:rsidRPr="006931E9">
                              <w:rPr>
                                <w:rFonts w:ascii="Calibri Light" w:eastAsia="Calibri" w:hAnsi="Calibri Light" w:cstheme="minorBidi"/>
                                <w:color w:val="000000" w:themeColor="text1"/>
                                <w:kern w:val="24"/>
                                <w:sz w:val="20"/>
                                <w:szCs w:val="20"/>
                              </w:rPr>
                              <w:t xml:space="preserve">The particulate nutrient knowledge needs were prioritised based on these </w:t>
                            </w:r>
                            <w:hyperlink r:id="rId52" w:history="1">
                              <w:r w:rsidRPr="006931E9">
                                <w:rPr>
                                  <w:rStyle w:val="Hyperlink"/>
                                  <w:rFonts w:ascii="Calibri Light" w:eastAsia="Calibri" w:hAnsi="Calibri Light" w:cstheme="minorBidi"/>
                                  <w:color w:val="0563C1"/>
                                  <w:kern w:val="24"/>
                                  <w:sz w:val="20"/>
                                  <w:szCs w:val="20"/>
                                </w:rPr>
                                <w:t>Reef 2050 Water Quality Improvement Plan targets</w:t>
                              </w:r>
                            </w:hyperlink>
                          </w:p>
                        </w:txbxContent>
                      </wps:txbx>
                      <wps:bodyPr wrap="square">
                        <a:spAutoFit/>
                      </wps:bodyPr>
                    </wps:wsp>
                  </a:graphicData>
                </a:graphic>
                <wp14:sizeRelH relativeFrom="margin">
                  <wp14:pctWidth>0</wp14:pctWidth>
                </wp14:sizeRelH>
              </wp:anchor>
            </w:drawing>
          </mc:Choice>
          <mc:Fallback>
            <w:pict>
              <v:rect w14:anchorId="1F8C0035" id="Rectangle 62" o:spid="_x0000_s1037" style="position:absolute;margin-left:458.5pt;margin-top:104.95pt;width:241.2pt;height:60.55pt;z-index:2517544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" filled="f" stroked="f">
                <v:textbox style="mso-fit-shape-to-text:t">
                  <w:txbxContent>
                    <w:p w14:paraId="141BFB73" w14:textId="77777777" w:rsidR="00AD4840" w:rsidRPr="006931E9" w:rsidRDefault="00AD4840" w:rsidP="006931E9">
                      <w:pPr>
                        <w:pStyle w:val="NormalWeb"/>
                        <w:spacing w:before="0" w:beforeAutospacing="0" w:after="0" w:afterAutospacing="0"/>
                        <w:rPr>
                          <w:sz w:val="20"/>
                          <w:szCs w:val="20"/>
                        </w:rPr>
                      </w:pPr>
                      <w:r w:rsidRPr="006931E9">
                        <w:rPr>
                          <w:rFonts w:ascii="Calibri Light" w:eastAsia="Calibri" w:hAnsi="Calibri Light" w:cstheme="minorBidi"/>
                          <w:color w:val="000000" w:themeColor="text1"/>
                          <w:kern w:val="24"/>
                          <w:sz w:val="20"/>
                          <w:szCs w:val="20"/>
                        </w:rPr>
                        <w:t xml:space="preserve">The particulate nutrient knowledge needs were prioritised based on these </w:t>
                      </w:r>
                      <w:hyperlink r:id="rId53" w:history="1">
                        <w:r w:rsidRPr="006931E9">
                          <w:rPr>
                            <w:rStyle w:val="Hyperlink"/>
                            <w:rFonts w:ascii="Calibri Light" w:eastAsia="Calibri" w:hAnsi="Calibri Light" w:cstheme="minorBidi"/>
                            <w:color w:val="0563C1"/>
                            <w:kern w:val="24"/>
                            <w:sz w:val="20"/>
                            <w:szCs w:val="20"/>
                          </w:rPr>
                          <w:t>Reef 2050 Water Quality Improvement Plan targets</w:t>
                        </w:r>
                      </w:hyperlink>
                    </w:p>
                  </w:txbxContent>
                </v:textbox>
                <w10:wrap type="square"/>
              </v:rect>
            </w:pict>
          </mc:Fallback>
        </mc:AlternateContent>
      </w:r>
      <w:r w:rsidRPr="002373DF">
        <w:rPr>
          <w:rFonts w:asciiTheme="majorHAnsi" w:hAnsiTheme="majorHAnsi" w:cstheme="majorHAnsi"/>
          <w:noProof/>
          <w:lang w:eastAsia="en-AU"/>
        </w:rPr>
        <mc:AlternateContent>
          <mc:Choice Requires="wpg">
            <w:drawing>
              <wp:anchor distT="0" distB="0" distL="114300" distR="114300" simplePos="0" relativeHeight="251718656" behindDoc="0" locked="0" layoutInCell="1" allowOverlap="1" wp14:anchorId="2B127F0B" wp14:editId="1CC53F52">
                <wp:simplePos x="0" y="0"/>
                <wp:positionH relativeFrom="column">
                  <wp:posOffset>2473960</wp:posOffset>
                </wp:positionH>
                <wp:positionV relativeFrom="paragraph">
                  <wp:posOffset>168013</wp:posOffset>
                </wp:positionV>
                <wp:extent cx="2127885" cy="860425"/>
                <wp:effectExtent l="0" t="0" r="5715" b="0"/>
                <wp:wrapSquare wrapText="bothSides"/>
                <wp:docPr id="94" name="Group 29"/>
                <wp:cNvGraphicFramePr/>
                <a:graphic xmlns:a="http://schemas.openxmlformats.org/drawingml/2006/main">
                  <a:graphicData uri="http://schemas.microsoft.com/office/word/2010/wordprocessingGroup">
                    <wpg:wgp>
                      <wpg:cNvGrpSpPr/>
                      <wpg:grpSpPr>
                        <a:xfrm>
                          <a:off x="0" y="0"/>
                          <a:ext cx="2127885" cy="860425"/>
                          <a:chOff x="0" y="0"/>
                          <a:chExt cx="2176461" cy="805119"/>
                        </a:xfrm>
                      </wpg:grpSpPr>
                      <pic:pic xmlns:pic="http://schemas.openxmlformats.org/drawingml/2006/picture">
                        <pic:nvPicPr>
                          <pic:cNvPr id="95" name="Picture 95"/>
                          <pic:cNvPicPr>
                            <a:picLocks noChangeAspect="1"/>
                          </pic:cNvPicPr>
                        </pic:nvPicPr>
                        <pic:blipFill>
                          <a:blip r:embed="rId54"/>
                          <a:stretch>
                            <a:fillRect/>
                          </a:stretch>
                        </pic:blipFill>
                        <pic:spPr>
                          <a:xfrm>
                            <a:off x="0" y="323493"/>
                            <a:ext cx="2176461" cy="481626"/>
                          </a:xfrm>
                          <a:prstGeom prst="rect">
                            <a:avLst/>
                          </a:prstGeom>
                        </pic:spPr>
                      </pic:pic>
                      <pic:pic xmlns:pic="http://schemas.openxmlformats.org/drawingml/2006/picture">
                        <pic:nvPicPr>
                          <pic:cNvPr id="192" name="Picture 192"/>
                          <pic:cNvPicPr>
                            <a:picLocks noChangeAspect="1"/>
                          </pic:cNvPicPr>
                        </pic:nvPicPr>
                        <pic:blipFill>
                          <a:blip r:embed="rId30"/>
                          <a:stretch>
                            <a:fillRect/>
                          </a:stretch>
                        </pic:blipFill>
                        <pic:spPr>
                          <a:xfrm rot="5400000">
                            <a:off x="940088" y="-362744"/>
                            <a:ext cx="298730" cy="1024217"/>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5CE7755E" id="Group 29" o:spid="_x0000_s1026" style="position:absolute;margin-left:194.8pt;margin-top:13.25pt;width:167.55pt;height:67.75pt;z-index:251718656;mso-width-relative:margin;mso-height-relative:margin" coordsize="21764,80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">
                <v:shape id="Picture 95" o:spid="_x0000_s1027" type="#_x0000_t75" style="position:absolute;top:3234;width:21764;height:48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">
                  <v:imagedata r:id="rId55" o:title=""/>
                  <v:path arrowok="t"/>
                </v:shape>
                <v:shape id="Picture 192" o:spid="_x0000_s1028" type="#_x0000_t75" style="position:absolute;left:9400;top:-3627;width:2987;height:10242;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">
                  <v:imagedata r:id="rId49" o:title=""/>
                  <v:path arrowok="t"/>
                </v:shape>
                <w10:wrap type="square"/>
              </v:group>
            </w:pict>
          </mc:Fallback>
        </mc:AlternateContent>
      </w:r>
      <w:r w:rsidRPr="002373DF">
        <w:rPr>
          <w:noProof/>
          <w:lang w:eastAsia="en-AU"/>
        </w:rPr>
        <mc:AlternateContent>
          <mc:Choice Requires="wpg">
            <w:drawing>
              <wp:anchor distT="0" distB="0" distL="114300" distR="114300" simplePos="0" relativeHeight="251719680" behindDoc="0" locked="0" layoutInCell="1" allowOverlap="1" wp14:anchorId="5E03EA39" wp14:editId="0F42FF4D">
                <wp:simplePos x="0" y="0"/>
                <wp:positionH relativeFrom="column">
                  <wp:posOffset>4686935</wp:posOffset>
                </wp:positionH>
                <wp:positionV relativeFrom="paragraph">
                  <wp:posOffset>29845</wp:posOffset>
                </wp:positionV>
                <wp:extent cx="3998595" cy="1856740"/>
                <wp:effectExtent l="0" t="0" r="1905" b="0"/>
                <wp:wrapSquare wrapText="bothSides"/>
                <wp:docPr id="202" name="Group 31"/>
                <wp:cNvGraphicFramePr/>
                <a:graphic xmlns:a="http://schemas.openxmlformats.org/drawingml/2006/main">
                  <a:graphicData uri="http://schemas.microsoft.com/office/word/2010/wordprocessingGroup">
                    <wpg:wgp>
                      <wpg:cNvGrpSpPr/>
                      <wpg:grpSpPr>
                        <a:xfrm>
                          <a:off x="0" y="0"/>
                          <a:ext cx="3998595" cy="1856740"/>
                          <a:chOff x="0" y="0"/>
                          <a:chExt cx="3607744" cy="1733551"/>
                        </a:xfrm>
                      </wpg:grpSpPr>
                      <pic:pic xmlns:pic="http://schemas.openxmlformats.org/drawingml/2006/picture">
                        <pic:nvPicPr>
                          <pic:cNvPr id="203" name="Picture 203"/>
                          <pic:cNvPicPr>
                            <a:picLocks noChangeAspect="1"/>
                          </pic:cNvPicPr>
                        </pic:nvPicPr>
                        <pic:blipFill>
                          <a:blip r:embed="rId35"/>
                          <a:stretch>
                            <a:fillRect/>
                          </a:stretch>
                        </pic:blipFill>
                        <pic:spPr>
                          <a:xfrm>
                            <a:off x="1806880" y="749483"/>
                            <a:ext cx="908383" cy="457240"/>
                          </a:xfrm>
                          <a:prstGeom prst="rect">
                            <a:avLst/>
                          </a:prstGeom>
                        </pic:spPr>
                      </pic:pic>
                      <pic:pic xmlns:pic="http://schemas.openxmlformats.org/drawingml/2006/picture">
                        <pic:nvPicPr>
                          <pic:cNvPr id="204" name="Picture 204"/>
                          <pic:cNvPicPr>
                            <a:picLocks noChangeAspect="1"/>
                          </pic:cNvPicPr>
                        </pic:nvPicPr>
                        <pic:blipFill>
                          <a:blip r:embed="rId36"/>
                          <a:stretch>
                            <a:fillRect/>
                          </a:stretch>
                        </pic:blipFill>
                        <pic:spPr>
                          <a:xfrm>
                            <a:off x="1796248" y="310051"/>
                            <a:ext cx="926672" cy="432854"/>
                          </a:xfrm>
                          <a:prstGeom prst="rect">
                            <a:avLst/>
                          </a:prstGeom>
                        </pic:spPr>
                      </pic:pic>
                      <pic:pic xmlns:pic="http://schemas.openxmlformats.org/drawingml/2006/picture">
                        <pic:nvPicPr>
                          <pic:cNvPr id="205" name="Picture 205"/>
                          <pic:cNvPicPr>
                            <a:picLocks noChangeAspect="1"/>
                          </pic:cNvPicPr>
                        </pic:nvPicPr>
                        <pic:blipFill>
                          <a:blip r:embed="rId37"/>
                          <a:stretch>
                            <a:fillRect/>
                          </a:stretch>
                        </pic:blipFill>
                        <pic:spPr>
                          <a:xfrm>
                            <a:off x="2705458" y="310051"/>
                            <a:ext cx="902286" cy="743776"/>
                          </a:xfrm>
                          <a:prstGeom prst="rect">
                            <a:avLst/>
                          </a:prstGeom>
                        </pic:spPr>
                      </pic:pic>
                      <pic:pic xmlns:pic="http://schemas.openxmlformats.org/drawingml/2006/picture">
                        <pic:nvPicPr>
                          <pic:cNvPr id="206" name="Picture 206"/>
                          <pic:cNvPicPr>
                            <a:picLocks noChangeAspect="1"/>
                          </pic:cNvPicPr>
                        </pic:nvPicPr>
                        <pic:blipFill>
                          <a:blip r:embed="rId38"/>
                          <a:stretch>
                            <a:fillRect/>
                          </a:stretch>
                        </pic:blipFill>
                        <pic:spPr>
                          <a:xfrm>
                            <a:off x="887865" y="310051"/>
                            <a:ext cx="908383" cy="859611"/>
                          </a:xfrm>
                          <a:prstGeom prst="rect">
                            <a:avLst/>
                          </a:prstGeom>
                        </pic:spPr>
                      </pic:pic>
                      <pic:pic xmlns:pic="http://schemas.openxmlformats.org/drawingml/2006/picture">
                        <pic:nvPicPr>
                          <pic:cNvPr id="207" name="Picture 207"/>
                          <pic:cNvPicPr>
                            <a:picLocks noChangeAspect="1"/>
                          </pic:cNvPicPr>
                        </pic:nvPicPr>
                        <pic:blipFill>
                          <a:blip r:embed="rId39"/>
                          <a:stretch>
                            <a:fillRect/>
                          </a:stretch>
                        </pic:blipFill>
                        <pic:spPr>
                          <a:xfrm rot="5400000">
                            <a:off x="1646883" y="-573074"/>
                            <a:ext cx="298730" cy="1444877"/>
                          </a:xfrm>
                          <a:prstGeom prst="rect">
                            <a:avLst/>
                          </a:prstGeom>
                        </pic:spPr>
                      </pic:pic>
                      <pic:pic xmlns:pic="http://schemas.openxmlformats.org/drawingml/2006/picture">
                        <pic:nvPicPr>
                          <pic:cNvPr id="208" name="Content Placeholder 3"/>
                          <pic:cNvPicPr>
                            <a:picLocks noChangeAspect="1"/>
                          </pic:cNvPicPr>
                        </pic:nvPicPr>
                        <pic:blipFill rotWithShape="1">
                          <a:blip r:embed="rId40"/>
                          <a:srcRect l="7759" t="56033" r="74546" b="20770"/>
                          <a:stretch/>
                        </pic:blipFill>
                        <pic:spPr>
                          <a:xfrm>
                            <a:off x="0" y="303473"/>
                            <a:ext cx="893135" cy="1430078"/>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714290A2" id="Group 31" o:spid="_x0000_s1026" style="position:absolute;margin-left:369.05pt;margin-top:2.35pt;width:314.85pt;height:146.2pt;z-index:251719680;mso-width-relative:margin;mso-height-relative:margin" coordsize="36077,173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">
                <v:shape id="Picture 203" o:spid="_x0000_s1027" type="#_x0000_t75" style="position:absolute;left:18068;top:7494;width:9084;height:45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">
                  <v:imagedata r:id="rId41" o:title=""/>
                  <v:path arrowok="t"/>
                </v:shape>
                <v:shape id="Picture 204" o:spid="_x0000_s1028" type="#_x0000_t75" style="position:absolute;left:17962;top:3100;width:9267;height:43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">
                  <v:imagedata r:id="rId42" o:title=""/>
                  <v:path arrowok="t"/>
                </v:shape>
                <v:shape id="Picture 205" o:spid="_x0000_s1029" type="#_x0000_t75" style="position:absolute;left:27054;top:3100;width:9023;height:74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">
                  <v:imagedata r:id="rId43" o:title=""/>
                  <v:path arrowok="t"/>
                </v:shape>
                <v:shape id="Picture 206" o:spid="_x0000_s1030" type="#_x0000_t75" style="position:absolute;left:8878;top:3100;width:9084;height:85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">
                  <v:imagedata r:id="rId44" o:title=""/>
                  <v:path arrowok="t"/>
                </v:shape>
                <v:shape id="Picture 207" o:spid="_x0000_s1031" type="#_x0000_t75" style="position:absolute;left:16468;top:-5730;width:2987;height:14448;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">
                  <v:imagedata r:id="rId45" o:title=""/>
                  <v:path arrowok="t"/>
                </v:shape>
                <v:shape id="Content Placeholder 3" o:spid="_x0000_s1032" type="#_x0000_t75" style="position:absolute;top:3034;width:8931;height:143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">
                  <v:imagedata r:id="rId46" o:title="" croptop="36722f" cropbottom="13612f" cropleft="5085f" cropright="48854f"/>
                  <v:path arrowok="t"/>
                </v:shape>
                <w10:wrap type="square"/>
              </v:group>
            </w:pict>
          </mc:Fallback>
        </mc:AlternateContent>
      </w:r>
      <w:r w:rsidR="00F76F7E">
        <w:rPr>
          <w:rFonts w:asciiTheme="majorHAnsi" w:hAnsiTheme="majorHAnsi" w:cstheme="majorHAnsi"/>
        </w:rPr>
        <w:t xml:space="preserve">Particulate nutrients </w:t>
      </w:r>
      <w:r w:rsidR="001D4BC1">
        <w:rPr>
          <w:rFonts w:asciiTheme="majorHAnsi" w:hAnsiTheme="majorHAnsi" w:cstheme="majorHAnsi"/>
        </w:rPr>
        <w:t xml:space="preserve">knowledge needs are presented </w:t>
      </w:r>
      <w:r w:rsidR="00F76F7E">
        <w:rPr>
          <w:rFonts w:asciiTheme="majorHAnsi" w:hAnsiTheme="majorHAnsi" w:cstheme="majorHAnsi"/>
        </w:rPr>
        <w:t>as a sub-</w:t>
      </w:r>
      <w:r w:rsidR="001D4BC1">
        <w:rPr>
          <w:rFonts w:asciiTheme="majorHAnsi" w:hAnsiTheme="majorHAnsi" w:cstheme="majorHAnsi"/>
        </w:rPr>
        <w:t>section</w:t>
      </w:r>
      <w:r w:rsidR="00F76F7E">
        <w:rPr>
          <w:rFonts w:asciiTheme="majorHAnsi" w:hAnsiTheme="majorHAnsi" w:cstheme="majorHAnsi"/>
        </w:rPr>
        <w:t xml:space="preserve"> of the nutrient theme. This </w:t>
      </w:r>
      <w:r w:rsidR="001D4BC1">
        <w:rPr>
          <w:rFonts w:asciiTheme="majorHAnsi" w:hAnsiTheme="majorHAnsi" w:cstheme="majorHAnsi"/>
        </w:rPr>
        <w:t>sub-</w:t>
      </w:r>
      <w:r w:rsidR="006C4AC6" w:rsidRPr="00B8706A">
        <w:rPr>
          <w:rFonts w:asciiTheme="majorHAnsi" w:hAnsiTheme="majorHAnsi" w:cstheme="majorHAnsi"/>
        </w:rPr>
        <w:t xml:space="preserve">theme covered all identified </w:t>
      </w:r>
      <w:r w:rsidR="006C4AC6">
        <w:rPr>
          <w:rFonts w:asciiTheme="majorHAnsi" w:hAnsiTheme="majorHAnsi" w:cstheme="majorHAnsi"/>
        </w:rPr>
        <w:t>knowledge needs</w:t>
      </w:r>
      <w:r w:rsidR="006C4AC6" w:rsidRPr="00B8706A">
        <w:rPr>
          <w:rFonts w:asciiTheme="majorHAnsi" w:hAnsiTheme="majorHAnsi" w:cstheme="majorHAnsi"/>
        </w:rPr>
        <w:t xml:space="preserve"> associated with </w:t>
      </w:r>
      <w:r w:rsidR="006C4AC6">
        <w:rPr>
          <w:rFonts w:asciiTheme="majorHAnsi" w:hAnsiTheme="majorHAnsi" w:cstheme="majorHAnsi"/>
        </w:rPr>
        <w:t xml:space="preserve">particulate nutrients (nitrogen and phosphorus) </w:t>
      </w:r>
      <w:r w:rsidR="006C4AC6" w:rsidRPr="00B8706A">
        <w:rPr>
          <w:rFonts w:asciiTheme="majorHAnsi" w:hAnsiTheme="majorHAnsi" w:cstheme="majorHAnsi"/>
        </w:rPr>
        <w:t xml:space="preserve">from </w:t>
      </w:r>
      <w:r w:rsidR="006C4AC6">
        <w:rPr>
          <w:rFonts w:asciiTheme="majorHAnsi" w:hAnsiTheme="majorHAnsi" w:cstheme="majorHAnsi"/>
        </w:rPr>
        <w:t>their</w:t>
      </w:r>
      <w:r w:rsidR="006C4AC6" w:rsidRPr="00B8706A">
        <w:rPr>
          <w:rFonts w:asciiTheme="majorHAnsi" w:hAnsiTheme="majorHAnsi" w:cstheme="majorHAnsi"/>
        </w:rPr>
        <w:t xml:space="preserve"> source at the paddock to</w:t>
      </w:r>
      <w:r w:rsidR="006C4AC6">
        <w:rPr>
          <w:rFonts w:asciiTheme="majorHAnsi" w:hAnsiTheme="majorHAnsi" w:cstheme="majorHAnsi"/>
        </w:rPr>
        <w:t xml:space="preserve"> their</w:t>
      </w:r>
      <w:r w:rsidR="006C4AC6" w:rsidRPr="00B8706A">
        <w:rPr>
          <w:rFonts w:asciiTheme="majorHAnsi" w:hAnsiTheme="majorHAnsi" w:cstheme="majorHAnsi"/>
        </w:rPr>
        <w:t xml:space="preserve"> transport to the Reef. </w:t>
      </w:r>
      <w:r w:rsidR="006C4AC6">
        <w:rPr>
          <w:rFonts w:asciiTheme="majorHAnsi" w:hAnsiTheme="majorHAnsi" w:cstheme="majorHAnsi"/>
        </w:rPr>
        <w:t>The e</w:t>
      </w:r>
      <w:r w:rsidR="006C4AC6" w:rsidRPr="00B8706A">
        <w:rPr>
          <w:rFonts w:asciiTheme="majorHAnsi" w:hAnsiTheme="majorHAnsi" w:cstheme="majorHAnsi"/>
        </w:rPr>
        <w:t xml:space="preserve">cological impacts of </w:t>
      </w:r>
      <w:r w:rsidR="006C4AC6">
        <w:rPr>
          <w:rFonts w:asciiTheme="majorHAnsi" w:hAnsiTheme="majorHAnsi" w:cstheme="majorHAnsi"/>
        </w:rPr>
        <w:t>particulate nutrients</w:t>
      </w:r>
      <w:r w:rsidR="006C4AC6" w:rsidRPr="00B8706A">
        <w:rPr>
          <w:rFonts w:asciiTheme="majorHAnsi" w:hAnsiTheme="majorHAnsi" w:cstheme="majorHAnsi"/>
        </w:rPr>
        <w:t xml:space="preserve"> on </w:t>
      </w:r>
      <w:r w:rsidR="006C4AC6">
        <w:rPr>
          <w:rFonts w:asciiTheme="majorHAnsi" w:hAnsiTheme="majorHAnsi" w:cstheme="majorHAnsi"/>
        </w:rPr>
        <w:t xml:space="preserve">Great Barrier Reef </w:t>
      </w:r>
      <w:r w:rsidR="006C4AC6" w:rsidRPr="00B8706A">
        <w:rPr>
          <w:rFonts w:asciiTheme="majorHAnsi" w:hAnsiTheme="majorHAnsi" w:cstheme="majorHAnsi"/>
        </w:rPr>
        <w:t xml:space="preserve">ecosystems were </w:t>
      </w:r>
      <w:r w:rsidR="00F76F7E">
        <w:rPr>
          <w:rFonts w:asciiTheme="majorHAnsi" w:hAnsiTheme="majorHAnsi" w:cstheme="majorHAnsi"/>
        </w:rPr>
        <w:t>also covered under this theme</w:t>
      </w:r>
      <w:r w:rsidR="006C4AC6">
        <w:rPr>
          <w:rFonts w:asciiTheme="majorHAnsi" w:hAnsiTheme="majorHAnsi" w:cstheme="majorHAnsi"/>
        </w:rPr>
        <w:t>.</w:t>
      </w:r>
    </w:p>
    <w:p w14:paraId="6E9014AA" w14:textId="77777777" w:rsidR="00455772" w:rsidRDefault="00455772" w:rsidP="001D4BC1">
      <w:pPr>
        <w:autoSpaceDE w:val="0"/>
        <w:autoSpaceDN w:val="0"/>
        <w:adjustRightInd w:val="0"/>
        <w:spacing w:after="0" w:line="240" w:lineRule="auto"/>
        <w:rPr>
          <w:rFonts w:asciiTheme="majorHAnsi" w:hAnsiTheme="majorHAnsi" w:cstheme="majorHAnsi"/>
        </w:rPr>
      </w:pPr>
    </w:p>
    <w:tbl>
      <w:tblPr>
        <w:tblW w:w="13958" w:type="dxa"/>
        <w:tblLook w:val="04A0" w:firstRow="1" w:lastRow="0" w:firstColumn="1" w:lastColumn="0" w:noHBand="0" w:noVBand="1"/>
      </w:tblPr>
      <w:tblGrid>
        <w:gridCol w:w="6946"/>
        <w:gridCol w:w="33"/>
        <w:gridCol w:w="6913"/>
        <w:gridCol w:w="66"/>
      </w:tblGrid>
      <w:tr w:rsidR="00CD1728" w:rsidRPr="00FC2043" w14:paraId="14EFCC0E" w14:textId="77777777" w:rsidTr="00C33CAA">
        <w:trPr>
          <w:trHeight w:val="283"/>
        </w:trPr>
        <w:tc>
          <w:tcPr>
            <w:tcW w:w="13958" w:type="dxa"/>
            <w:gridSpan w:val="4"/>
            <w:tcBorders>
              <w:top w:val="single" w:sz="12" w:space="0" w:color="C00000"/>
              <w:bottom w:val="single" w:sz="12" w:space="0" w:color="C00000"/>
            </w:tcBorders>
            <w:shd w:val="clear" w:color="auto" w:fill="F2F2F2" w:themeFill="background1" w:themeFillShade="F2"/>
            <w:vAlign w:val="center"/>
          </w:tcPr>
          <w:p w14:paraId="22850BA6" w14:textId="5BD67A5F" w:rsidR="00706582" w:rsidRPr="00FC2043" w:rsidRDefault="00706582" w:rsidP="00706582">
            <w:pPr>
              <w:spacing w:after="0" w:line="240" w:lineRule="auto"/>
              <w:jc w:val="center"/>
              <w:rPr>
                <w:rFonts w:asciiTheme="majorHAnsi" w:eastAsia="Times New Roman" w:hAnsiTheme="majorHAnsi" w:cstheme="majorHAnsi"/>
                <w:b/>
                <w:bCs/>
                <w:sz w:val="20"/>
                <w:szCs w:val="20"/>
                <w:lang w:eastAsia="en-AU"/>
              </w:rPr>
            </w:pPr>
            <w:r w:rsidRPr="00FC2043">
              <w:rPr>
                <w:rFonts w:asciiTheme="majorHAnsi" w:eastAsia="Times New Roman" w:hAnsiTheme="majorHAnsi" w:cstheme="majorHAnsi"/>
                <w:b/>
                <w:bCs/>
                <w:sz w:val="20"/>
                <w:szCs w:val="20"/>
                <w:lang w:eastAsia="en-AU"/>
              </w:rPr>
              <w:t>Highest priority</w:t>
            </w:r>
          </w:p>
          <w:p w14:paraId="651C9793" w14:textId="77777777" w:rsidR="00CD1728" w:rsidRPr="00FC2043" w:rsidRDefault="00706582" w:rsidP="00706582">
            <w:pPr>
              <w:spacing w:after="0" w:line="240" w:lineRule="auto"/>
              <w:jc w:val="center"/>
              <w:rPr>
                <w:rFonts w:asciiTheme="majorHAnsi" w:eastAsia="Times New Roman" w:hAnsiTheme="majorHAnsi" w:cstheme="majorHAnsi"/>
                <w:bCs/>
                <w:sz w:val="20"/>
                <w:szCs w:val="20"/>
                <w:lang w:eastAsia="en-AU"/>
              </w:rPr>
            </w:pPr>
            <w:r w:rsidRPr="00804943">
              <w:rPr>
                <w:rFonts w:asciiTheme="majorHAnsi" w:eastAsia="Times New Roman" w:hAnsiTheme="majorHAnsi" w:cstheme="majorHAnsi"/>
                <w:bCs/>
                <w:sz w:val="18"/>
                <w:szCs w:val="20"/>
                <w:lang w:eastAsia="en-AU"/>
              </w:rPr>
              <w:t>(</w:t>
            </w:r>
            <w:r w:rsidRPr="00804943">
              <w:rPr>
                <w:rFonts w:asciiTheme="majorHAnsi" w:hAnsiTheme="majorHAnsi" w:cstheme="majorHAnsi"/>
                <w:sz w:val="18"/>
                <w:szCs w:val="20"/>
              </w:rPr>
              <w:t>follow</w:t>
            </w:r>
            <w:r w:rsidRPr="00804943">
              <w:rPr>
                <w:rStyle w:val="Hyperlink"/>
                <w:rFonts w:asciiTheme="majorHAnsi" w:hAnsiTheme="majorHAnsi" w:cstheme="majorHAnsi"/>
                <w:color w:val="auto"/>
                <w:sz w:val="18"/>
                <w:szCs w:val="20"/>
                <w:u w:val="none"/>
              </w:rPr>
              <w:t xml:space="preserve"> the hyperlinks for more detail on each knowledge need)</w:t>
            </w:r>
          </w:p>
        </w:tc>
      </w:tr>
      <w:tr w:rsidR="00CD1728" w:rsidRPr="00C33CAA" w14:paraId="29F7E7AA" w14:textId="77777777" w:rsidTr="00C33CAA">
        <w:trPr>
          <w:trHeight w:val="389"/>
        </w:trPr>
        <w:tc>
          <w:tcPr>
            <w:tcW w:w="6979" w:type="dxa"/>
            <w:gridSpan w:val="2"/>
            <w:tcBorders>
              <w:top w:val="single" w:sz="12" w:space="0" w:color="C00000"/>
              <w:right w:val="inset" w:sz="6" w:space="0" w:color="E7E6E6" w:themeColor="background2"/>
            </w:tcBorders>
            <w:shd w:val="clear" w:color="auto" w:fill="auto"/>
          </w:tcPr>
          <w:p w14:paraId="4E73ECE8" w14:textId="443621BB" w:rsidR="00CD1728" w:rsidRPr="00C33CAA" w:rsidRDefault="00C33CAA" w:rsidP="00CD1728">
            <w:pPr>
              <w:spacing w:after="0" w:line="240" w:lineRule="auto"/>
              <w:rPr>
                <w:rFonts w:cstheme="minorHAnsi"/>
                <w:bCs/>
                <w:color w:val="000000"/>
                <w:sz w:val="20"/>
                <w:szCs w:val="20"/>
              </w:rPr>
            </w:pPr>
            <w:r w:rsidRPr="00C33CAA">
              <w:rPr>
                <w:rFonts w:cstheme="minorHAnsi"/>
                <w:sz w:val="20"/>
                <w:szCs w:val="20"/>
              </w:rPr>
              <w:t xml:space="preserve">PN.1 </w:t>
            </w:r>
            <w:hyperlink w:anchor="_Particulate_Nutrients_Research" w:history="1">
              <w:r w:rsidR="00CD1728" w:rsidRPr="00C33CAA">
                <w:rPr>
                  <w:rStyle w:val="Hyperlink"/>
                  <w:rFonts w:cstheme="minorHAnsi"/>
                  <w:bCs/>
                  <w:sz w:val="20"/>
                  <w:szCs w:val="20"/>
                </w:rPr>
                <w:t>What is the risk of bioavailable nutrients (primarily N and P) to coastal and marine ecosystems and what contribution are particulate nutrients making to the bioavailable nutrient pool?</w:t>
              </w:r>
            </w:hyperlink>
          </w:p>
          <w:p w14:paraId="5054667C" w14:textId="77777777" w:rsidR="00CD1728" w:rsidRPr="00C33CAA" w:rsidRDefault="00CD1728" w:rsidP="004017A0">
            <w:pPr>
              <w:spacing w:after="0" w:line="240" w:lineRule="auto"/>
              <w:rPr>
                <w:rFonts w:eastAsia="Times New Roman" w:cstheme="minorHAnsi"/>
                <w:color w:val="FFFFFF"/>
                <w:sz w:val="20"/>
                <w:szCs w:val="20"/>
                <w:u w:val="single"/>
                <w:lang w:eastAsia="en-AU"/>
              </w:rPr>
            </w:pPr>
            <w:r w:rsidRPr="00C33CAA">
              <w:rPr>
                <w:rFonts w:cstheme="minorHAnsi"/>
                <w:color w:val="000000"/>
                <w:sz w:val="20"/>
                <w:szCs w:val="20"/>
              </w:rPr>
              <w:t>K</w:t>
            </w:r>
            <w:r w:rsidRPr="00C33CAA">
              <w:rPr>
                <w:rFonts w:cstheme="minorHAnsi"/>
                <w:i/>
                <w:color w:val="000000"/>
                <w:sz w:val="20"/>
                <w:szCs w:val="20"/>
              </w:rPr>
              <w:t>ey concepts: bioavailability, nitrogen and phosphorus forms, carbon, phytoplankton production, transformation processes, dispersion, residence times</w:t>
            </w:r>
            <w:r w:rsidRPr="00C33CAA">
              <w:rPr>
                <w:rFonts w:cstheme="minorHAnsi"/>
                <w:bCs/>
                <w:i/>
                <w:color w:val="000000"/>
                <w:sz w:val="20"/>
                <w:szCs w:val="20"/>
              </w:rPr>
              <w:t>.</w:t>
            </w:r>
          </w:p>
        </w:tc>
        <w:tc>
          <w:tcPr>
            <w:tcW w:w="6979" w:type="dxa"/>
            <w:gridSpan w:val="2"/>
            <w:tcBorders>
              <w:top w:val="single" w:sz="12" w:space="0" w:color="C00000"/>
              <w:left w:val="inset" w:sz="6" w:space="0" w:color="E7E6E6" w:themeColor="background2"/>
              <w:right w:val="inset" w:sz="6" w:space="0" w:color="E7E6E6" w:themeColor="background2"/>
            </w:tcBorders>
            <w:shd w:val="clear" w:color="auto" w:fill="auto"/>
          </w:tcPr>
          <w:p w14:paraId="50EC7398" w14:textId="16595FDB" w:rsidR="00CD1728" w:rsidRPr="00C33CAA" w:rsidRDefault="00C33CAA" w:rsidP="00CD1728">
            <w:pPr>
              <w:spacing w:after="0" w:line="240" w:lineRule="auto"/>
              <w:rPr>
                <w:rFonts w:cstheme="minorHAnsi"/>
                <w:bCs/>
                <w:color w:val="000000"/>
                <w:sz w:val="20"/>
                <w:szCs w:val="20"/>
              </w:rPr>
            </w:pPr>
            <w:r w:rsidRPr="00C33CAA">
              <w:rPr>
                <w:rFonts w:cstheme="minorHAnsi"/>
                <w:sz w:val="20"/>
                <w:szCs w:val="20"/>
              </w:rPr>
              <w:t xml:space="preserve">PN.2 </w:t>
            </w:r>
            <w:hyperlink w:anchor="_Particulate_Nutrients_Research" w:history="1">
              <w:r w:rsidR="00CD1728" w:rsidRPr="00C33CAA">
                <w:rPr>
                  <w:rStyle w:val="Hyperlink"/>
                  <w:rFonts w:cstheme="minorHAnsi"/>
                  <w:bCs/>
                  <w:sz w:val="20"/>
                  <w:szCs w:val="20"/>
                </w:rPr>
                <w:t>What are the delivery pathways of bioavailable particulate nutrients from different land uses and what happens to particulate nutrients between those sources and the end of the catchment?</w:t>
              </w:r>
            </w:hyperlink>
          </w:p>
          <w:p w14:paraId="1A1B722D" w14:textId="77777777" w:rsidR="00CD1728" w:rsidRPr="00C33CAA" w:rsidRDefault="00CD1728" w:rsidP="004017A0">
            <w:pPr>
              <w:spacing w:after="0" w:line="240" w:lineRule="auto"/>
              <w:rPr>
                <w:rFonts w:eastAsia="Times New Roman" w:cstheme="minorHAnsi"/>
                <w:color w:val="000000"/>
                <w:sz w:val="20"/>
                <w:szCs w:val="20"/>
                <w:lang w:eastAsia="en-AU"/>
              </w:rPr>
            </w:pPr>
            <w:r w:rsidRPr="00C33CAA">
              <w:rPr>
                <w:rFonts w:cstheme="minorHAnsi"/>
                <w:i/>
                <w:color w:val="000000"/>
                <w:sz w:val="20"/>
                <w:szCs w:val="20"/>
              </w:rPr>
              <w:t>Key concepts:</w:t>
            </w:r>
            <w:r w:rsidRPr="00C33CAA">
              <w:rPr>
                <w:rFonts w:cstheme="minorHAnsi"/>
                <w:color w:val="000000"/>
                <w:sz w:val="20"/>
                <w:szCs w:val="20"/>
              </w:rPr>
              <w:t xml:space="preserve"> </w:t>
            </w:r>
            <w:r w:rsidRPr="00C33CAA">
              <w:rPr>
                <w:rFonts w:cstheme="minorHAnsi"/>
                <w:i/>
                <w:color w:val="000000"/>
                <w:sz w:val="20"/>
                <w:szCs w:val="20"/>
              </w:rPr>
              <w:t>key sources, land use, nitrogen and phosphorus forms, carbon, transformation, particle size, generation rates, anthropogenic load, isotope studies, prioritisation and targeting.</w:t>
            </w:r>
          </w:p>
        </w:tc>
      </w:tr>
      <w:tr w:rsidR="00CD1728" w:rsidRPr="00FC2043" w14:paraId="60459769" w14:textId="77777777" w:rsidTr="00C33CAA">
        <w:tblPrEx>
          <w:tblBorders>
            <w:top w:val="single" w:sz="4" w:space="0" w:color="auto"/>
            <w:bottom w:val="single" w:sz="4" w:space="0" w:color="auto"/>
            <w:insideH w:val="single" w:sz="12" w:space="0" w:color="FFC000"/>
            <w:insideV w:val="single" w:sz="12" w:space="0" w:color="FFC000"/>
          </w:tblBorders>
        </w:tblPrEx>
        <w:trPr>
          <w:gridAfter w:val="1"/>
          <w:wAfter w:w="66" w:type="dxa"/>
          <w:trHeight w:val="283"/>
        </w:trPr>
        <w:tc>
          <w:tcPr>
            <w:tcW w:w="13892" w:type="dxa"/>
            <w:gridSpan w:val="3"/>
            <w:tcBorders>
              <w:top w:val="single" w:sz="12" w:space="0" w:color="ED7D31" w:themeColor="accent2"/>
              <w:bottom w:val="single" w:sz="12" w:space="0" w:color="ED7D31" w:themeColor="accent2"/>
            </w:tcBorders>
            <w:shd w:val="clear" w:color="auto" w:fill="F2F2F2" w:themeFill="background1" w:themeFillShade="F2"/>
            <w:noWrap/>
          </w:tcPr>
          <w:p w14:paraId="779D4743" w14:textId="77777777" w:rsidR="00706582" w:rsidRPr="00FC2043" w:rsidRDefault="00706582" w:rsidP="00706582">
            <w:pPr>
              <w:spacing w:after="0" w:line="240" w:lineRule="auto"/>
              <w:jc w:val="center"/>
              <w:rPr>
                <w:rFonts w:asciiTheme="majorHAnsi" w:eastAsia="Times New Roman" w:hAnsiTheme="majorHAnsi" w:cstheme="majorHAnsi"/>
                <w:b/>
                <w:bCs/>
                <w:sz w:val="20"/>
                <w:szCs w:val="20"/>
                <w:lang w:eastAsia="en-AU"/>
              </w:rPr>
            </w:pPr>
            <w:r w:rsidRPr="00FC2043">
              <w:rPr>
                <w:rFonts w:asciiTheme="majorHAnsi" w:eastAsia="Times New Roman" w:hAnsiTheme="majorHAnsi" w:cstheme="majorHAnsi"/>
                <w:b/>
                <w:bCs/>
                <w:sz w:val="20"/>
                <w:szCs w:val="20"/>
                <w:lang w:eastAsia="en-AU"/>
              </w:rPr>
              <w:t>Moderate priority</w:t>
            </w:r>
          </w:p>
          <w:p w14:paraId="67C3DEC2" w14:textId="77777777" w:rsidR="00CD1728" w:rsidRPr="00FC2043" w:rsidRDefault="00706582" w:rsidP="00706582">
            <w:pPr>
              <w:spacing w:after="0" w:line="240" w:lineRule="auto"/>
              <w:jc w:val="center"/>
              <w:rPr>
                <w:rFonts w:asciiTheme="majorHAnsi" w:eastAsia="Times New Roman" w:hAnsiTheme="majorHAnsi" w:cstheme="majorHAnsi"/>
                <w:b/>
                <w:bCs/>
                <w:sz w:val="20"/>
                <w:szCs w:val="20"/>
                <w:lang w:eastAsia="en-AU"/>
              </w:rPr>
            </w:pPr>
            <w:r w:rsidRPr="00804943">
              <w:rPr>
                <w:rFonts w:asciiTheme="majorHAnsi" w:eastAsia="Times New Roman" w:hAnsiTheme="majorHAnsi" w:cstheme="majorHAnsi"/>
                <w:bCs/>
                <w:sz w:val="18"/>
                <w:szCs w:val="20"/>
                <w:lang w:eastAsia="en-AU"/>
              </w:rPr>
              <w:t>(</w:t>
            </w:r>
            <w:r w:rsidRPr="00804943">
              <w:rPr>
                <w:rFonts w:asciiTheme="majorHAnsi" w:hAnsiTheme="majorHAnsi" w:cstheme="majorHAnsi"/>
                <w:sz w:val="18"/>
                <w:szCs w:val="20"/>
              </w:rPr>
              <w:t>follow</w:t>
            </w:r>
            <w:r w:rsidRPr="00804943">
              <w:rPr>
                <w:rStyle w:val="Hyperlink"/>
                <w:rFonts w:asciiTheme="majorHAnsi" w:hAnsiTheme="majorHAnsi" w:cstheme="majorHAnsi"/>
                <w:color w:val="auto"/>
                <w:sz w:val="18"/>
                <w:szCs w:val="20"/>
                <w:u w:val="none"/>
              </w:rPr>
              <w:t xml:space="preserve"> the hyperlinks for more detail on each knowledge need)</w:t>
            </w:r>
          </w:p>
        </w:tc>
      </w:tr>
      <w:tr w:rsidR="00CD1728" w:rsidRPr="00C33CAA" w14:paraId="04588EEC" w14:textId="77777777" w:rsidTr="00C33CAA">
        <w:tblPrEx>
          <w:tblBorders>
            <w:top w:val="single" w:sz="4" w:space="0" w:color="auto"/>
            <w:bottom w:val="single" w:sz="4" w:space="0" w:color="auto"/>
            <w:insideH w:val="single" w:sz="12" w:space="0" w:color="FFC000"/>
            <w:insideV w:val="single" w:sz="12" w:space="0" w:color="FFC000"/>
          </w:tblBorders>
        </w:tblPrEx>
        <w:trPr>
          <w:gridAfter w:val="1"/>
          <w:wAfter w:w="66" w:type="dxa"/>
          <w:trHeight w:val="517"/>
        </w:trPr>
        <w:tc>
          <w:tcPr>
            <w:tcW w:w="6946" w:type="dxa"/>
            <w:tcBorders>
              <w:top w:val="single" w:sz="12" w:space="0" w:color="ED7D31" w:themeColor="accent2"/>
              <w:bottom w:val="single" w:sz="2" w:space="0" w:color="auto"/>
              <w:right w:val="nil"/>
            </w:tcBorders>
            <w:shd w:val="clear" w:color="auto" w:fill="auto"/>
            <w:noWrap/>
          </w:tcPr>
          <w:p w14:paraId="68CE764D" w14:textId="6CE6AF7F" w:rsidR="00CD1728" w:rsidRPr="00C33CAA" w:rsidRDefault="00C33CAA" w:rsidP="004017A0">
            <w:pPr>
              <w:spacing w:after="0" w:line="240" w:lineRule="auto"/>
              <w:rPr>
                <w:rFonts w:eastAsia="Times New Roman" w:cstheme="minorHAnsi"/>
                <w:color w:val="000000"/>
                <w:sz w:val="20"/>
                <w:szCs w:val="20"/>
                <w:lang w:eastAsia="en-AU"/>
              </w:rPr>
            </w:pPr>
            <w:r w:rsidRPr="00C33CAA">
              <w:rPr>
                <w:rFonts w:cstheme="minorHAnsi"/>
                <w:sz w:val="20"/>
                <w:szCs w:val="20"/>
              </w:rPr>
              <w:t xml:space="preserve">PN.3 </w:t>
            </w:r>
            <w:hyperlink w:anchor="_Particulate_Nutrients_Research" w:history="1">
              <w:r w:rsidR="00CD1728" w:rsidRPr="00C33CAA">
                <w:rPr>
                  <w:rStyle w:val="Hyperlink"/>
                  <w:rFonts w:cstheme="minorHAnsi"/>
                  <w:bCs/>
                  <w:sz w:val="20"/>
                  <w:szCs w:val="20"/>
                </w:rPr>
                <w:t>What are the primary catchment sources of end-of-catchment bioavailable nutrient loads?</w:t>
              </w:r>
            </w:hyperlink>
            <w:r w:rsidR="00CD1728" w:rsidRPr="00C33CAA">
              <w:rPr>
                <w:rFonts w:cstheme="minorHAnsi"/>
                <w:color w:val="000000"/>
                <w:sz w:val="20"/>
                <w:szCs w:val="20"/>
              </w:rPr>
              <w:br/>
            </w:r>
            <w:r w:rsidR="00CD1728" w:rsidRPr="00C33CAA">
              <w:rPr>
                <w:rFonts w:cstheme="minorHAnsi"/>
                <w:i/>
                <w:color w:val="000000"/>
                <w:sz w:val="20"/>
                <w:szCs w:val="20"/>
              </w:rPr>
              <w:t>Key concepts: key sources, land use, nitrogen and phosphorus forms, carbon, particle size, generation rates, anthropogenic load, isotope studies, prioritisation and targeting.</w:t>
            </w:r>
          </w:p>
        </w:tc>
        <w:tc>
          <w:tcPr>
            <w:tcW w:w="6946" w:type="dxa"/>
            <w:gridSpan w:val="2"/>
            <w:tcBorders>
              <w:top w:val="single" w:sz="12" w:space="0" w:color="ED7D31" w:themeColor="accent2"/>
              <w:left w:val="nil"/>
              <w:bottom w:val="single" w:sz="2" w:space="0" w:color="auto"/>
            </w:tcBorders>
            <w:shd w:val="clear" w:color="auto" w:fill="auto"/>
          </w:tcPr>
          <w:p w14:paraId="539D5C09" w14:textId="4B3C7D85" w:rsidR="00CD1728" w:rsidRPr="00C33CAA" w:rsidRDefault="00C33CAA" w:rsidP="00CD1728">
            <w:pPr>
              <w:spacing w:after="0" w:line="240" w:lineRule="auto"/>
              <w:rPr>
                <w:rFonts w:cstheme="minorHAnsi"/>
                <w:bCs/>
                <w:color w:val="000000"/>
                <w:sz w:val="20"/>
                <w:szCs w:val="20"/>
              </w:rPr>
            </w:pPr>
            <w:r w:rsidRPr="00C33CAA">
              <w:rPr>
                <w:rFonts w:cstheme="minorHAnsi"/>
                <w:sz w:val="20"/>
                <w:szCs w:val="20"/>
              </w:rPr>
              <w:t xml:space="preserve">PN.4 </w:t>
            </w:r>
            <w:hyperlink w:anchor="_Particulate_Nutrients_Research" w:history="1">
              <w:r w:rsidR="00CD1728" w:rsidRPr="00C33CAA">
                <w:rPr>
                  <w:rStyle w:val="Hyperlink"/>
                  <w:rFonts w:cstheme="minorHAnsi"/>
                  <w:bCs/>
                  <w:sz w:val="20"/>
                  <w:szCs w:val="20"/>
                </w:rPr>
                <w:t>What contribution of the end of catchment bioavailable nutrient load comes from landscape erosion, including surface (hillslope erosion) and sub-surface erosion (gullies and streambanks)?</w:t>
              </w:r>
            </w:hyperlink>
          </w:p>
          <w:p w14:paraId="56E0ACF8" w14:textId="77777777" w:rsidR="00CD1728" w:rsidRPr="00C33CAA" w:rsidRDefault="00CD1728" w:rsidP="004017A0">
            <w:pPr>
              <w:spacing w:after="0" w:line="240" w:lineRule="auto"/>
              <w:rPr>
                <w:rFonts w:eastAsia="Times New Roman" w:cstheme="minorHAnsi"/>
                <w:color w:val="000000"/>
                <w:sz w:val="20"/>
                <w:szCs w:val="20"/>
                <w:lang w:eastAsia="en-AU"/>
              </w:rPr>
            </w:pPr>
            <w:r w:rsidRPr="00C33CAA">
              <w:rPr>
                <w:rFonts w:cstheme="minorHAnsi"/>
                <w:color w:val="000000"/>
                <w:sz w:val="20"/>
                <w:szCs w:val="20"/>
              </w:rPr>
              <w:t>K</w:t>
            </w:r>
            <w:r w:rsidRPr="00C33CAA">
              <w:rPr>
                <w:rFonts w:cstheme="minorHAnsi"/>
                <w:i/>
                <w:color w:val="000000"/>
                <w:sz w:val="20"/>
                <w:szCs w:val="20"/>
              </w:rPr>
              <w:t>ey concepts: key sources, estimated yields, bioavailable nutrients, isotope studies, prioritisation and targeting.</w:t>
            </w:r>
          </w:p>
        </w:tc>
      </w:tr>
    </w:tbl>
    <w:p w14:paraId="72BD89A2" w14:textId="77777777" w:rsidR="0032745C" w:rsidRDefault="0032745C" w:rsidP="00467EB6">
      <w:bookmarkStart w:id="66" w:name="_Toc517797034"/>
      <w:bookmarkStart w:id="67" w:name="_Toc517872828"/>
    </w:p>
    <w:p w14:paraId="546FABA1" w14:textId="2057A6F2" w:rsidR="00F117FA" w:rsidRPr="005D0E18" w:rsidRDefault="0032745C" w:rsidP="00011AEB">
      <w:pPr>
        <w:pStyle w:val="Heading2"/>
        <w:pBdr>
          <w:top w:val="single" w:sz="2" w:space="1" w:color="D0CECE" w:themeColor="background2" w:themeShade="E6"/>
        </w:pBdr>
      </w:pPr>
      <w:bookmarkStart w:id="68" w:name="_Pesticides_and_other"/>
      <w:bookmarkEnd w:id="68"/>
      <w:r>
        <w:br w:type="column"/>
      </w:r>
      <w:r w:rsidR="00E64B0B">
        <w:lastRenderedPageBreak/>
        <mc:AlternateContent>
          <mc:Choice Requires="wps">
            <w:drawing>
              <wp:anchor distT="0" distB="0" distL="114300" distR="114300" simplePos="0" relativeHeight="251703296" behindDoc="0" locked="0" layoutInCell="1" allowOverlap="1" wp14:anchorId="59EFCCB1" wp14:editId="348483C9">
                <wp:simplePos x="0" y="0"/>
                <wp:positionH relativeFrom="column">
                  <wp:posOffset>7144922</wp:posOffset>
                </wp:positionH>
                <wp:positionV relativeFrom="paragraph">
                  <wp:posOffset>8890</wp:posOffset>
                </wp:positionV>
                <wp:extent cx="1764000" cy="396000"/>
                <wp:effectExtent l="0" t="0" r="0" b="4445"/>
                <wp:wrapNone/>
                <wp:docPr id="27" name="Text Box 27"/>
                <wp:cNvGraphicFramePr/>
                <a:graphic xmlns:a="http://schemas.openxmlformats.org/drawingml/2006/main">
                  <a:graphicData uri="http://schemas.microsoft.com/office/word/2010/wordprocessingShape">
                    <wps:wsp>
                      <wps:cNvSpPr txBox="1"/>
                      <wps:spPr>
                        <a:xfrm>
                          <a:off x="0" y="0"/>
                          <a:ext cx="1764000" cy="396000"/>
                        </a:xfrm>
                        <a:prstGeom prst="rect">
                          <a:avLst/>
                        </a:prstGeom>
                        <a:noFill/>
                        <a:ln w="6350">
                          <a:noFill/>
                        </a:ln>
                      </wps:spPr>
                      <wps:txbx>
                        <w:txbxContent>
                          <w:p w14:paraId="0192A560" w14:textId="77777777" w:rsidR="00AD4840" w:rsidRPr="00E64B0B" w:rsidRDefault="00AD4840" w:rsidP="00E64B0B">
                            <w:pPr>
                              <w:spacing w:after="0"/>
                              <w:jc w:val="right"/>
                              <w:rPr>
                                <w:rStyle w:val="Hyperlink"/>
                                <w:rFonts w:ascii="Century Gothic" w:hAnsi="Century Gothic"/>
                                <w:sz w:val="18"/>
                              </w:rPr>
                            </w:pPr>
                            <w:r>
                              <w:rPr>
                                <w:rFonts w:ascii="Century Gothic" w:hAnsi="Century Gothic"/>
                                <w:sz w:val="18"/>
                              </w:rPr>
                              <w:fldChar w:fldCharType="begin"/>
                            </w:r>
                            <w:r>
                              <w:rPr>
                                <w:rFonts w:ascii="Century Gothic" w:hAnsi="Century Gothic"/>
                                <w:sz w:val="18"/>
                              </w:rPr>
                              <w:instrText xml:space="preserve"> HYPERLINK  \l "_Highest_priority_knowledge" </w:instrText>
                            </w:r>
                            <w:r>
                              <w:rPr>
                                <w:rFonts w:ascii="Century Gothic" w:hAnsi="Century Gothic"/>
                                <w:sz w:val="18"/>
                              </w:rPr>
                              <w:fldChar w:fldCharType="separate"/>
                            </w:r>
                            <w:r w:rsidRPr="00E64B0B">
                              <w:rPr>
                                <w:rStyle w:val="Hyperlink"/>
                                <w:rFonts w:ascii="Century Gothic" w:hAnsi="Century Gothic"/>
                                <w:sz w:val="18"/>
                              </w:rPr>
                              <w:t>Back to Executive Summary</w:t>
                            </w:r>
                          </w:p>
                          <w:p w14:paraId="71DEFD62" w14:textId="77777777" w:rsidR="00AD4840" w:rsidRPr="00E64B0B" w:rsidRDefault="00AD4840" w:rsidP="00E64B0B">
                            <w:pPr>
                              <w:spacing w:after="0"/>
                              <w:jc w:val="right"/>
                              <w:rPr>
                                <w:rFonts w:ascii="Century Gothic" w:hAnsi="Century Gothic"/>
                                <w:sz w:val="18"/>
                              </w:rPr>
                            </w:pPr>
                            <w:r>
                              <w:rPr>
                                <w:rFonts w:ascii="Century Gothic" w:hAnsi="Century Gothic"/>
                                <w:sz w:val="18"/>
                              </w:rPr>
                              <w:fldChar w:fldCharType="end"/>
                            </w:r>
                            <w:hyperlink w:anchor="_Research_themes" w:history="1">
                              <w:r w:rsidRPr="00E64B0B">
                                <w:rPr>
                                  <w:rStyle w:val="Hyperlink"/>
                                  <w:rFonts w:ascii="Century Gothic" w:hAnsi="Century Gothic"/>
                                  <w:sz w:val="18"/>
                                </w:rPr>
                                <w:t>Back to Research Themes</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EFCCB1" id="Text Box 27" o:spid="_x0000_s1038" type="#_x0000_t202" style="position:absolute;margin-left:562.6pt;margin-top:.7pt;width:138.9pt;height:31.2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" filled="f" stroked="f" strokeweight=".5pt">
                <v:textbox>
                  <w:txbxContent>
                    <w:p w14:paraId="0192A560" w14:textId="77777777" w:rsidR="00AD4840" w:rsidRPr="00E64B0B" w:rsidRDefault="00AD4840" w:rsidP="00E64B0B">
                      <w:pPr>
                        <w:spacing w:after="0"/>
                        <w:jc w:val="right"/>
                        <w:rPr>
                          <w:rStyle w:val="Hyperlink"/>
                          <w:rFonts w:ascii="Century Gothic" w:hAnsi="Century Gothic"/>
                          <w:sz w:val="18"/>
                        </w:rPr>
                      </w:pPr>
                      <w:r>
                        <w:rPr>
                          <w:rFonts w:ascii="Century Gothic" w:hAnsi="Century Gothic"/>
                          <w:sz w:val="18"/>
                        </w:rPr>
                        <w:fldChar w:fldCharType="begin"/>
                      </w:r>
                      <w:r>
                        <w:rPr>
                          <w:rFonts w:ascii="Century Gothic" w:hAnsi="Century Gothic"/>
                          <w:sz w:val="18"/>
                        </w:rPr>
                        <w:instrText xml:space="preserve"> HYPERLINK  \l "_Highest_priority_knowledge" </w:instrText>
                      </w:r>
                      <w:r>
                        <w:rPr>
                          <w:rFonts w:ascii="Century Gothic" w:hAnsi="Century Gothic"/>
                          <w:sz w:val="18"/>
                        </w:rPr>
                        <w:fldChar w:fldCharType="separate"/>
                      </w:r>
                      <w:r w:rsidRPr="00E64B0B">
                        <w:rPr>
                          <w:rStyle w:val="Hyperlink"/>
                          <w:rFonts w:ascii="Century Gothic" w:hAnsi="Century Gothic"/>
                          <w:sz w:val="18"/>
                        </w:rPr>
                        <w:t>Back to Executive Summary</w:t>
                      </w:r>
                    </w:p>
                    <w:p w14:paraId="71DEFD62" w14:textId="77777777" w:rsidR="00AD4840" w:rsidRPr="00E64B0B" w:rsidRDefault="00AD4840" w:rsidP="00E64B0B">
                      <w:pPr>
                        <w:spacing w:after="0"/>
                        <w:jc w:val="right"/>
                        <w:rPr>
                          <w:rFonts w:ascii="Century Gothic" w:hAnsi="Century Gothic"/>
                          <w:sz w:val="18"/>
                        </w:rPr>
                      </w:pPr>
                      <w:r>
                        <w:rPr>
                          <w:rFonts w:ascii="Century Gothic" w:hAnsi="Century Gothic"/>
                          <w:sz w:val="18"/>
                        </w:rPr>
                        <w:fldChar w:fldCharType="end"/>
                      </w:r>
                      <w:hyperlink w:anchor="_Research_themes" w:history="1">
                        <w:r w:rsidRPr="00E64B0B">
                          <w:rPr>
                            <w:rStyle w:val="Hyperlink"/>
                            <w:rFonts w:ascii="Century Gothic" w:hAnsi="Century Gothic"/>
                            <w:sz w:val="18"/>
                          </w:rPr>
                          <w:t>Back to Research Themes</w:t>
                        </w:r>
                      </w:hyperlink>
                    </w:p>
                  </w:txbxContent>
                </v:textbox>
              </v:shape>
            </w:pict>
          </mc:Fallback>
        </mc:AlternateContent>
      </w:r>
      <w:r w:rsidR="00F117FA">
        <w:t xml:space="preserve">Pesticides and </w:t>
      </w:r>
      <w:r w:rsidR="00135E43">
        <w:t>o</w:t>
      </w:r>
      <w:r w:rsidR="00F117FA">
        <w:t xml:space="preserve">ther </w:t>
      </w:r>
      <w:r w:rsidR="00135E43">
        <w:t>p</w:t>
      </w:r>
      <w:r w:rsidR="00F117FA">
        <w:t>ollutants</w:t>
      </w:r>
      <w:bookmarkEnd w:id="66"/>
      <w:bookmarkEnd w:id="67"/>
    </w:p>
    <w:p w14:paraId="49761BD2" w14:textId="4833694D" w:rsidR="00F117FA" w:rsidRDefault="00D1503E" w:rsidP="003F715B">
      <w:pPr>
        <w:autoSpaceDE w:val="0"/>
        <w:autoSpaceDN w:val="0"/>
        <w:adjustRightInd w:val="0"/>
        <w:spacing w:after="0" w:line="240" w:lineRule="auto"/>
        <w:jc w:val="both"/>
        <w:rPr>
          <w:rFonts w:asciiTheme="majorHAnsi" w:hAnsiTheme="majorHAnsi" w:cstheme="majorHAnsi"/>
        </w:rPr>
      </w:pPr>
      <w:r w:rsidRPr="00D1503E">
        <w:rPr>
          <w:rFonts w:asciiTheme="majorHAnsi" w:hAnsiTheme="majorHAnsi" w:cstheme="majorHAnsi"/>
          <w:noProof/>
          <w:lang w:eastAsia="en-AU"/>
        </w:rPr>
        <mc:AlternateContent>
          <mc:Choice Requires="wpg">
            <w:drawing>
              <wp:anchor distT="0" distB="0" distL="114300" distR="114300" simplePos="0" relativeHeight="251736064" behindDoc="0" locked="0" layoutInCell="1" allowOverlap="1" wp14:anchorId="42D10C63" wp14:editId="102BC7C0">
                <wp:simplePos x="0" y="0"/>
                <wp:positionH relativeFrom="column">
                  <wp:posOffset>6407883</wp:posOffset>
                </wp:positionH>
                <wp:positionV relativeFrom="paragraph">
                  <wp:posOffset>167666</wp:posOffset>
                </wp:positionV>
                <wp:extent cx="2176780" cy="2186940"/>
                <wp:effectExtent l="0" t="0" r="0" b="3810"/>
                <wp:wrapSquare wrapText="bothSides"/>
                <wp:docPr id="255" name="Group 44"/>
                <wp:cNvGraphicFramePr/>
                <a:graphic xmlns:a="http://schemas.openxmlformats.org/drawingml/2006/main">
                  <a:graphicData uri="http://schemas.microsoft.com/office/word/2010/wordprocessingGroup">
                    <wpg:wgp>
                      <wpg:cNvGrpSpPr/>
                      <wpg:grpSpPr>
                        <a:xfrm>
                          <a:off x="0" y="0"/>
                          <a:ext cx="2176780" cy="2186940"/>
                          <a:chOff x="0" y="0"/>
                          <a:chExt cx="1801518" cy="1726972"/>
                        </a:xfrm>
                      </wpg:grpSpPr>
                      <pic:pic xmlns:pic="http://schemas.openxmlformats.org/drawingml/2006/picture">
                        <pic:nvPicPr>
                          <pic:cNvPr id="256" name="Picture 256"/>
                          <pic:cNvPicPr>
                            <a:picLocks noChangeAspect="1"/>
                          </pic:cNvPicPr>
                        </pic:nvPicPr>
                        <pic:blipFill>
                          <a:blip r:embed="rId38"/>
                          <a:stretch>
                            <a:fillRect/>
                          </a:stretch>
                        </pic:blipFill>
                        <pic:spPr>
                          <a:xfrm>
                            <a:off x="893135" y="300566"/>
                            <a:ext cx="908383" cy="859611"/>
                          </a:xfrm>
                          <a:prstGeom prst="rect">
                            <a:avLst/>
                          </a:prstGeom>
                        </pic:spPr>
                      </pic:pic>
                      <pic:pic xmlns:pic="http://schemas.openxmlformats.org/drawingml/2006/picture">
                        <pic:nvPicPr>
                          <pic:cNvPr id="257" name="Picture 257"/>
                          <pic:cNvPicPr>
                            <a:picLocks noChangeAspect="1"/>
                          </pic:cNvPicPr>
                        </pic:nvPicPr>
                        <pic:blipFill>
                          <a:blip r:embed="rId39"/>
                          <a:stretch>
                            <a:fillRect/>
                          </a:stretch>
                        </pic:blipFill>
                        <pic:spPr>
                          <a:xfrm rot="5400000">
                            <a:off x="743770" y="-573074"/>
                            <a:ext cx="298730" cy="1444877"/>
                          </a:xfrm>
                          <a:prstGeom prst="rect">
                            <a:avLst/>
                          </a:prstGeom>
                        </pic:spPr>
                      </pic:pic>
                      <pic:pic xmlns:pic="http://schemas.openxmlformats.org/drawingml/2006/picture">
                        <pic:nvPicPr>
                          <pic:cNvPr id="258" name="Content Placeholder 3"/>
                          <pic:cNvPicPr>
                            <a:picLocks noChangeAspect="1"/>
                          </pic:cNvPicPr>
                        </pic:nvPicPr>
                        <pic:blipFill rotWithShape="1">
                          <a:blip r:embed="rId40"/>
                          <a:srcRect l="7759" t="56033" r="74546" b="20770"/>
                          <a:stretch/>
                        </pic:blipFill>
                        <pic:spPr>
                          <a:xfrm>
                            <a:off x="0" y="296894"/>
                            <a:ext cx="893135" cy="1430078"/>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41FD7466" id="Group 44" o:spid="_x0000_s1026" style="position:absolute;margin-left:504.55pt;margin-top:13.2pt;width:171.4pt;height:172.2pt;z-index:251736064;mso-width-relative:margin;mso-height-relative:margin" coordsize="18015,172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">
                <v:shape id="Picture 256" o:spid="_x0000_s1027" type="#_x0000_t75" style="position:absolute;left:8931;top:3005;width:9084;height:85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">
                  <v:imagedata r:id="rId44" o:title=""/>
                  <v:path arrowok="t"/>
                </v:shape>
                <v:shape id="Picture 257" o:spid="_x0000_s1028" type="#_x0000_t75" style="position:absolute;left:7437;top:-5731;width:2987;height:14449;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">
                  <v:imagedata r:id="rId45" o:title=""/>
                  <v:path arrowok="t"/>
                </v:shape>
                <v:shape id="Content Placeholder 3" o:spid="_x0000_s1029" type="#_x0000_t75" style="position:absolute;top:2968;width:8931;height:143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">
                  <v:imagedata r:id="rId46" o:title="" croptop="36722f" cropbottom="13612f" cropleft="5085f" cropright="48854f"/>
                  <v:path arrowok="t"/>
                </v:shape>
                <w10:wrap type="square"/>
              </v:group>
            </w:pict>
          </mc:Fallback>
        </mc:AlternateContent>
      </w:r>
    </w:p>
    <w:p w14:paraId="14942E8F" w14:textId="228C9E7F" w:rsidR="00F117FA" w:rsidRDefault="00D1503E" w:rsidP="004017A0">
      <w:pPr>
        <w:autoSpaceDE w:val="0"/>
        <w:autoSpaceDN w:val="0"/>
        <w:adjustRightInd w:val="0"/>
        <w:spacing w:after="0" w:line="240" w:lineRule="auto"/>
        <w:rPr>
          <w:rFonts w:asciiTheme="majorHAnsi" w:hAnsiTheme="majorHAnsi" w:cstheme="majorHAnsi"/>
        </w:rPr>
      </w:pPr>
      <w:r w:rsidRPr="00D1503E">
        <w:rPr>
          <w:rFonts w:asciiTheme="majorHAnsi" w:hAnsiTheme="majorHAnsi" w:cstheme="majorHAnsi"/>
          <w:noProof/>
          <w:lang w:eastAsia="en-AU"/>
        </w:rPr>
        <mc:AlternateContent>
          <mc:Choice Requires="wpg">
            <w:drawing>
              <wp:anchor distT="0" distB="0" distL="114300" distR="114300" simplePos="0" relativeHeight="251734016" behindDoc="0" locked="0" layoutInCell="1" allowOverlap="1" wp14:anchorId="62695123" wp14:editId="3BEC8FCF">
                <wp:simplePos x="0" y="0"/>
                <wp:positionH relativeFrom="column">
                  <wp:posOffset>3774424</wp:posOffset>
                </wp:positionH>
                <wp:positionV relativeFrom="paragraph">
                  <wp:posOffset>6912</wp:posOffset>
                </wp:positionV>
                <wp:extent cx="2673350" cy="1762760"/>
                <wp:effectExtent l="0" t="0" r="0" b="0"/>
                <wp:wrapSquare wrapText="bothSides"/>
                <wp:docPr id="250" name="Group 43"/>
                <wp:cNvGraphicFramePr/>
                <a:graphic xmlns:a="http://schemas.openxmlformats.org/drawingml/2006/main">
                  <a:graphicData uri="http://schemas.microsoft.com/office/word/2010/wordprocessingGroup">
                    <wpg:wgp>
                      <wpg:cNvGrpSpPr/>
                      <wpg:grpSpPr>
                        <a:xfrm>
                          <a:off x="0" y="0"/>
                          <a:ext cx="2673350" cy="1762760"/>
                          <a:chOff x="0" y="0"/>
                          <a:chExt cx="2363402" cy="1510313"/>
                        </a:xfrm>
                      </wpg:grpSpPr>
                      <pic:pic xmlns:pic="http://schemas.openxmlformats.org/drawingml/2006/picture">
                        <pic:nvPicPr>
                          <pic:cNvPr id="251" name="Picture 251"/>
                          <pic:cNvPicPr>
                            <a:picLocks noChangeAspect="1"/>
                          </pic:cNvPicPr>
                        </pic:nvPicPr>
                        <pic:blipFill>
                          <a:blip r:embed="rId56"/>
                          <a:stretch>
                            <a:fillRect/>
                          </a:stretch>
                        </pic:blipFill>
                        <pic:spPr>
                          <a:xfrm>
                            <a:off x="0" y="328737"/>
                            <a:ext cx="2274005" cy="475529"/>
                          </a:xfrm>
                          <a:prstGeom prst="rect">
                            <a:avLst/>
                          </a:prstGeom>
                        </pic:spPr>
                      </pic:pic>
                      <wpg:grpSp>
                        <wpg:cNvPr id="252" name="Group 252"/>
                        <wpg:cNvGrpSpPr/>
                        <wpg:grpSpPr>
                          <a:xfrm>
                            <a:off x="37598" y="0"/>
                            <a:ext cx="2325804" cy="1510313"/>
                            <a:chOff x="37598" y="0"/>
                            <a:chExt cx="2325804" cy="1510313"/>
                          </a:xfrm>
                        </wpg:grpSpPr>
                        <pic:pic xmlns:pic="http://schemas.openxmlformats.org/drawingml/2006/picture">
                          <pic:nvPicPr>
                            <pic:cNvPr id="253" name="Picture 253"/>
                            <pic:cNvPicPr>
                              <a:picLocks noChangeAspect="1"/>
                            </pic:cNvPicPr>
                          </pic:nvPicPr>
                          <pic:blipFill>
                            <a:blip r:embed="rId30"/>
                            <a:stretch>
                              <a:fillRect/>
                            </a:stretch>
                          </pic:blipFill>
                          <pic:spPr>
                            <a:xfrm rot="5400000">
                              <a:off x="987639" y="-362744"/>
                              <a:ext cx="298730" cy="1024217"/>
                            </a:xfrm>
                            <a:prstGeom prst="rect">
                              <a:avLst/>
                            </a:prstGeom>
                          </pic:spPr>
                        </pic:pic>
                        <wps:wsp>
                          <wps:cNvPr id="254" name="Rectangle 254"/>
                          <wps:cNvSpPr/>
                          <wps:spPr>
                            <a:xfrm>
                              <a:off x="37598" y="802427"/>
                              <a:ext cx="2325804" cy="707886"/>
                            </a:xfrm>
                            <a:prstGeom prst="rect">
                              <a:avLst/>
                            </a:prstGeom>
                          </wps:spPr>
                          <wps:txbx>
                            <w:txbxContent>
                              <w:p w14:paraId="067CE04A" w14:textId="5A31D780" w:rsidR="00AD4840" w:rsidRPr="004B6FB6" w:rsidRDefault="00AD4840" w:rsidP="00D1503E">
                                <w:pPr>
                                  <w:pStyle w:val="NormalWeb"/>
                                  <w:spacing w:before="0" w:beforeAutospacing="0" w:after="0" w:afterAutospacing="0"/>
                                  <w:rPr>
                                    <w:sz w:val="20"/>
                                    <w:szCs w:val="20"/>
                                  </w:rPr>
                                </w:pPr>
                                <w:r w:rsidRPr="004B6FB6">
                                  <w:rPr>
                                    <w:rFonts w:ascii="Calibri Light" w:eastAsia="Calibri" w:hAnsi="Calibri Light" w:cstheme="minorBidi"/>
                                    <w:color w:val="000000" w:themeColor="text1"/>
                                    <w:kern w:val="24"/>
                                    <w:sz w:val="20"/>
                                    <w:szCs w:val="20"/>
                                  </w:rPr>
                                  <w:t xml:space="preserve">The pesticide and other pollutants knowledge needs were prioritised based on these </w:t>
                                </w:r>
                                <w:hyperlink r:id="rId57" w:history="1">
                                  <w:r w:rsidRPr="004B6FB6">
                                    <w:rPr>
                                      <w:rStyle w:val="Hyperlink"/>
                                      <w:rFonts w:asciiTheme="majorHAnsi" w:hAnsiTheme="majorHAnsi" w:cstheme="majorHAnsi"/>
                                      <w:sz w:val="20"/>
                                      <w:szCs w:val="20"/>
                                    </w:rPr>
                                    <w:t>Reef 2050 Water Quality Improvement Plan targets</w:t>
                                  </w:r>
                                </w:hyperlink>
                                <w:r w:rsidRPr="004B6FB6">
                                  <w:rPr>
                                    <w:rFonts w:ascii="Calibri Light" w:eastAsia="Calibri" w:hAnsi="Calibri Light" w:cstheme="minorBidi"/>
                                    <w:color w:val="000000" w:themeColor="text1"/>
                                    <w:kern w:val="24"/>
                                    <w:sz w:val="20"/>
                                    <w:szCs w:val="20"/>
                                  </w:rPr>
                                  <w:t>.</w:t>
                                </w:r>
                              </w:p>
                            </w:txbxContent>
                          </wps:txbx>
                          <wps:bodyPr wrap="square">
                            <a:noAutofit/>
                          </wps:bodyPr>
                        </wps:wsp>
                      </wpg:grpSp>
                    </wpg:wgp>
                  </a:graphicData>
                </a:graphic>
                <wp14:sizeRelH relativeFrom="margin">
                  <wp14:pctWidth>0</wp14:pctWidth>
                </wp14:sizeRelH>
                <wp14:sizeRelV relativeFrom="margin">
                  <wp14:pctHeight>0</wp14:pctHeight>
                </wp14:sizeRelV>
              </wp:anchor>
            </w:drawing>
          </mc:Choice>
          <mc:Fallback>
            <w:pict>
              <v:group w14:anchorId="62695123" id="Group 43" o:spid="_x0000_s1039" style="position:absolute;margin-left:297.2pt;margin-top:.55pt;width:210.5pt;height:138.8pt;z-index:251734016;mso-width-relative:margin;mso-height-relative:margin" coordsize="23634,151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">
                <v:shape id="Picture 251" o:spid="_x0000_s1040" type="#_x0000_t75" style="position:absolute;top:3287;width:22740;height:47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">
                  <v:imagedata r:id="rId58" o:title=""/>
                  <v:path arrowok="t"/>
                </v:shape>
                <v:group id="Group 252" o:spid="_x0000_s1041" style="position:absolute;left:375;width:23259;height:15103" coordorigin="375" coordsize="23258,151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">
                  <v:shape id="Picture 253" o:spid="_x0000_s1042" type="#_x0000_t75" style="position:absolute;left:9876;top:-3628;width:2987;height:10243;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">
                    <v:imagedata r:id="rId33" o:title=""/>
                    <v:path arrowok="t"/>
                  </v:shape>
                  <v:rect id="Rectangle 254" o:spid="_x0000_s1043" style="position:absolute;left:375;top:8024;width:23259;height:7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" filled="f" stroked="f">
                    <v:textbox>
                      <w:txbxContent>
                        <w:p w14:paraId="067CE04A" w14:textId="5A31D780" w:rsidR="00AD4840" w:rsidRPr="004B6FB6" w:rsidRDefault="00AD4840" w:rsidP="00D1503E">
                          <w:pPr>
                            <w:pStyle w:val="NormalWeb"/>
                            <w:spacing w:before="0" w:beforeAutospacing="0" w:after="0" w:afterAutospacing="0"/>
                            <w:rPr>
                              <w:sz w:val="20"/>
                              <w:szCs w:val="20"/>
                            </w:rPr>
                          </w:pPr>
                          <w:r w:rsidRPr="004B6FB6">
                            <w:rPr>
                              <w:rFonts w:ascii="Calibri Light" w:eastAsia="Calibri" w:hAnsi="Calibri Light" w:cstheme="minorBidi"/>
                              <w:color w:val="000000" w:themeColor="text1"/>
                              <w:kern w:val="24"/>
                              <w:sz w:val="20"/>
                              <w:szCs w:val="20"/>
                            </w:rPr>
                            <w:t xml:space="preserve">The pesticide and other pollutants knowledge needs were prioritised based on these </w:t>
                          </w:r>
                          <w:hyperlink r:id="rId59" w:history="1">
                            <w:r w:rsidRPr="004B6FB6">
                              <w:rPr>
                                <w:rStyle w:val="Hyperlink"/>
                                <w:rFonts w:asciiTheme="majorHAnsi" w:hAnsiTheme="majorHAnsi" w:cstheme="majorHAnsi"/>
                                <w:sz w:val="20"/>
                                <w:szCs w:val="20"/>
                              </w:rPr>
                              <w:t>Reef 2050 Water Quality Improvement Plan targets</w:t>
                            </w:r>
                          </w:hyperlink>
                          <w:r w:rsidRPr="004B6FB6">
                            <w:rPr>
                              <w:rFonts w:ascii="Calibri Light" w:eastAsia="Calibri" w:hAnsi="Calibri Light" w:cstheme="minorBidi"/>
                              <w:color w:val="000000" w:themeColor="text1"/>
                              <w:kern w:val="24"/>
                              <w:sz w:val="20"/>
                              <w:szCs w:val="20"/>
                            </w:rPr>
                            <w:t>.</w:t>
                          </w:r>
                        </w:p>
                      </w:txbxContent>
                    </v:textbox>
                  </v:rect>
                </v:group>
                <w10:wrap type="square"/>
              </v:group>
            </w:pict>
          </mc:Fallback>
        </mc:AlternateContent>
      </w:r>
      <w:r w:rsidR="00F117FA" w:rsidRPr="00B8706A">
        <w:rPr>
          <w:rFonts w:asciiTheme="majorHAnsi" w:hAnsiTheme="majorHAnsi" w:cstheme="majorHAnsi"/>
        </w:rPr>
        <w:t xml:space="preserve">This </w:t>
      </w:r>
      <w:r>
        <w:rPr>
          <w:rFonts w:asciiTheme="majorHAnsi" w:hAnsiTheme="majorHAnsi" w:cstheme="majorHAnsi"/>
        </w:rPr>
        <w:t xml:space="preserve">research </w:t>
      </w:r>
      <w:r w:rsidR="00F117FA" w:rsidRPr="00B8706A">
        <w:rPr>
          <w:rFonts w:asciiTheme="majorHAnsi" w:hAnsiTheme="majorHAnsi" w:cstheme="majorHAnsi"/>
        </w:rPr>
        <w:t xml:space="preserve">theme covered all identified </w:t>
      </w:r>
      <w:r w:rsidR="000E37CE">
        <w:rPr>
          <w:rFonts w:asciiTheme="majorHAnsi" w:hAnsiTheme="majorHAnsi" w:cstheme="majorHAnsi"/>
        </w:rPr>
        <w:t>knowledge needs</w:t>
      </w:r>
      <w:r w:rsidR="00F117FA" w:rsidRPr="00B8706A">
        <w:rPr>
          <w:rFonts w:asciiTheme="majorHAnsi" w:hAnsiTheme="majorHAnsi" w:cstheme="majorHAnsi"/>
        </w:rPr>
        <w:t xml:space="preserve"> associated with </w:t>
      </w:r>
      <w:r w:rsidR="00F117FA">
        <w:rPr>
          <w:rFonts w:asciiTheme="majorHAnsi" w:hAnsiTheme="majorHAnsi" w:cstheme="majorHAnsi"/>
        </w:rPr>
        <w:t xml:space="preserve">pesticides and other pollutants </w:t>
      </w:r>
      <w:r w:rsidR="00F117FA" w:rsidRPr="00B8706A">
        <w:rPr>
          <w:rFonts w:asciiTheme="majorHAnsi" w:hAnsiTheme="majorHAnsi" w:cstheme="majorHAnsi"/>
        </w:rPr>
        <w:t xml:space="preserve">from </w:t>
      </w:r>
      <w:r w:rsidR="00F117FA">
        <w:rPr>
          <w:rFonts w:asciiTheme="majorHAnsi" w:hAnsiTheme="majorHAnsi" w:cstheme="majorHAnsi"/>
        </w:rPr>
        <w:t>their</w:t>
      </w:r>
      <w:r w:rsidR="00F117FA" w:rsidRPr="00B8706A">
        <w:rPr>
          <w:rFonts w:asciiTheme="majorHAnsi" w:hAnsiTheme="majorHAnsi" w:cstheme="majorHAnsi"/>
        </w:rPr>
        <w:t xml:space="preserve"> source to</w:t>
      </w:r>
      <w:r w:rsidR="00F117FA">
        <w:rPr>
          <w:rFonts w:asciiTheme="majorHAnsi" w:hAnsiTheme="majorHAnsi" w:cstheme="majorHAnsi"/>
        </w:rPr>
        <w:t xml:space="preserve"> their</w:t>
      </w:r>
      <w:r w:rsidR="00F117FA" w:rsidRPr="00B8706A">
        <w:rPr>
          <w:rFonts w:asciiTheme="majorHAnsi" w:hAnsiTheme="majorHAnsi" w:cstheme="majorHAnsi"/>
        </w:rPr>
        <w:t xml:space="preserve"> transport to the Reef. </w:t>
      </w:r>
      <w:r w:rsidR="00F117FA">
        <w:rPr>
          <w:rFonts w:asciiTheme="majorHAnsi" w:hAnsiTheme="majorHAnsi" w:cstheme="majorHAnsi"/>
        </w:rPr>
        <w:t xml:space="preserve">Other pollutants were those identified in the </w:t>
      </w:r>
      <w:r w:rsidR="00945FA0">
        <w:rPr>
          <w:rFonts w:asciiTheme="majorHAnsi" w:hAnsiTheme="majorHAnsi" w:cstheme="majorHAnsi"/>
        </w:rPr>
        <w:t xml:space="preserve">2017 </w:t>
      </w:r>
      <w:r w:rsidR="00F117FA">
        <w:rPr>
          <w:rFonts w:asciiTheme="majorHAnsi" w:hAnsiTheme="majorHAnsi" w:cstheme="majorHAnsi"/>
        </w:rPr>
        <w:t xml:space="preserve">Scientific Consensus Statement as ‘Emerging Contaminants’ and included plastics, marine debris, </w:t>
      </w:r>
      <w:r w:rsidR="00F117FA" w:rsidRPr="00CE2267">
        <w:rPr>
          <w:rFonts w:asciiTheme="majorHAnsi" w:hAnsiTheme="majorHAnsi" w:cstheme="majorHAnsi"/>
        </w:rPr>
        <w:t>antifouling paints, person</w:t>
      </w:r>
      <w:r w:rsidR="00F117FA">
        <w:rPr>
          <w:rFonts w:asciiTheme="majorHAnsi" w:hAnsiTheme="majorHAnsi" w:cstheme="majorHAnsi"/>
        </w:rPr>
        <w:t>al care products, nanomaterials and</w:t>
      </w:r>
      <w:r w:rsidR="00F117FA" w:rsidRPr="00CE2267">
        <w:rPr>
          <w:rFonts w:asciiTheme="majorHAnsi" w:hAnsiTheme="majorHAnsi" w:cstheme="majorHAnsi"/>
        </w:rPr>
        <w:t xml:space="preserve"> PFOS/PFAS</w:t>
      </w:r>
      <w:r w:rsidR="00F117FA">
        <w:rPr>
          <w:rFonts w:asciiTheme="majorHAnsi" w:hAnsiTheme="majorHAnsi" w:cstheme="majorHAnsi"/>
        </w:rPr>
        <w:t>.</w:t>
      </w:r>
      <w:r w:rsidR="00F117FA" w:rsidRPr="00B8706A">
        <w:rPr>
          <w:rFonts w:asciiTheme="majorHAnsi" w:hAnsiTheme="majorHAnsi" w:cstheme="majorHAnsi"/>
        </w:rPr>
        <w:t xml:space="preserve"> Ecological impacts of </w:t>
      </w:r>
      <w:r w:rsidR="00F117FA">
        <w:rPr>
          <w:rFonts w:asciiTheme="majorHAnsi" w:hAnsiTheme="majorHAnsi" w:cstheme="majorHAnsi"/>
        </w:rPr>
        <w:t xml:space="preserve">pesticides and other pollutants </w:t>
      </w:r>
      <w:r w:rsidR="00F117FA" w:rsidRPr="00B8706A">
        <w:rPr>
          <w:rFonts w:asciiTheme="majorHAnsi" w:hAnsiTheme="majorHAnsi" w:cstheme="majorHAnsi"/>
        </w:rPr>
        <w:t xml:space="preserve">on </w:t>
      </w:r>
      <w:r w:rsidR="00F117FA">
        <w:rPr>
          <w:rFonts w:asciiTheme="majorHAnsi" w:hAnsiTheme="majorHAnsi" w:cstheme="majorHAnsi"/>
        </w:rPr>
        <w:t>G</w:t>
      </w:r>
      <w:r w:rsidR="00135E43">
        <w:rPr>
          <w:rFonts w:asciiTheme="majorHAnsi" w:hAnsiTheme="majorHAnsi" w:cstheme="majorHAnsi"/>
        </w:rPr>
        <w:t xml:space="preserve">reat </w:t>
      </w:r>
      <w:r w:rsidR="00F117FA">
        <w:rPr>
          <w:rFonts w:asciiTheme="majorHAnsi" w:hAnsiTheme="majorHAnsi" w:cstheme="majorHAnsi"/>
        </w:rPr>
        <w:t>B</w:t>
      </w:r>
      <w:r w:rsidR="00135E43">
        <w:rPr>
          <w:rFonts w:asciiTheme="majorHAnsi" w:hAnsiTheme="majorHAnsi" w:cstheme="majorHAnsi"/>
        </w:rPr>
        <w:t xml:space="preserve">arrier </w:t>
      </w:r>
      <w:r w:rsidR="00F117FA">
        <w:rPr>
          <w:rFonts w:asciiTheme="majorHAnsi" w:hAnsiTheme="majorHAnsi" w:cstheme="majorHAnsi"/>
        </w:rPr>
        <w:t>R</w:t>
      </w:r>
      <w:r w:rsidR="00135E43">
        <w:rPr>
          <w:rFonts w:asciiTheme="majorHAnsi" w:hAnsiTheme="majorHAnsi" w:cstheme="majorHAnsi"/>
        </w:rPr>
        <w:t>eef</w:t>
      </w:r>
      <w:r w:rsidR="00F117FA">
        <w:rPr>
          <w:rFonts w:asciiTheme="majorHAnsi" w:hAnsiTheme="majorHAnsi" w:cstheme="majorHAnsi"/>
        </w:rPr>
        <w:t xml:space="preserve"> </w:t>
      </w:r>
      <w:r w:rsidR="00F117FA" w:rsidRPr="00B8706A">
        <w:rPr>
          <w:rFonts w:asciiTheme="majorHAnsi" w:hAnsiTheme="majorHAnsi" w:cstheme="majorHAnsi"/>
        </w:rPr>
        <w:t xml:space="preserve">ecosystems were </w:t>
      </w:r>
      <w:r w:rsidR="00F117FA">
        <w:rPr>
          <w:rFonts w:asciiTheme="majorHAnsi" w:hAnsiTheme="majorHAnsi" w:cstheme="majorHAnsi"/>
        </w:rPr>
        <w:t xml:space="preserve">maintained within </w:t>
      </w:r>
      <w:r w:rsidR="00F117FA" w:rsidRPr="00B8706A">
        <w:rPr>
          <w:rFonts w:asciiTheme="majorHAnsi" w:hAnsiTheme="majorHAnsi" w:cstheme="majorHAnsi"/>
        </w:rPr>
        <w:t xml:space="preserve">this theme, but </w:t>
      </w:r>
      <w:r w:rsidR="00F117FA">
        <w:rPr>
          <w:rFonts w:asciiTheme="majorHAnsi" w:hAnsiTheme="majorHAnsi" w:cstheme="majorHAnsi"/>
        </w:rPr>
        <w:t xml:space="preserve">may also link with </w:t>
      </w:r>
      <w:r w:rsidR="000E37CE">
        <w:rPr>
          <w:rFonts w:asciiTheme="majorHAnsi" w:hAnsiTheme="majorHAnsi" w:cstheme="majorHAnsi"/>
        </w:rPr>
        <w:t>knowledge needs</w:t>
      </w:r>
      <w:r w:rsidR="00F117FA">
        <w:rPr>
          <w:rFonts w:asciiTheme="majorHAnsi" w:hAnsiTheme="majorHAnsi" w:cstheme="majorHAnsi"/>
        </w:rPr>
        <w:t xml:space="preserve"> grouped under</w:t>
      </w:r>
      <w:r w:rsidR="00F117FA" w:rsidRPr="00B8706A">
        <w:rPr>
          <w:rFonts w:asciiTheme="majorHAnsi" w:hAnsiTheme="majorHAnsi" w:cstheme="majorHAnsi"/>
        </w:rPr>
        <w:t xml:space="preserve"> </w:t>
      </w:r>
      <w:r w:rsidR="00135E43">
        <w:rPr>
          <w:rFonts w:asciiTheme="majorHAnsi" w:hAnsiTheme="majorHAnsi" w:cstheme="majorHAnsi"/>
        </w:rPr>
        <w:t>m</w:t>
      </w:r>
      <w:r w:rsidR="00F117FA" w:rsidRPr="00B8706A">
        <w:rPr>
          <w:rFonts w:asciiTheme="majorHAnsi" w:hAnsiTheme="majorHAnsi" w:cstheme="majorHAnsi"/>
        </w:rPr>
        <w:t xml:space="preserve">arine and </w:t>
      </w:r>
      <w:r w:rsidR="00135E43">
        <w:rPr>
          <w:rFonts w:asciiTheme="majorHAnsi" w:hAnsiTheme="majorHAnsi" w:cstheme="majorHAnsi"/>
        </w:rPr>
        <w:t>c</w:t>
      </w:r>
      <w:r w:rsidR="00F117FA" w:rsidRPr="00B8706A">
        <w:rPr>
          <w:rFonts w:asciiTheme="majorHAnsi" w:hAnsiTheme="majorHAnsi" w:cstheme="majorHAnsi"/>
        </w:rPr>
        <w:t xml:space="preserve">oastal and </w:t>
      </w:r>
      <w:r w:rsidR="00135E43">
        <w:rPr>
          <w:rFonts w:asciiTheme="majorHAnsi" w:hAnsiTheme="majorHAnsi" w:cstheme="majorHAnsi"/>
        </w:rPr>
        <w:t>w</w:t>
      </w:r>
      <w:r w:rsidR="00F117FA" w:rsidRPr="00B8706A">
        <w:rPr>
          <w:rFonts w:asciiTheme="majorHAnsi" w:hAnsiTheme="majorHAnsi" w:cstheme="majorHAnsi"/>
        </w:rPr>
        <w:t xml:space="preserve">etlands and </w:t>
      </w:r>
      <w:r w:rsidR="00135E43">
        <w:rPr>
          <w:rFonts w:asciiTheme="majorHAnsi" w:hAnsiTheme="majorHAnsi" w:cstheme="majorHAnsi"/>
        </w:rPr>
        <w:t>t</w:t>
      </w:r>
      <w:r w:rsidR="00F117FA" w:rsidRPr="00B8706A">
        <w:rPr>
          <w:rFonts w:asciiTheme="majorHAnsi" w:hAnsiTheme="majorHAnsi" w:cstheme="majorHAnsi"/>
        </w:rPr>
        <w:t xml:space="preserve">reatment </w:t>
      </w:r>
      <w:r w:rsidR="00135E43">
        <w:rPr>
          <w:rFonts w:asciiTheme="majorHAnsi" w:hAnsiTheme="majorHAnsi" w:cstheme="majorHAnsi"/>
        </w:rPr>
        <w:t>s</w:t>
      </w:r>
      <w:r w:rsidR="00F117FA" w:rsidRPr="00B8706A">
        <w:rPr>
          <w:rFonts w:asciiTheme="majorHAnsi" w:hAnsiTheme="majorHAnsi" w:cstheme="majorHAnsi"/>
        </w:rPr>
        <w:t xml:space="preserve">ystems. </w:t>
      </w:r>
    </w:p>
    <w:p w14:paraId="13CAD57B" w14:textId="30080EAD" w:rsidR="001922C5" w:rsidRDefault="001922C5" w:rsidP="00D1503E">
      <w:pPr>
        <w:autoSpaceDE w:val="0"/>
        <w:autoSpaceDN w:val="0"/>
        <w:adjustRightInd w:val="0"/>
        <w:spacing w:after="0" w:line="240" w:lineRule="auto"/>
        <w:jc w:val="both"/>
        <w:rPr>
          <w:rFonts w:asciiTheme="majorHAnsi" w:hAnsiTheme="majorHAnsi" w:cstheme="majorHAnsi"/>
        </w:rPr>
      </w:pPr>
    </w:p>
    <w:p w14:paraId="643FFA55" w14:textId="52D95C3A" w:rsidR="00D1503E" w:rsidRDefault="00D1503E" w:rsidP="00D1503E">
      <w:pPr>
        <w:autoSpaceDE w:val="0"/>
        <w:autoSpaceDN w:val="0"/>
        <w:adjustRightInd w:val="0"/>
        <w:spacing w:after="0" w:line="240" w:lineRule="auto"/>
        <w:jc w:val="both"/>
        <w:rPr>
          <w:rFonts w:asciiTheme="majorHAnsi" w:hAnsiTheme="majorHAnsi" w:cstheme="majorHAnsi"/>
        </w:rPr>
      </w:pPr>
    </w:p>
    <w:p w14:paraId="77B3FD20" w14:textId="77777777" w:rsidR="00D1503E" w:rsidRDefault="00D1503E" w:rsidP="00D1503E">
      <w:pPr>
        <w:autoSpaceDE w:val="0"/>
        <w:autoSpaceDN w:val="0"/>
        <w:adjustRightInd w:val="0"/>
        <w:spacing w:after="0" w:line="240" w:lineRule="auto"/>
        <w:jc w:val="both"/>
        <w:rPr>
          <w:rFonts w:asciiTheme="majorHAnsi" w:hAnsiTheme="majorHAnsi" w:cstheme="majorHAnsi"/>
        </w:rPr>
      </w:pPr>
    </w:p>
    <w:tbl>
      <w:tblPr>
        <w:tblW w:w="13958" w:type="dxa"/>
        <w:tblLook w:val="04A0" w:firstRow="1" w:lastRow="0" w:firstColumn="1" w:lastColumn="0" w:noHBand="0" w:noVBand="1"/>
      </w:tblPr>
      <w:tblGrid>
        <w:gridCol w:w="8"/>
        <w:gridCol w:w="3111"/>
        <w:gridCol w:w="1701"/>
        <w:gridCol w:w="1559"/>
        <w:gridCol w:w="567"/>
        <w:gridCol w:w="2410"/>
        <w:gridCol w:w="567"/>
        <w:gridCol w:w="3969"/>
        <w:gridCol w:w="66"/>
      </w:tblGrid>
      <w:tr w:rsidR="00BE263B" w:rsidRPr="00FC2043" w14:paraId="06877376" w14:textId="77777777" w:rsidTr="00C33CAA">
        <w:trPr>
          <w:gridAfter w:val="1"/>
          <w:wAfter w:w="66" w:type="dxa"/>
          <w:trHeight w:val="283"/>
        </w:trPr>
        <w:tc>
          <w:tcPr>
            <w:tcW w:w="13892" w:type="dxa"/>
            <w:gridSpan w:val="8"/>
            <w:tcBorders>
              <w:top w:val="single" w:sz="12" w:space="0" w:color="C00000"/>
              <w:bottom w:val="single" w:sz="12" w:space="0" w:color="C00000"/>
            </w:tcBorders>
            <w:shd w:val="clear" w:color="auto" w:fill="F2F2F2" w:themeFill="background1" w:themeFillShade="F2"/>
            <w:vAlign w:val="center"/>
          </w:tcPr>
          <w:p w14:paraId="676C85A1" w14:textId="77777777" w:rsidR="00706582" w:rsidRPr="00FC2043" w:rsidRDefault="00706582" w:rsidP="00706582">
            <w:pPr>
              <w:spacing w:after="0" w:line="240" w:lineRule="auto"/>
              <w:jc w:val="center"/>
              <w:rPr>
                <w:rFonts w:asciiTheme="majorHAnsi" w:eastAsia="Times New Roman" w:hAnsiTheme="majorHAnsi" w:cstheme="majorHAnsi"/>
                <w:b/>
                <w:bCs/>
                <w:sz w:val="20"/>
                <w:szCs w:val="20"/>
                <w:lang w:eastAsia="en-AU"/>
              </w:rPr>
            </w:pPr>
            <w:r w:rsidRPr="00FC2043">
              <w:rPr>
                <w:rFonts w:asciiTheme="majorHAnsi" w:eastAsia="Times New Roman" w:hAnsiTheme="majorHAnsi" w:cstheme="majorHAnsi"/>
                <w:b/>
                <w:bCs/>
                <w:sz w:val="20"/>
                <w:szCs w:val="20"/>
                <w:lang w:eastAsia="en-AU"/>
              </w:rPr>
              <w:t>Highest priority</w:t>
            </w:r>
          </w:p>
          <w:p w14:paraId="494F694C" w14:textId="77777777" w:rsidR="00BE263B" w:rsidRPr="00FC2043" w:rsidRDefault="00706582" w:rsidP="00706582">
            <w:pPr>
              <w:spacing w:after="0" w:line="240" w:lineRule="auto"/>
              <w:jc w:val="center"/>
              <w:rPr>
                <w:rFonts w:asciiTheme="majorHAnsi" w:eastAsia="Times New Roman" w:hAnsiTheme="majorHAnsi" w:cstheme="majorHAnsi"/>
                <w:bCs/>
                <w:sz w:val="20"/>
                <w:szCs w:val="20"/>
                <w:lang w:eastAsia="en-AU"/>
              </w:rPr>
            </w:pPr>
            <w:r w:rsidRPr="00804943">
              <w:rPr>
                <w:rFonts w:asciiTheme="majorHAnsi" w:eastAsia="Times New Roman" w:hAnsiTheme="majorHAnsi" w:cstheme="majorHAnsi"/>
                <w:bCs/>
                <w:sz w:val="18"/>
                <w:szCs w:val="20"/>
                <w:lang w:eastAsia="en-AU"/>
              </w:rPr>
              <w:t>(</w:t>
            </w:r>
            <w:r w:rsidRPr="00804943">
              <w:rPr>
                <w:rFonts w:asciiTheme="majorHAnsi" w:hAnsiTheme="majorHAnsi" w:cstheme="majorHAnsi"/>
                <w:sz w:val="18"/>
                <w:szCs w:val="20"/>
              </w:rPr>
              <w:t>follow</w:t>
            </w:r>
            <w:r w:rsidRPr="00804943">
              <w:rPr>
                <w:rStyle w:val="Hyperlink"/>
                <w:rFonts w:asciiTheme="majorHAnsi" w:hAnsiTheme="majorHAnsi" w:cstheme="majorHAnsi"/>
                <w:color w:val="auto"/>
                <w:sz w:val="18"/>
                <w:szCs w:val="20"/>
                <w:u w:val="none"/>
              </w:rPr>
              <w:t xml:space="preserve"> the hyperlinks for more detail on each knowledge need)</w:t>
            </w:r>
          </w:p>
        </w:tc>
      </w:tr>
      <w:tr w:rsidR="00BE263B" w:rsidRPr="00C33CAA" w14:paraId="3C2E788A" w14:textId="77777777" w:rsidTr="00C33CAA">
        <w:trPr>
          <w:gridAfter w:val="1"/>
          <w:wAfter w:w="66" w:type="dxa"/>
          <w:trHeight w:val="389"/>
        </w:trPr>
        <w:tc>
          <w:tcPr>
            <w:tcW w:w="4820" w:type="dxa"/>
            <w:gridSpan w:val="3"/>
            <w:tcBorders>
              <w:top w:val="single" w:sz="12" w:space="0" w:color="C00000"/>
              <w:right w:val="inset" w:sz="6" w:space="0" w:color="E7E6E6" w:themeColor="background2"/>
            </w:tcBorders>
            <w:shd w:val="clear" w:color="auto" w:fill="auto"/>
          </w:tcPr>
          <w:p w14:paraId="15652A18" w14:textId="38F7D07D" w:rsidR="00BE263B" w:rsidRPr="00C33CAA" w:rsidRDefault="0032745C" w:rsidP="00BE263B">
            <w:pPr>
              <w:spacing w:after="0" w:line="240" w:lineRule="auto"/>
              <w:rPr>
                <w:rFonts w:eastAsia="Times New Roman" w:cstheme="minorHAnsi"/>
                <w:bCs/>
                <w:color w:val="000000"/>
                <w:sz w:val="20"/>
                <w:szCs w:val="20"/>
                <w:lang w:eastAsia="en-AU"/>
              </w:rPr>
            </w:pPr>
            <w:r w:rsidRPr="00C33CAA">
              <w:rPr>
                <w:rFonts w:cstheme="minorHAnsi"/>
                <w:sz w:val="20"/>
                <w:szCs w:val="20"/>
              </w:rPr>
              <w:t>P</w:t>
            </w:r>
            <w:r w:rsidR="00C33CAA">
              <w:rPr>
                <w:rFonts w:cstheme="minorHAnsi"/>
                <w:sz w:val="20"/>
                <w:szCs w:val="20"/>
              </w:rPr>
              <w:t>P</w:t>
            </w:r>
            <w:r w:rsidRPr="00C33CAA">
              <w:rPr>
                <w:rFonts w:cstheme="minorHAnsi"/>
                <w:sz w:val="20"/>
                <w:szCs w:val="20"/>
              </w:rPr>
              <w:t xml:space="preserve">.1 </w:t>
            </w:r>
            <w:hyperlink w:anchor="_crown-of-thorns_starfish_." w:history="1">
              <w:r w:rsidR="00BE263B" w:rsidRPr="00C33CAA">
                <w:rPr>
                  <w:rStyle w:val="Hyperlink"/>
                  <w:rFonts w:eastAsia="Times New Roman" w:cstheme="minorHAnsi"/>
                  <w:bCs/>
                  <w:sz w:val="20"/>
                  <w:szCs w:val="20"/>
                  <w:lang w:eastAsia="en-AU"/>
                </w:rPr>
                <w:t>Knowledge, data and tools to underpin a Pesticide Decision Support Tool</w:t>
              </w:r>
            </w:hyperlink>
            <w:r w:rsidR="00BE263B" w:rsidRPr="00C33CAA">
              <w:rPr>
                <w:rFonts w:eastAsia="Times New Roman" w:cstheme="minorHAnsi"/>
                <w:bCs/>
                <w:color w:val="000000"/>
                <w:sz w:val="20"/>
                <w:szCs w:val="20"/>
                <w:lang w:eastAsia="en-AU"/>
              </w:rPr>
              <w:t xml:space="preserve">. </w:t>
            </w:r>
          </w:p>
          <w:p w14:paraId="650CA558" w14:textId="77777777" w:rsidR="00BE263B" w:rsidRPr="00C33CAA" w:rsidRDefault="00BE263B" w:rsidP="00BE263B">
            <w:pPr>
              <w:spacing w:after="0" w:line="240" w:lineRule="auto"/>
              <w:rPr>
                <w:rFonts w:eastAsia="Times New Roman" w:cstheme="minorHAnsi"/>
                <w:color w:val="FFFFFF"/>
                <w:sz w:val="20"/>
                <w:szCs w:val="20"/>
                <w:u w:val="single"/>
                <w:lang w:eastAsia="en-AU"/>
              </w:rPr>
            </w:pPr>
            <w:r w:rsidRPr="00C33CAA">
              <w:rPr>
                <w:rFonts w:eastAsia="Times New Roman" w:cstheme="minorHAnsi"/>
                <w:bCs/>
                <w:i/>
                <w:color w:val="000000"/>
                <w:sz w:val="20"/>
                <w:szCs w:val="20"/>
                <w:lang w:eastAsia="en-AU"/>
              </w:rPr>
              <w:t>Key concepts: sugarcane, horticulture, grains, bananas, mobility, ecotoxicity, soil type, half-lives, transport, fate.</w:t>
            </w:r>
          </w:p>
        </w:tc>
        <w:tc>
          <w:tcPr>
            <w:tcW w:w="4536" w:type="dxa"/>
            <w:gridSpan w:val="3"/>
            <w:tcBorders>
              <w:top w:val="single" w:sz="12" w:space="0" w:color="C00000"/>
              <w:left w:val="inset" w:sz="6" w:space="0" w:color="E7E6E6" w:themeColor="background2"/>
              <w:right w:val="inset" w:sz="6" w:space="0" w:color="E7E6E6" w:themeColor="background2"/>
            </w:tcBorders>
            <w:shd w:val="clear" w:color="auto" w:fill="auto"/>
          </w:tcPr>
          <w:p w14:paraId="31301DE0" w14:textId="67F48BEF" w:rsidR="00BE263B" w:rsidRPr="00C33CAA" w:rsidRDefault="00C33CAA" w:rsidP="00BE263B">
            <w:pPr>
              <w:spacing w:after="0" w:line="240" w:lineRule="auto"/>
              <w:rPr>
                <w:rFonts w:eastAsia="Times New Roman" w:cstheme="minorHAnsi"/>
                <w:bCs/>
                <w:color w:val="000000"/>
                <w:sz w:val="20"/>
                <w:szCs w:val="20"/>
                <w:lang w:eastAsia="en-AU"/>
              </w:rPr>
            </w:pPr>
            <w:r>
              <w:rPr>
                <w:rFonts w:cstheme="minorHAnsi"/>
                <w:sz w:val="20"/>
                <w:szCs w:val="20"/>
              </w:rPr>
              <w:t>PP</w:t>
            </w:r>
            <w:r w:rsidR="0032745C" w:rsidRPr="00C33CAA">
              <w:rPr>
                <w:rFonts w:cstheme="minorHAnsi"/>
                <w:sz w:val="20"/>
                <w:szCs w:val="20"/>
              </w:rPr>
              <w:t xml:space="preserve">.2 </w:t>
            </w:r>
            <w:hyperlink w:anchor="_crown-of-thorns_starfish_." w:history="1">
              <w:r w:rsidR="00BE263B" w:rsidRPr="00C33CAA">
                <w:rPr>
                  <w:rStyle w:val="Hyperlink"/>
                  <w:rFonts w:eastAsia="Times New Roman" w:cstheme="minorHAnsi"/>
                  <w:bCs/>
                  <w:sz w:val="20"/>
                  <w:szCs w:val="20"/>
                  <w:lang w:eastAsia="en-AU"/>
                </w:rPr>
                <w:t>What is the ecological risk of pesticides from other (non-sugar cane) land uses</w:t>
              </w:r>
              <w:r w:rsidR="00DC557D" w:rsidRPr="00C33CAA">
                <w:rPr>
                  <w:rStyle w:val="Hyperlink"/>
                  <w:rFonts w:eastAsia="Times New Roman" w:cstheme="minorHAnsi"/>
                  <w:bCs/>
                  <w:sz w:val="20"/>
                  <w:szCs w:val="20"/>
                  <w:lang w:eastAsia="en-AU"/>
                </w:rPr>
                <w:t xml:space="preserve"> </w:t>
              </w:r>
              <w:r w:rsidR="00BE263B" w:rsidRPr="00C33CAA">
                <w:rPr>
                  <w:rStyle w:val="Hyperlink"/>
                  <w:rFonts w:eastAsia="Times New Roman" w:cstheme="minorHAnsi"/>
                  <w:bCs/>
                  <w:sz w:val="20"/>
                  <w:szCs w:val="20"/>
                  <w:lang w:eastAsia="en-AU"/>
                </w:rPr>
                <w:t>including horticulture, bananas, grains, grazing?</w:t>
              </w:r>
            </w:hyperlink>
          </w:p>
          <w:p w14:paraId="1DF6EC59" w14:textId="77777777" w:rsidR="00BE263B" w:rsidRPr="00C33CAA" w:rsidRDefault="00BE263B" w:rsidP="00BE263B">
            <w:pPr>
              <w:spacing w:after="0" w:line="240" w:lineRule="auto"/>
              <w:rPr>
                <w:rFonts w:eastAsia="Times New Roman" w:cstheme="minorHAnsi"/>
                <w:bCs/>
                <w:color w:val="000000"/>
                <w:sz w:val="20"/>
                <w:szCs w:val="20"/>
                <w:lang w:eastAsia="en-AU"/>
              </w:rPr>
            </w:pPr>
            <w:r w:rsidRPr="00C33CAA">
              <w:rPr>
                <w:rFonts w:eastAsia="Times New Roman" w:cstheme="minorHAnsi"/>
                <w:bCs/>
                <w:i/>
                <w:color w:val="000000"/>
                <w:sz w:val="20"/>
                <w:szCs w:val="20"/>
                <w:lang w:eastAsia="en-AU"/>
              </w:rPr>
              <w:t>Key concepts: insecticides, fungicides, nematicides, concentrations, exposure.</w:t>
            </w:r>
          </w:p>
        </w:tc>
        <w:tc>
          <w:tcPr>
            <w:tcW w:w="4536" w:type="dxa"/>
            <w:gridSpan w:val="2"/>
            <w:tcBorders>
              <w:top w:val="single" w:sz="12" w:space="0" w:color="C00000"/>
              <w:left w:val="inset" w:sz="6" w:space="0" w:color="E7E6E6" w:themeColor="background2"/>
              <w:right w:val="inset" w:sz="6" w:space="0" w:color="E7E6E6" w:themeColor="background2"/>
            </w:tcBorders>
            <w:shd w:val="clear" w:color="auto" w:fill="auto"/>
          </w:tcPr>
          <w:p w14:paraId="24D5E13C" w14:textId="11E280F0" w:rsidR="00BE263B" w:rsidRPr="00C33CAA" w:rsidRDefault="00C33CAA" w:rsidP="00E20E3D">
            <w:pPr>
              <w:spacing w:after="0" w:line="240" w:lineRule="auto"/>
              <w:rPr>
                <w:rFonts w:eastAsia="Times New Roman" w:cstheme="minorHAnsi"/>
                <w:color w:val="000000"/>
                <w:sz w:val="20"/>
                <w:szCs w:val="20"/>
                <w:lang w:eastAsia="en-AU"/>
              </w:rPr>
            </w:pPr>
            <w:r>
              <w:rPr>
                <w:rFonts w:cstheme="minorHAnsi"/>
                <w:sz w:val="20"/>
                <w:szCs w:val="20"/>
              </w:rPr>
              <w:t>PP</w:t>
            </w:r>
            <w:r w:rsidR="0032745C" w:rsidRPr="00C33CAA">
              <w:rPr>
                <w:rFonts w:cstheme="minorHAnsi"/>
                <w:sz w:val="20"/>
                <w:szCs w:val="20"/>
              </w:rPr>
              <w:t xml:space="preserve">.3 </w:t>
            </w:r>
            <w:hyperlink w:anchor="_crown-of-thorns_starfish_." w:history="1">
              <w:r w:rsidR="00BE263B" w:rsidRPr="00C33CAA">
                <w:rPr>
                  <w:rStyle w:val="Hyperlink"/>
                  <w:rFonts w:eastAsia="Times New Roman" w:cstheme="minorHAnsi"/>
                  <w:bCs/>
                  <w:sz w:val="20"/>
                  <w:szCs w:val="20"/>
                  <w:lang w:eastAsia="en-AU"/>
                </w:rPr>
                <w:t>What are the observed ecological impacts that pesticides are having on coastal ecosystems, including wetlands?</w:t>
              </w:r>
            </w:hyperlink>
            <w:r w:rsidR="00BE263B" w:rsidRPr="00C33CAA">
              <w:rPr>
                <w:rFonts w:eastAsia="Times New Roman" w:cstheme="minorHAnsi"/>
                <w:bCs/>
                <w:color w:val="000000"/>
                <w:sz w:val="20"/>
                <w:szCs w:val="20"/>
                <w:highlight w:val="yellow"/>
                <w:lang w:eastAsia="en-AU"/>
              </w:rPr>
              <w:br/>
            </w:r>
            <w:r w:rsidR="00BE263B" w:rsidRPr="00C33CAA">
              <w:rPr>
                <w:rFonts w:eastAsia="Times New Roman" w:cstheme="minorHAnsi"/>
                <w:bCs/>
                <w:i/>
                <w:color w:val="000000"/>
                <w:sz w:val="20"/>
                <w:szCs w:val="20"/>
                <w:lang w:eastAsia="en-AU"/>
              </w:rPr>
              <w:t>Key concepts: biomonitoring of insitu impacts, fate, transport, ecotoxicity.</w:t>
            </w:r>
          </w:p>
        </w:tc>
      </w:tr>
      <w:tr w:rsidR="00BE263B" w:rsidRPr="00FC2043" w14:paraId="786DC165" w14:textId="77777777" w:rsidTr="00C33CAA">
        <w:tblPrEx>
          <w:tblBorders>
            <w:top w:val="single" w:sz="4" w:space="0" w:color="auto"/>
            <w:bottom w:val="single" w:sz="4" w:space="0" w:color="auto"/>
            <w:insideH w:val="single" w:sz="12" w:space="0" w:color="FFC000"/>
            <w:insideV w:val="single" w:sz="12" w:space="0" w:color="FFC000"/>
          </w:tblBorders>
        </w:tblPrEx>
        <w:trPr>
          <w:gridAfter w:val="1"/>
          <w:wAfter w:w="66" w:type="dxa"/>
          <w:trHeight w:val="283"/>
        </w:trPr>
        <w:tc>
          <w:tcPr>
            <w:tcW w:w="13892" w:type="dxa"/>
            <w:gridSpan w:val="8"/>
            <w:tcBorders>
              <w:top w:val="single" w:sz="12" w:space="0" w:color="ED7D31" w:themeColor="accent2"/>
              <w:bottom w:val="single" w:sz="12" w:space="0" w:color="ED7D31" w:themeColor="accent2"/>
            </w:tcBorders>
            <w:shd w:val="clear" w:color="auto" w:fill="F2F2F2" w:themeFill="background1" w:themeFillShade="F2"/>
            <w:noWrap/>
          </w:tcPr>
          <w:p w14:paraId="059B7ADC" w14:textId="77777777" w:rsidR="00706582" w:rsidRPr="00FC2043" w:rsidRDefault="00706582" w:rsidP="00706582">
            <w:pPr>
              <w:spacing w:after="0" w:line="240" w:lineRule="auto"/>
              <w:jc w:val="center"/>
              <w:rPr>
                <w:rFonts w:asciiTheme="majorHAnsi" w:eastAsia="Times New Roman" w:hAnsiTheme="majorHAnsi" w:cstheme="majorHAnsi"/>
                <w:b/>
                <w:bCs/>
                <w:sz w:val="20"/>
                <w:szCs w:val="20"/>
                <w:lang w:eastAsia="en-AU"/>
              </w:rPr>
            </w:pPr>
            <w:r w:rsidRPr="00FC2043">
              <w:rPr>
                <w:rFonts w:asciiTheme="majorHAnsi" w:eastAsia="Times New Roman" w:hAnsiTheme="majorHAnsi" w:cstheme="majorHAnsi"/>
                <w:b/>
                <w:bCs/>
                <w:sz w:val="20"/>
                <w:szCs w:val="20"/>
                <w:lang w:eastAsia="en-AU"/>
              </w:rPr>
              <w:t>Moderate priority</w:t>
            </w:r>
          </w:p>
          <w:p w14:paraId="38C4FEBF" w14:textId="77777777" w:rsidR="00BE263B" w:rsidRPr="00FC2043" w:rsidRDefault="00706582" w:rsidP="00706582">
            <w:pPr>
              <w:spacing w:after="0" w:line="240" w:lineRule="auto"/>
              <w:jc w:val="center"/>
              <w:rPr>
                <w:rFonts w:asciiTheme="majorHAnsi" w:eastAsia="Times New Roman" w:hAnsiTheme="majorHAnsi" w:cstheme="majorHAnsi"/>
                <w:b/>
                <w:bCs/>
                <w:sz w:val="20"/>
                <w:szCs w:val="20"/>
                <w:lang w:eastAsia="en-AU"/>
              </w:rPr>
            </w:pPr>
            <w:r w:rsidRPr="00804943">
              <w:rPr>
                <w:rFonts w:asciiTheme="majorHAnsi" w:eastAsia="Times New Roman" w:hAnsiTheme="majorHAnsi" w:cstheme="majorHAnsi"/>
                <w:bCs/>
                <w:sz w:val="18"/>
                <w:szCs w:val="20"/>
                <w:lang w:eastAsia="en-AU"/>
              </w:rPr>
              <w:t>(</w:t>
            </w:r>
            <w:r w:rsidRPr="00804943">
              <w:rPr>
                <w:rFonts w:asciiTheme="majorHAnsi" w:hAnsiTheme="majorHAnsi" w:cstheme="majorHAnsi"/>
                <w:sz w:val="18"/>
                <w:szCs w:val="20"/>
              </w:rPr>
              <w:t>follow</w:t>
            </w:r>
            <w:r w:rsidRPr="00804943">
              <w:rPr>
                <w:rStyle w:val="Hyperlink"/>
                <w:rFonts w:asciiTheme="majorHAnsi" w:hAnsiTheme="majorHAnsi" w:cstheme="majorHAnsi"/>
                <w:color w:val="auto"/>
                <w:sz w:val="18"/>
                <w:szCs w:val="20"/>
                <w:u w:val="none"/>
              </w:rPr>
              <w:t xml:space="preserve"> the hyperlinks for more detail on each knowledge need)</w:t>
            </w:r>
          </w:p>
        </w:tc>
      </w:tr>
      <w:tr w:rsidR="00BE263B" w:rsidRPr="00C33CAA" w14:paraId="3C9C92A4" w14:textId="77777777" w:rsidTr="00C33CAA">
        <w:tblPrEx>
          <w:tblBorders>
            <w:top w:val="single" w:sz="4" w:space="0" w:color="auto"/>
            <w:bottom w:val="single" w:sz="4" w:space="0" w:color="auto"/>
            <w:insideH w:val="single" w:sz="12" w:space="0" w:color="FFC000"/>
            <w:insideV w:val="single" w:sz="12" w:space="0" w:color="FFC000"/>
          </w:tblBorders>
        </w:tblPrEx>
        <w:trPr>
          <w:gridAfter w:val="1"/>
          <w:wAfter w:w="66" w:type="dxa"/>
          <w:trHeight w:val="517"/>
        </w:trPr>
        <w:tc>
          <w:tcPr>
            <w:tcW w:w="6946" w:type="dxa"/>
            <w:gridSpan w:val="5"/>
            <w:tcBorders>
              <w:top w:val="single" w:sz="12" w:space="0" w:color="ED7D31" w:themeColor="accent2"/>
              <w:bottom w:val="nil"/>
              <w:right w:val="single" w:sz="4" w:space="0" w:color="E7E6E6" w:themeColor="background2"/>
            </w:tcBorders>
            <w:shd w:val="clear" w:color="auto" w:fill="auto"/>
            <w:noWrap/>
          </w:tcPr>
          <w:p w14:paraId="25A141FE" w14:textId="2D2087F3" w:rsidR="00BE263B" w:rsidRPr="00C33CAA" w:rsidRDefault="00C33CAA" w:rsidP="00E20E3D">
            <w:pPr>
              <w:spacing w:after="0" w:line="240" w:lineRule="auto"/>
              <w:rPr>
                <w:rFonts w:eastAsia="Times New Roman" w:cstheme="minorHAnsi"/>
                <w:color w:val="000000"/>
                <w:sz w:val="20"/>
                <w:szCs w:val="20"/>
                <w:lang w:eastAsia="en-AU"/>
              </w:rPr>
            </w:pPr>
            <w:r>
              <w:rPr>
                <w:rFonts w:cstheme="minorHAnsi"/>
                <w:sz w:val="20"/>
                <w:szCs w:val="20"/>
              </w:rPr>
              <w:t>PP</w:t>
            </w:r>
            <w:r w:rsidR="0032745C" w:rsidRPr="00C33CAA">
              <w:rPr>
                <w:rFonts w:cstheme="minorHAnsi"/>
                <w:sz w:val="20"/>
                <w:szCs w:val="20"/>
              </w:rPr>
              <w:t xml:space="preserve">.4 </w:t>
            </w:r>
            <w:hyperlink w:anchor="_crown-of-thorns_starfish_." w:history="1">
              <w:r w:rsidR="00BE263B" w:rsidRPr="00C33CAA">
                <w:rPr>
                  <w:rStyle w:val="Hyperlink"/>
                  <w:rFonts w:eastAsia="Times New Roman" w:cstheme="minorHAnsi"/>
                  <w:bCs/>
                  <w:sz w:val="20"/>
                  <w:szCs w:val="20"/>
                  <w:lang w:eastAsia="en-AU"/>
                </w:rPr>
                <w:t>What is the current and future risk of plastic pollution in Great Barrier Reef ecosystems?</w:t>
              </w:r>
            </w:hyperlink>
            <w:r w:rsidR="00BE263B" w:rsidRPr="00C33CAA">
              <w:rPr>
                <w:rFonts w:eastAsia="Times New Roman" w:cstheme="minorHAnsi"/>
                <w:color w:val="000000"/>
                <w:sz w:val="20"/>
                <w:szCs w:val="20"/>
                <w:lang w:eastAsia="en-AU"/>
              </w:rPr>
              <w:br/>
            </w:r>
            <w:r w:rsidR="00BE263B" w:rsidRPr="00C33CAA">
              <w:rPr>
                <w:rFonts w:eastAsia="Times New Roman" w:cstheme="minorHAnsi"/>
                <w:bCs/>
                <w:i/>
                <w:color w:val="000000"/>
                <w:sz w:val="20"/>
                <w:szCs w:val="20"/>
                <w:lang w:eastAsia="en-AU"/>
              </w:rPr>
              <w:t>Key concepts: micro-plastics, nano plastics, marine debris, monitoring programs, management strategies.</w:t>
            </w:r>
          </w:p>
        </w:tc>
        <w:tc>
          <w:tcPr>
            <w:tcW w:w="6946" w:type="dxa"/>
            <w:gridSpan w:val="3"/>
            <w:tcBorders>
              <w:top w:val="single" w:sz="12" w:space="0" w:color="ED7D31" w:themeColor="accent2"/>
              <w:left w:val="single" w:sz="4" w:space="0" w:color="E7E6E6" w:themeColor="background2"/>
              <w:bottom w:val="nil"/>
            </w:tcBorders>
            <w:shd w:val="clear" w:color="auto" w:fill="auto"/>
          </w:tcPr>
          <w:p w14:paraId="366D8251" w14:textId="54DC2E9A" w:rsidR="00BE263B" w:rsidRPr="00C33CAA" w:rsidRDefault="00C33CAA" w:rsidP="00BE263B">
            <w:pPr>
              <w:spacing w:after="0" w:line="240" w:lineRule="auto"/>
              <w:rPr>
                <w:rFonts w:eastAsia="Times New Roman" w:cstheme="minorHAnsi"/>
                <w:bCs/>
                <w:color w:val="000000"/>
                <w:sz w:val="20"/>
                <w:szCs w:val="20"/>
                <w:lang w:eastAsia="en-AU"/>
              </w:rPr>
            </w:pPr>
            <w:r>
              <w:rPr>
                <w:rFonts w:cstheme="minorHAnsi"/>
                <w:sz w:val="20"/>
                <w:szCs w:val="20"/>
              </w:rPr>
              <w:t>PP</w:t>
            </w:r>
            <w:r w:rsidR="0032745C" w:rsidRPr="00C33CAA">
              <w:rPr>
                <w:rFonts w:cstheme="minorHAnsi"/>
                <w:sz w:val="20"/>
                <w:szCs w:val="20"/>
              </w:rPr>
              <w:t xml:space="preserve">.5 </w:t>
            </w:r>
            <w:hyperlink w:anchor="_crown-of-thorns_starfish_." w:history="1">
              <w:r w:rsidR="00BE263B" w:rsidRPr="00C33CAA">
                <w:rPr>
                  <w:rStyle w:val="Hyperlink"/>
                  <w:rFonts w:eastAsia="Times New Roman" w:cstheme="minorHAnsi"/>
                  <w:bCs/>
                  <w:sz w:val="20"/>
                  <w:szCs w:val="20"/>
                  <w:lang w:eastAsia="en-AU"/>
                </w:rPr>
                <w:t>Do metabolites pose a risk to aquatic ecosystems relative to the parent compounds and what does this mean for the management of the parent compounds?</w:t>
              </w:r>
            </w:hyperlink>
          </w:p>
          <w:p w14:paraId="222D3D7C" w14:textId="77777777" w:rsidR="00BE263B" w:rsidRPr="00C33CAA" w:rsidRDefault="00BE263B" w:rsidP="00BE263B">
            <w:pPr>
              <w:spacing w:after="0" w:line="240" w:lineRule="auto"/>
              <w:rPr>
                <w:rFonts w:eastAsia="Times New Roman" w:cstheme="minorHAnsi"/>
                <w:color w:val="000000"/>
                <w:sz w:val="20"/>
                <w:szCs w:val="20"/>
                <w:lang w:eastAsia="en-AU"/>
              </w:rPr>
            </w:pPr>
            <w:r w:rsidRPr="00C33CAA">
              <w:rPr>
                <w:rFonts w:eastAsia="Times New Roman" w:cstheme="minorHAnsi"/>
                <w:bCs/>
                <w:i/>
                <w:color w:val="000000"/>
                <w:sz w:val="20"/>
                <w:szCs w:val="20"/>
                <w:lang w:eastAsia="en-AU"/>
              </w:rPr>
              <w:t>Key concepts: pesticide metabolites, ecotoxicity, ecological risk</w:t>
            </w:r>
          </w:p>
        </w:tc>
      </w:tr>
      <w:tr w:rsidR="00BE263B" w:rsidRPr="00FC2043" w14:paraId="032DC032" w14:textId="77777777" w:rsidTr="00C33CAA">
        <w:trPr>
          <w:gridBefore w:val="1"/>
          <w:wBefore w:w="8" w:type="dxa"/>
          <w:trHeight w:val="283"/>
        </w:trPr>
        <w:tc>
          <w:tcPr>
            <w:tcW w:w="13950" w:type="dxa"/>
            <w:gridSpan w:val="8"/>
            <w:tcBorders>
              <w:top w:val="single" w:sz="12" w:space="0" w:color="FFD966" w:themeColor="accent4" w:themeTint="99"/>
              <w:bottom w:val="single" w:sz="12" w:space="0" w:color="FFD966" w:themeColor="accent4" w:themeTint="99"/>
            </w:tcBorders>
            <w:shd w:val="clear" w:color="auto" w:fill="F2F2F2" w:themeFill="background1" w:themeFillShade="F2"/>
            <w:vAlign w:val="center"/>
          </w:tcPr>
          <w:p w14:paraId="230670C3" w14:textId="77777777" w:rsidR="00706582" w:rsidRPr="00FC2043" w:rsidRDefault="00706582" w:rsidP="00706582">
            <w:pPr>
              <w:spacing w:after="0" w:line="240" w:lineRule="auto"/>
              <w:jc w:val="center"/>
              <w:rPr>
                <w:rFonts w:asciiTheme="majorHAnsi" w:eastAsia="Times New Roman" w:hAnsiTheme="majorHAnsi" w:cstheme="majorHAnsi"/>
                <w:b/>
                <w:bCs/>
                <w:sz w:val="20"/>
                <w:szCs w:val="20"/>
                <w:lang w:eastAsia="en-AU"/>
              </w:rPr>
            </w:pPr>
            <w:r w:rsidRPr="00FC2043">
              <w:rPr>
                <w:rFonts w:asciiTheme="majorHAnsi" w:eastAsia="Times New Roman" w:hAnsiTheme="majorHAnsi" w:cstheme="majorHAnsi"/>
                <w:b/>
                <w:bCs/>
                <w:sz w:val="20"/>
                <w:szCs w:val="20"/>
                <w:lang w:eastAsia="en-AU"/>
              </w:rPr>
              <w:t>Lower priority</w:t>
            </w:r>
          </w:p>
          <w:p w14:paraId="49209CD7" w14:textId="77777777" w:rsidR="00BE263B" w:rsidRPr="00FC2043" w:rsidRDefault="00706582" w:rsidP="00706582">
            <w:pPr>
              <w:spacing w:after="0" w:line="240" w:lineRule="auto"/>
              <w:jc w:val="center"/>
              <w:rPr>
                <w:rFonts w:asciiTheme="majorHAnsi" w:eastAsia="Times New Roman" w:hAnsiTheme="majorHAnsi" w:cstheme="majorHAnsi"/>
                <w:b/>
                <w:bCs/>
                <w:sz w:val="20"/>
                <w:szCs w:val="20"/>
                <w:lang w:eastAsia="en-AU"/>
              </w:rPr>
            </w:pPr>
            <w:r w:rsidRPr="00804943">
              <w:rPr>
                <w:rFonts w:asciiTheme="majorHAnsi" w:eastAsia="Times New Roman" w:hAnsiTheme="majorHAnsi" w:cstheme="majorHAnsi"/>
                <w:bCs/>
                <w:sz w:val="18"/>
                <w:szCs w:val="20"/>
                <w:lang w:eastAsia="en-AU"/>
              </w:rPr>
              <w:t>(</w:t>
            </w:r>
            <w:r w:rsidRPr="00804943">
              <w:rPr>
                <w:rFonts w:asciiTheme="majorHAnsi" w:hAnsiTheme="majorHAnsi" w:cstheme="majorHAnsi"/>
                <w:sz w:val="18"/>
                <w:szCs w:val="20"/>
              </w:rPr>
              <w:t>follow</w:t>
            </w:r>
            <w:r w:rsidRPr="00804943">
              <w:rPr>
                <w:rStyle w:val="Hyperlink"/>
                <w:rFonts w:asciiTheme="majorHAnsi" w:hAnsiTheme="majorHAnsi" w:cstheme="majorHAnsi"/>
                <w:color w:val="auto"/>
                <w:sz w:val="18"/>
                <w:szCs w:val="20"/>
                <w:u w:val="none"/>
              </w:rPr>
              <w:t xml:space="preserve"> the hyperlinks for more detail on each knowledge need)</w:t>
            </w:r>
          </w:p>
        </w:tc>
      </w:tr>
      <w:tr w:rsidR="00BE263B" w:rsidRPr="00C33CAA" w14:paraId="374469B1" w14:textId="77777777" w:rsidTr="00C33CAA">
        <w:trPr>
          <w:gridBefore w:val="1"/>
          <w:wBefore w:w="8" w:type="dxa"/>
          <w:trHeight w:val="389"/>
        </w:trPr>
        <w:tc>
          <w:tcPr>
            <w:tcW w:w="3111" w:type="dxa"/>
            <w:tcBorders>
              <w:top w:val="single" w:sz="12" w:space="0" w:color="FFD966" w:themeColor="accent4" w:themeTint="99"/>
              <w:bottom w:val="inset" w:sz="6" w:space="0" w:color="auto"/>
              <w:right w:val="inset" w:sz="6" w:space="0" w:color="E7E6E6" w:themeColor="background2"/>
            </w:tcBorders>
            <w:shd w:val="clear" w:color="auto" w:fill="auto"/>
          </w:tcPr>
          <w:p w14:paraId="0D32FAB6" w14:textId="6EE752D9" w:rsidR="00BE263B" w:rsidRPr="00C33CAA" w:rsidRDefault="00C33CAA" w:rsidP="00BE263B">
            <w:pPr>
              <w:spacing w:after="0" w:line="240" w:lineRule="auto"/>
              <w:rPr>
                <w:rFonts w:eastAsia="Times New Roman" w:cstheme="minorHAnsi"/>
                <w:bCs/>
                <w:color w:val="000000"/>
                <w:sz w:val="20"/>
                <w:szCs w:val="20"/>
                <w:lang w:eastAsia="en-AU"/>
              </w:rPr>
            </w:pPr>
            <w:r>
              <w:rPr>
                <w:rFonts w:cstheme="minorHAnsi"/>
                <w:sz w:val="20"/>
                <w:szCs w:val="20"/>
              </w:rPr>
              <w:t>PP</w:t>
            </w:r>
            <w:r w:rsidR="0032745C" w:rsidRPr="00C33CAA">
              <w:rPr>
                <w:rFonts w:cstheme="minorHAnsi"/>
                <w:sz w:val="20"/>
                <w:szCs w:val="20"/>
              </w:rPr>
              <w:t xml:space="preserve">.6 </w:t>
            </w:r>
            <w:hyperlink w:anchor="_crown-of-thorns_starfish_." w:history="1">
              <w:r w:rsidR="00BE263B" w:rsidRPr="00C33CAA">
                <w:rPr>
                  <w:rStyle w:val="Hyperlink"/>
                  <w:rFonts w:eastAsia="Times New Roman" w:cstheme="minorHAnsi"/>
                  <w:bCs/>
                  <w:sz w:val="20"/>
                  <w:szCs w:val="20"/>
                  <w:lang w:eastAsia="en-AU"/>
                </w:rPr>
                <w:t>What are the water quality impacts from ports?</w:t>
              </w:r>
            </w:hyperlink>
          </w:p>
          <w:p w14:paraId="77C8C29A" w14:textId="77777777" w:rsidR="00BE263B" w:rsidRPr="00C33CAA" w:rsidRDefault="00BE263B" w:rsidP="00BE263B">
            <w:pPr>
              <w:spacing w:after="0" w:line="240" w:lineRule="auto"/>
              <w:rPr>
                <w:rFonts w:eastAsia="Times New Roman" w:cstheme="minorHAnsi"/>
                <w:color w:val="FFFFFF"/>
                <w:sz w:val="20"/>
                <w:szCs w:val="20"/>
                <w:u w:val="single"/>
                <w:lang w:eastAsia="en-AU"/>
              </w:rPr>
            </w:pPr>
            <w:r w:rsidRPr="00C33CAA">
              <w:rPr>
                <w:rFonts w:eastAsia="Times New Roman" w:cstheme="minorHAnsi"/>
                <w:bCs/>
                <w:i/>
                <w:color w:val="000000"/>
                <w:sz w:val="20"/>
                <w:szCs w:val="20"/>
                <w:lang w:eastAsia="en-AU"/>
              </w:rPr>
              <w:lastRenderedPageBreak/>
              <w:t>Key concepts: dredge material, land-based disposal, comparison with terrestrial run-off.</w:t>
            </w:r>
          </w:p>
        </w:tc>
        <w:tc>
          <w:tcPr>
            <w:tcW w:w="3260" w:type="dxa"/>
            <w:gridSpan w:val="2"/>
            <w:tcBorders>
              <w:top w:val="single" w:sz="12" w:space="0" w:color="FFD966" w:themeColor="accent4" w:themeTint="99"/>
              <w:bottom w:val="inset" w:sz="6" w:space="0" w:color="auto"/>
              <w:right w:val="inset" w:sz="6" w:space="0" w:color="E7E6E6" w:themeColor="background2"/>
            </w:tcBorders>
            <w:shd w:val="clear" w:color="auto" w:fill="auto"/>
          </w:tcPr>
          <w:p w14:paraId="6BDE7E67" w14:textId="1EF4633C" w:rsidR="00BE263B" w:rsidRPr="00C33CAA" w:rsidRDefault="00C33CAA" w:rsidP="00BE263B">
            <w:pPr>
              <w:spacing w:after="0" w:line="240" w:lineRule="auto"/>
              <w:rPr>
                <w:rFonts w:eastAsia="Times New Roman" w:cstheme="minorHAnsi"/>
                <w:bCs/>
                <w:color w:val="000000"/>
                <w:sz w:val="20"/>
                <w:szCs w:val="20"/>
                <w:lang w:eastAsia="en-AU"/>
              </w:rPr>
            </w:pPr>
            <w:r>
              <w:rPr>
                <w:rFonts w:cstheme="minorHAnsi"/>
                <w:sz w:val="20"/>
                <w:szCs w:val="20"/>
              </w:rPr>
              <w:lastRenderedPageBreak/>
              <w:t>PP</w:t>
            </w:r>
            <w:r w:rsidR="0032745C" w:rsidRPr="00C33CAA">
              <w:rPr>
                <w:rFonts w:cstheme="minorHAnsi"/>
                <w:sz w:val="20"/>
                <w:szCs w:val="20"/>
              </w:rPr>
              <w:t xml:space="preserve">.7 </w:t>
            </w:r>
            <w:hyperlink w:anchor="_crown-of-thorns_starfish_." w:history="1">
              <w:r w:rsidR="00BE263B" w:rsidRPr="00C33CAA">
                <w:rPr>
                  <w:rStyle w:val="Hyperlink"/>
                  <w:rFonts w:eastAsia="Times New Roman" w:cstheme="minorHAnsi"/>
                  <w:bCs/>
                  <w:sz w:val="20"/>
                  <w:szCs w:val="20"/>
                  <w:lang w:eastAsia="en-AU"/>
                </w:rPr>
                <w:t xml:space="preserve">How can urban water cycle elements (potable water, wastewater and storm water) be </w:t>
              </w:r>
              <w:r w:rsidR="00BE263B" w:rsidRPr="00C33CAA">
                <w:rPr>
                  <w:rStyle w:val="Hyperlink"/>
                  <w:rFonts w:eastAsia="Times New Roman" w:cstheme="minorHAnsi"/>
                  <w:bCs/>
                  <w:sz w:val="20"/>
                  <w:szCs w:val="20"/>
                  <w:lang w:eastAsia="en-AU"/>
                </w:rPr>
                <w:lastRenderedPageBreak/>
                <w:t>integrated in a coordinated way to minimise urban run-off?</w:t>
              </w:r>
            </w:hyperlink>
            <w:r w:rsidR="00BE263B" w:rsidRPr="00C33CAA">
              <w:rPr>
                <w:rFonts w:eastAsia="Times New Roman" w:cstheme="minorHAnsi"/>
                <w:bCs/>
                <w:color w:val="000000"/>
                <w:sz w:val="20"/>
                <w:szCs w:val="20"/>
                <w:lang w:eastAsia="en-AU"/>
              </w:rPr>
              <w:t xml:space="preserve"> </w:t>
            </w:r>
          </w:p>
          <w:p w14:paraId="51A418B2" w14:textId="77777777" w:rsidR="00BE263B" w:rsidRPr="00C33CAA" w:rsidRDefault="00BE263B" w:rsidP="00BE263B">
            <w:pPr>
              <w:spacing w:after="0" w:line="240" w:lineRule="auto"/>
              <w:rPr>
                <w:rFonts w:eastAsia="Times New Roman" w:cstheme="minorHAnsi"/>
                <w:color w:val="FFFFFF"/>
                <w:sz w:val="20"/>
                <w:szCs w:val="20"/>
                <w:u w:val="single"/>
                <w:lang w:eastAsia="en-AU"/>
              </w:rPr>
            </w:pPr>
            <w:r w:rsidRPr="00C33CAA">
              <w:rPr>
                <w:rFonts w:eastAsia="Times New Roman" w:cstheme="minorHAnsi"/>
                <w:bCs/>
                <w:i/>
                <w:color w:val="000000"/>
                <w:sz w:val="20"/>
                <w:szCs w:val="20"/>
                <w:lang w:eastAsia="en-AU"/>
              </w:rPr>
              <w:t>Key concepts: storm water quality, water cycle management.</w:t>
            </w:r>
          </w:p>
        </w:tc>
        <w:tc>
          <w:tcPr>
            <w:tcW w:w="3544" w:type="dxa"/>
            <w:gridSpan w:val="3"/>
            <w:tcBorders>
              <w:top w:val="single" w:sz="12" w:space="0" w:color="FFD966" w:themeColor="accent4" w:themeTint="99"/>
              <w:left w:val="inset" w:sz="6" w:space="0" w:color="E7E6E6" w:themeColor="background2"/>
              <w:bottom w:val="inset" w:sz="6" w:space="0" w:color="auto"/>
              <w:right w:val="inset" w:sz="6" w:space="0" w:color="E7E6E6" w:themeColor="background2"/>
            </w:tcBorders>
            <w:shd w:val="clear" w:color="auto" w:fill="auto"/>
          </w:tcPr>
          <w:p w14:paraId="1F54586E" w14:textId="3222B540" w:rsidR="00BE263B" w:rsidRPr="00C33CAA" w:rsidRDefault="00C33CAA" w:rsidP="00BE263B">
            <w:pPr>
              <w:spacing w:after="0" w:line="240" w:lineRule="auto"/>
              <w:rPr>
                <w:rFonts w:eastAsia="Times New Roman" w:cstheme="minorHAnsi"/>
                <w:bCs/>
                <w:color w:val="000000"/>
                <w:sz w:val="20"/>
                <w:szCs w:val="20"/>
                <w:lang w:eastAsia="en-AU"/>
              </w:rPr>
            </w:pPr>
            <w:r>
              <w:rPr>
                <w:rFonts w:cstheme="minorHAnsi"/>
                <w:sz w:val="20"/>
                <w:szCs w:val="20"/>
              </w:rPr>
              <w:lastRenderedPageBreak/>
              <w:t>PP</w:t>
            </w:r>
            <w:r w:rsidR="0032745C" w:rsidRPr="00C33CAA">
              <w:rPr>
                <w:rFonts w:cstheme="minorHAnsi"/>
                <w:sz w:val="20"/>
                <w:szCs w:val="20"/>
              </w:rPr>
              <w:t xml:space="preserve">.8 </w:t>
            </w:r>
            <w:hyperlink w:anchor="_crown-of-thorns_starfish_." w:history="1">
              <w:r w:rsidR="00BE263B" w:rsidRPr="00C33CAA">
                <w:rPr>
                  <w:rStyle w:val="Hyperlink"/>
                  <w:rFonts w:eastAsia="Times New Roman" w:cstheme="minorHAnsi"/>
                  <w:bCs/>
                  <w:sz w:val="20"/>
                  <w:szCs w:val="20"/>
                  <w:lang w:eastAsia="en-AU"/>
                </w:rPr>
                <w:t xml:space="preserve">What is the effectiveness of urban water management practices (often adopted from temperate regions) under extreme tropical conditions (e.g. effects </w:t>
              </w:r>
              <w:r w:rsidR="00BE263B" w:rsidRPr="00C33CAA">
                <w:rPr>
                  <w:rStyle w:val="Hyperlink"/>
                  <w:rFonts w:eastAsia="Times New Roman" w:cstheme="minorHAnsi"/>
                  <w:bCs/>
                  <w:sz w:val="20"/>
                  <w:szCs w:val="20"/>
                  <w:lang w:eastAsia="en-AU"/>
                </w:rPr>
                <w:lastRenderedPageBreak/>
                <w:t>of extreme rainfall and long dry periods on vegetated systems)?</w:t>
              </w:r>
            </w:hyperlink>
          </w:p>
          <w:p w14:paraId="01D13FCB" w14:textId="77777777" w:rsidR="00BE263B" w:rsidRPr="00C33CAA" w:rsidRDefault="00BE263B" w:rsidP="00BE263B">
            <w:pPr>
              <w:spacing w:after="0" w:line="240" w:lineRule="auto"/>
              <w:rPr>
                <w:rFonts w:eastAsia="Times New Roman" w:cstheme="minorHAnsi"/>
                <w:color w:val="000000"/>
                <w:sz w:val="20"/>
                <w:szCs w:val="20"/>
                <w:lang w:eastAsia="en-AU"/>
              </w:rPr>
            </w:pPr>
            <w:r w:rsidRPr="00C33CAA">
              <w:rPr>
                <w:rFonts w:eastAsia="Times New Roman" w:cstheme="minorHAnsi"/>
                <w:bCs/>
                <w:i/>
                <w:color w:val="000000"/>
                <w:sz w:val="20"/>
                <w:szCs w:val="20"/>
                <w:lang w:eastAsia="en-AU"/>
              </w:rPr>
              <w:t>Key vegetated treatment systems, modifications of design.</w:t>
            </w:r>
          </w:p>
        </w:tc>
        <w:tc>
          <w:tcPr>
            <w:tcW w:w="4035" w:type="dxa"/>
            <w:gridSpan w:val="2"/>
            <w:tcBorders>
              <w:top w:val="single" w:sz="12" w:space="0" w:color="FFD966" w:themeColor="accent4" w:themeTint="99"/>
              <w:left w:val="inset" w:sz="6" w:space="0" w:color="E7E6E6" w:themeColor="background2"/>
              <w:bottom w:val="inset" w:sz="6" w:space="0" w:color="auto"/>
            </w:tcBorders>
            <w:shd w:val="clear" w:color="auto" w:fill="auto"/>
          </w:tcPr>
          <w:p w14:paraId="5388FB54" w14:textId="68B288AE" w:rsidR="00BE263B" w:rsidRPr="00C33CAA" w:rsidRDefault="00C33CAA" w:rsidP="00BE263B">
            <w:pPr>
              <w:spacing w:after="0" w:line="240" w:lineRule="auto"/>
              <w:rPr>
                <w:rFonts w:eastAsia="Times New Roman" w:cstheme="minorHAnsi"/>
                <w:bCs/>
                <w:color w:val="000000"/>
                <w:sz w:val="20"/>
                <w:szCs w:val="20"/>
                <w:lang w:eastAsia="en-AU"/>
              </w:rPr>
            </w:pPr>
            <w:r>
              <w:rPr>
                <w:rFonts w:cstheme="minorHAnsi"/>
                <w:sz w:val="20"/>
                <w:szCs w:val="20"/>
              </w:rPr>
              <w:lastRenderedPageBreak/>
              <w:t>PP</w:t>
            </w:r>
            <w:r w:rsidR="0032745C" w:rsidRPr="00C33CAA">
              <w:rPr>
                <w:rFonts w:cstheme="minorHAnsi"/>
                <w:sz w:val="20"/>
                <w:szCs w:val="20"/>
              </w:rPr>
              <w:t xml:space="preserve">.9 </w:t>
            </w:r>
            <w:hyperlink w:anchor="_crown-of-thorns_starfish_." w:history="1">
              <w:r w:rsidR="005171BD" w:rsidRPr="00C33CAA">
                <w:rPr>
                  <w:rStyle w:val="Hyperlink"/>
                  <w:rFonts w:eastAsia="Times New Roman" w:cstheme="minorHAnsi"/>
                  <w:bCs/>
                  <w:sz w:val="20"/>
                  <w:szCs w:val="20"/>
                  <w:lang w:eastAsia="en-AU"/>
                </w:rPr>
                <w:t>What is the risk of other/ emerging contaminants and how should we manage these? e.g. antifouling paints, personal care products, nanomaterials, metals, poly-</w:t>
              </w:r>
              <w:r w:rsidR="005171BD" w:rsidRPr="00C33CAA">
                <w:rPr>
                  <w:rStyle w:val="Hyperlink"/>
                  <w:rFonts w:eastAsia="Times New Roman" w:cstheme="minorHAnsi"/>
                  <w:bCs/>
                  <w:sz w:val="20"/>
                  <w:szCs w:val="20"/>
                  <w:lang w:eastAsia="en-AU"/>
                </w:rPr>
                <w:lastRenderedPageBreak/>
                <w:t>fluoroalkyl substances/ Perfluorooctane sulfonate (PFOS/PFAS).</w:t>
              </w:r>
            </w:hyperlink>
            <w:r w:rsidR="00BE263B" w:rsidRPr="00C33CAA">
              <w:rPr>
                <w:rFonts w:eastAsia="Times New Roman" w:cstheme="minorHAnsi"/>
                <w:bCs/>
                <w:color w:val="000000"/>
                <w:sz w:val="20"/>
                <w:szCs w:val="20"/>
                <w:lang w:eastAsia="en-AU"/>
              </w:rPr>
              <w:t xml:space="preserve"> </w:t>
            </w:r>
          </w:p>
          <w:p w14:paraId="491EA247" w14:textId="77777777" w:rsidR="00BE263B" w:rsidRPr="00C33CAA" w:rsidRDefault="00BE263B" w:rsidP="00BE263B">
            <w:pPr>
              <w:spacing w:after="0" w:line="240" w:lineRule="auto"/>
              <w:rPr>
                <w:rFonts w:eastAsia="Times New Roman" w:cstheme="minorHAnsi"/>
                <w:bCs/>
                <w:color w:val="000000"/>
                <w:sz w:val="20"/>
                <w:szCs w:val="20"/>
                <w:lang w:eastAsia="en-AU"/>
              </w:rPr>
            </w:pPr>
            <w:r w:rsidRPr="00C33CAA">
              <w:rPr>
                <w:rFonts w:eastAsia="Times New Roman" w:cstheme="minorHAnsi"/>
                <w:bCs/>
                <w:i/>
                <w:color w:val="000000"/>
                <w:sz w:val="20"/>
                <w:szCs w:val="20"/>
                <w:lang w:eastAsia="en-AU"/>
              </w:rPr>
              <w:t>Key concepts: current and future risk, monitoring programs, management strategies.</w:t>
            </w:r>
          </w:p>
        </w:tc>
      </w:tr>
    </w:tbl>
    <w:p w14:paraId="5697745B" w14:textId="77777777" w:rsidR="00BE263B" w:rsidRDefault="00BE263B" w:rsidP="00BE263B">
      <w:pPr>
        <w:spacing w:after="0"/>
        <w:rPr>
          <w:b/>
          <w:sz w:val="12"/>
        </w:rPr>
      </w:pPr>
    </w:p>
    <w:p w14:paraId="0B57A4B9" w14:textId="1B88D89A" w:rsidR="00F117FA" w:rsidRPr="005D0E18" w:rsidRDefault="004017A0" w:rsidP="00011AEB">
      <w:pPr>
        <w:pStyle w:val="Heading2"/>
        <w:pBdr>
          <w:top w:val="single" w:sz="2" w:space="1" w:color="D0CECE" w:themeColor="background2" w:themeShade="E6"/>
        </w:pBdr>
      </w:pPr>
      <w:bookmarkStart w:id="69" w:name="_Marine_and_coastal_1"/>
      <w:bookmarkStart w:id="70" w:name="_Toc517797035"/>
      <w:bookmarkEnd w:id="69"/>
      <w:r>
        <w:br w:type="column"/>
      </w:r>
      <w:bookmarkStart w:id="71" w:name="_Toc517872829"/>
      <w:r w:rsidR="00E64B0B">
        <w:lastRenderedPageBreak/>
        <mc:AlternateContent>
          <mc:Choice Requires="wps">
            <w:drawing>
              <wp:anchor distT="0" distB="0" distL="114300" distR="114300" simplePos="0" relativeHeight="251701248" behindDoc="0" locked="0" layoutInCell="1" allowOverlap="1" wp14:anchorId="488926A9" wp14:editId="6477BFBF">
                <wp:simplePos x="0" y="0"/>
                <wp:positionH relativeFrom="column">
                  <wp:posOffset>7134127</wp:posOffset>
                </wp:positionH>
                <wp:positionV relativeFrom="paragraph">
                  <wp:posOffset>8255</wp:posOffset>
                </wp:positionV>
                <wp:extent cx="1764000" cy="396000"/>
                <wp:effectExtent l="0" t="0" r="0" b="4445"/>
                <wp:wrapNone/>
                <wp:docPr id="26" name="Text Box 26"/>
                <wp:cNvGraphicFramePr/>
                <a:graphic xmlns:a="http://schemas.openxmlformats.org/drawingml/2006/main">
                  <a:graphicData uri="http://schemas.microsoft.com/office/word/2010/wordprocessingShape">
                    <wps:wsp>
                      <wps:cNvSpPr txBox="1"/>
                      <wps:spPr>
                        <a:xfrm>
                          <a:off x="0" y="0"/>
                          <a:ext cx="1764000" cy="396000"/>
                        </a:xfrm>
                        <a:prstGeom prst="rect">
                          <a:avLst/>
                        </a:prstGeom>
                        <a:noFill/>
                        <a:ln w="6350">
                          <a:noFill/>
                        </a:ln>
                      </wps:spPr>
                      <wps:txbx>
                        <w:txbxContent>
                          <w:p w14:paraId="3BF7FEF4" w14:textId="77777777" w:rsidR="00AD4840" w:rsidRPr="00E64B0B" w:rsidRDefault="00AD4840" w:rsidP="00E64B0B">
                            <w:pPr>
                              <w:spacing w:after="0"/>
                              <w:jc w:val="right"/>
                              <w:rPr>
                                <w:rStyle w:val="Hyperlink"/>
                                <w:rFonts w:ascii="Century Gothic" w:hAnsi="Century Gothic"/>
                                <w:sz w:val="18"/>
                              </w:rPr>
                            </w:pPr>
                            <w:r>
                              <w:rPr>
                                <w:rFonts w:ascii="Century Gothic" w:hAnsi="Century Gothic"/>
                                <w:sz w:val="18"/>
                              </w:rPr>
                              <w:fldChar w:fldCharType="begin"/>
                            </w:r>
                            <w:r>
                              <w:rPr>
                                <w:rFonts w:ascii="Century Gothic" w:hAnsi="Century Gothic"/>
                                <w:sz w:val="18"/>
                              </w:rPr>
                              <w:instrText xml:space="preserve"> HYPERLINK  \l "_Highest_priority_knowledge" </w:instrText>
                            </w:r>
                            <w:r>
                              <w:rPr>
                                <w:rFonts w:ascii="Century Gothic" w:hAnsi="Century Gothic"/>
                                <w:sz w:val="18"/>
                              </w:rPr>
                              <w:fldChar w:fldCharType="separate"/>
                            </w:r>
                            <w:r w:rsidRPr="00E64B0B">
                              <w:rPr>
                                <w:rStyle w:val="Hyperlink"/>
                                <w:rFonts w:ascii="Century Gothic" w:hAnsi="Century Gothic"/>
                                <w:sz w:val="18"/>
                              </w:rPr>
                              <w:t>Back to Executive Summary</w:t>
                            </w:r>
                          </w:p>
                          <w:p w14:paraId="33FCA6BD" w14:textId="77777777" w:rsidR="00AD4840" w:rsidRPr="00E64B0B" w:rsidRDefault="00AD4840" w:rsidP="00E64B0B">
                            <w:pPr>
                              <w:spacing w:after="0"/>
                              <w:jc w:val="right"/>
                              <w:rPr>
                                <w:rFonts w:ascii="Century Gothic" w:hAnsi="Century Gothic"/>
                                <w:sz w:val="18"/>
                              </w:rPr>
                            </w:pPr>
                            <w:r>
                              <w:rPr>
                                <w:rFonts w:ascii="Century Gothic" w:hAnsi="Century Gothic"/>
                                <w:sz w:val="18"/>
                              </w:rPr>
                              <w:fldChar w:fldCharType="end"/>
                            </w:r>
                            <w:hyperlink w:anchor="_Research_themes" w:history="1">
                              <w:r w:rsidRPr="00E64B0B">
                                <w:rPr>
                                  <w:rStyle w:val="Hyperlink"/>
                                  <w:rFonts w:ascii="Century Gothic" w:hAnsi="Century Gothic"/>
                                  <w:sz w:val="18"/>
                                </w:rPr>
                                <w:t>Back to Research Themes</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8926A9" id="Text Box 26" o:spid="_x0000_s1044" type="#_x0000_t202" style="position:absolute;margin-left:561.75pt;margin-top:.65pt;width:138.9pt;height:31.2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" filled="f" stroked="f" strokeweight=".5pt">
                <v:textbox>
                  <w:txbxContent>
                    <w:p w14:paraId="3BF7FEF4" w14:textId="77777777" w:rsidR="00AD4840" w:rsidRPr="00E64B0B" w:rsidRDefault="00AD4840" w:rsidP="00E64B0B">
                      <w:pPr>
                        <w:spacing w:after="0"/>
                        <w:jc w:val="right"/>
                        <w:rPr>
                          <w:rStyle w:val="Hyperlink"/>
                          <w:rFonts w:ascii="Century Gothic" w:hAnsi="Century Gothic"/>
                          <w:sz w:val="18"/>
                        </w:rPr>
                      </w:pPr>
                      <w:r>
                        <w:rPr>
                          <w:rFonts w:ascii="Century Gothic" w:hAnsi="Century Gothic"/>
                          <w:sz w:val="18"/>
                        </w:rPr>
                        <w:fldChar w:fldCharType="begin"/>
                      </w:r>
                      <w:r>
                        <w:rPr>
                          <w:rFonts w:ascii="Century Gothic" w:hAnsi="Century Gothic"/>
                          <w:sz w:val="18"/>
                        </w:rPr>
                        <w:instrText xml:space="preserve"> HYPERLINK  \l "_Highest_priority_knowledge" </w:instrText>
                      </w:r>
                      <w:r>
                        <w:rPr>
                          <w:rFonts w:ascii="Century Gothic" w:hAnsi="Century Gothic"/>
                          <w:sz w:val="18"/>
                        </w:rPr>
                        <w:fldChar w:fldCharType="separate"/>
                      </w:r>
                      <w:r w:rsidRPr="00E64B0B">
                        <w:rPr>
                          <w:rStyle w:val="Hyperlink"/>
                          <w:rFonts w:ascii="Century Gothic" w:hAnsi="Century Gothic"/>
                          <w:sz w:val="18"/>
                        </w:rPr>
                        <w:t>Back to Executive Summary</w:t>
                      </w:r>
                    </w:p>
                    <w:p w14:paraId="33FCA6BD" w14:textId="77777777" w:rsidR="00AD4840" w:rsidRPr="00E64B0B" w:rsidRDefault="00AD4840" w:rsidP="00E64B0B">
                      <w:pPr>
                        <w:spacing w:after="0"/>
                        <w:jc w:val="right"/>
                        <w:rPr>
                          <w:rFonts w:ascii="Century Gothic" w:hAnsi="Century Gothic"/>
                          <w:sz w:val="18"/>
                        </w:rPr>
                      </w:pPr>
                      <w:r>
                        <w:rPr>
                          <w:rFonts w:ascii="Century Gothic" w:hAnsi="Century Gothic"/>
                          <w:sz w:val="18"/>
                        </w:rPr>
                        <w:fldChar w:fldCharType="end"/>
                      </w:r>
                      <w:hyperlink w:anchor="_Research_themes" w:history="1">
                        <w:r w:rsidRPr="00E64B0B">
                          <w:rPr>
                            <w:rStyle w:val="Hyperlink"/>
                            <w:rFonts w:ascii="Century Gothic" w:hAnsi="Century Gothic"/>
                            <w:sz w:val="18"/>
                          </w:rPr>
                          <w:t>Back to Research Themes</w:t>
                        </w:r>
                      </w:hyperlink>
                    </w:p>
                  </w:txbxContent>
                </v:textbox>
              </v:shape>
            </w:pict>
          </mc:Fallback>
        </mc:AlternateContent>
      </w:r>
      <w:r w:rsidR="00F117FA">
        <w:t xml:space="preserve">Marine and </w:t>
      </w:r>
      <w:r w:rsidR="00B80BAF">
        <w:t>c</w:t>
      </w:r>
      <w:r w:rsidR="00F117FA">
        <w:t>oastal</w:t>
      </w:r>
      <w:bookmarkEnd w:id="70"/>
      <w:bookmarkEnd w:id="71"/>
    </w:p>
    <w:p w14:paraId="710CC7E2" w14:textId="7B850035" w:rsidR="00BE263B" w:rsidRDefault="00BE263B" w:rsidP="00F117FA">
      <w:pPr>
        <w:autoSpaceDE w:val="0"/>
        <w:autoSpaceDN w:val="0"/>
        <w:adjustRightInd w:val="0"/>
        <w:spacing w:after="0" w:line="240" w:lineRule="auto"/>
        <w:jc w:val="both"/>
        <w:rPr>
          <w:rFonts w:asciiTheme="majorHAnsi" w:hAnsiTheme="majorHAnsi" w:cstheme="majorHAnsi"/>
        </w:rPr>
      </w:pPr>
    </w:p>
    <w:p w14:paraId="125D0A70" w14:textId="3CF33B1D" w:rsidR="00F117FA" w:rsidRDefault="00471A99" w:rsidP="00F117FA">
      <w:pPr>
        <w:autoSpaceDE w:val="0"/>
        <w:autoSpaceDN w:val="0"/>
        <w:adjustRightInd w:val="0"/>
        <w:spacing w:after="0" w:line="240" w:lineRule="auto"/>
        <w:jc w:val="both"/>
        <w:rPr>
          <w:rFonts w:asciiTheme="majorHAnsi" w:hAnsiTheme="majorHAnsi" w:cstheme="majorHAnsi"/>
        </w:rPr>
      </w:pPr>
      <w:r w:rsidRPr="009514CB">
        <w:rPr>
          <w:rFonts w:asciiTheme="majorHAnsi" w:hAnsiTheme="majorHAnsi" w:cstheme="majorHAnsi"/>
          <w:noProof/>
          <w:lang w:eastAsia="en-AU"/>
        </w:rPr>
        <mc:AlternateContent>
          <mc:Choice Requires="wpg">
            <w:drawing>
              <wp:anchor distT="0" distB="0" distL="114300" distR="114300" simplePos="0" relativeHeight="251742208" behindDoc="0" locked="0" layoutInCell="1" allowOverlap="1" wp14:anchorId="16186242" wp14:editId="25BCD053">
                <wp:simplePos x="0" y="0"/>
                <wp:positionH relativeFrom="column">
                  <wp:posOffset>2997200</wp:posOffset>
                </wp:positionH>
                <wp:positionV relativeFrom="paragraph">
                  <wp:posOffset>73660</wp:posOffset>
                </wp:positionV>
                <wp:extent cx="2893695" cy="1874520"/>
                <wp:effectExtent l="0" t="0" r="1905" b="0"/>
                <wp:wrapSquare wrapText="bothSides"/>
                <wp:docPr id="267" name="Group 53"/>
                <wp:cNvGraphicFramePr/>
                <a:graphic xmlns:a="http://schemas.openxmlformats.org/drawingml/2006/main">
                  <a:graphicData uri="http://schemas.microsoft.com/office/word/2010/wordprocessingGroup">
                    <wpg:wgp>
                      <wpg:cNvGrpSpPr/>
                      <wpg:grpSpPr>
                        <a:xfrm>
                          <a:off x="0" y="0"/>
                          <a:ext cx="2893695" cy="1874520"/>
                          <a:chOff x="0" y="0"/>
                          <a:chExt cx="2486791" cy="1386765"/>
                        </a:xfrm>
                      </wpg:grpSpPr>
                      <wpg:grpSp>
                        <wpg:cNvPr id="268" name="Group 268"/>
                        <wpg:cNvGrpSpPr/>
                        <wpg:grpSpPr>
                          <a:xfrm>
                            <a:off x="0" y="0"/>
                            <a:ext cx="2486791" cy="663438"/>
                            <a:chOff x="0" y="0"/>
                            <a:chExt cx="2486791" cy="663438"/>
                          </a:xfrm>
                        </wpg:grpSpPr>
                        <pic:pic xmlns:pic="http://schemas.openxmlformats.org/drawingml/2006/picture">
                          <pic:nvPicPr>
                            <pic:cNvPr id="269" name="Picture 269"/>
                            <pic:cNvPicPr>
                              <a:picLocks noChangeAspect="1"/>
                            </pic:cNvPicPr>
                          </pic:nvPicPr>
                          <pic:blipFill rotWithShape="1">
                            <a:blip r:embed="rId60"/>
                            <a:srcRect r="13944"/>
                            <a:stretch/>
                          </pic:blipFill>
                          <pic:spPr>
                            <a:xfrm>
                              <a:off x="0" y="194005"/>
                              <a:ext cx="2486791" cy="469433"/>
                            </a:xfrm>
                            <a:prstGeom prst="rect">
                              <a:avLst/>
                            </a:prstGeom>
                          </pic:spPr>
                        </pic:pic>
                        <pic:pic xmlns:pic="http://schemas.openxmlformats.org/drawingml/2006/picture">
                          <pic:nvPicPr>
                            <pic:cNvPr id="270" name="Picture 270"/>
                            <pic:cNvPicPr>
                              <a:picLocks noChangeAspect="1"/>
                            </pic:cNvPicPr>
                          </pic:nvPicPr>
                          <pic:blipFill>
                            <a:blip r:embed="rId61"/>
                            <a:stretch>
                              <a:fillRect/>
                            </a:stretch>
                          </pic:blipFill>
                          <pic:spPr>
                            <a:xfrm rot="5400000">
                              <a:off x="1138395" y="-320068"/>
                              <a:ext cx="225572" cy="865707"/>
                            </a:xfrm>
                            <a:prstGeom prst="rect">
                              <a:avLst/>
                            </a:prstGeom>
                          </pic:spPr>
                        </pic:pic>
                      </wpg:grpSp>
                      <wps:wsp>
                        <wps:cNvPr id="271" name="Rectangle 271"/>
                        <wps:cNvSpPr/>
                        <wps:spPr>
                          <a:xfrm>
                            <a:off x="73874" y="678879"/>
                            <a:ext cx="2412917" cy="707886"/>
                          </a:xfrm>
                          <a:prstGeom prst="rect">
                            <a:avLst/>
                          </a:prstGeom>
                        </wps:spPr>
                        <wps:txbx>
                          <w:txbxContent>
                            <w:p w14:paraId="70EAEC34" w14:textId="19504149" w:rsidR="00AD4840" w:rsidRPr="004B6FB6" w:rsidRDefault="00AD4840" w:rsidP="009514CB">
                              <w:pPr>
                                <w:pStyle w:val="NormalWeb"/>
                                <w:spacing w:before="0" w:beforeAutospacing="0" w:after="0" w:afterAutospacing="0"/>
                                <w:rPr>
                                  <w:sz w:val="20"/>
                                  <w:szCs w:val="20"/>
                                </w:rPr>
                              </w:pPr>
                              <w:r w:rsidRPr="004B6FB6">
                                <w:rPr>
                                  <w:rFonts w:ascii="Calibri Light" w:eastAsia="Calibri" w:hAnsi="Calibri Light" w:cstheme="minorBidi"/>
                                  <w:color w:val="000000" w:themeColor="text1"/>
                                  <w:kern w:val="24"/>
                                  <w:sz w:val="20"/>
                                  <w:szCs w:val="20"/>
                                </w:rPr>
                                <w:t xml:space="preserve">The marine and coastal knowledge needs were prioritised based on these </w:t>
                              </w:r>
                              <w:hyperlink r:id="rId62" w:history="1">
                                <w:r w:rsidRPr="004B6FB6">
                                  <w:rPr>
                                    <w:rStyle w:val="Hyperlink"/>
                                    <w:rFonts w:asciiTheme="majorHAnsi" w:hAnsiTheme="majorHAnsi" w:cstheme="majorHAnsi"/>
                                    <w:sz w:val="20"/>
                                    <w:szCs w:val="20"/>
                                  </w:rPr>
                                  <w:t>Reef 2050 Water Quality Improvement Plan targets and objectives</w:t>
                                </w:r>
                              </w:hyperlink>
                              <w:r w:rsidRPr="004B6FB6">
                                <w:rPr>
                                  <w:rFonts w:ascii="Calibri Light" w:eastAsia="Calibri" w:hAnsi="Calibri Light" w:cstheme="minorBidi"/>
                                  <w:color w:val="000000" w:themeColor="text1"/>
                                  <w:kern w:val="24"/>
                                  <w:sz w:val="20"/>
                                  <w:szCs w:val="20"/>
                                </w:rPr>
                                <w:t>.</w:t>
                              </w:r>
                            </w:p>
                          </w:txbxContent>
                        </wps:txbx>
                        <wps:bodyPr wrap="square">
                          <a:noAutofit/>
                        </wps:bodyPr>
                      </wps:wsp>
                    </wpg:wgp>
                  </a:graphicData>
                </a:graphic>
                <wp14:sizeRelH relativeFrom="margin">
                  <wp14:pctWidth>0</wp14:pctWidth>
                </wp14:sizeRelH>
                <wp14:sizeRelV relativeFrom="margin">
                  <wp14:pctHeight>0</wp14:pctHeight>
                </wp14:sizeRelV>
              </wp:anchor>
            </w:drawing>
          </mc:Choice>
          <mc:Fallback>
            <w:pict>
              <v:group w14:anchorId="16186242" id="Group 53" o:spid="_x0000_s1045" style="position:absolute;left:0;text-align:left;margin-left:236pt;margin-top:5.8pt;width:227.85pt;height:147.6pt;z-index:251742208;mso-width-relative:margin;mso-height-relative:margin" coordsize="24867,138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">
                <v:group id="Group 268" o:spid="_x0000_s1046" style="position:absolute;width:24867;height:6634" coordsize="24867,66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">
                  <v:shape id="Picture 269" o:spid="_x0000_s1047" type="#_x0000_t75" style="position:absolute;top:1940;width:24867;height:46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">
                    <v:imagedata r:id="rId63" o:title="" cropright="9138f"/>
                    <v:path arrowok="t"/>
                  </v:shape>
                  <v:shape id="Picture 270" o:spid="_x0000_s1048" type="#_x0000_t75" style="position:absolute;left:11384;top:-3201;width:2255;height:8657;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">
                    <v:imagedata r:id="rId64" o:title=""/>
                    <v:path arrowok="t"/>
                  </v:shape>
                </v:group>
                <v:rect id="Rectangle 271" o:spid="_x0000_s1049" style="position:absolute;left:738;top:6788;width:24129;height:7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" filled="f" stroked="f">
                  <v:textbox>
                    <w:txbxContent>
                      <w:p w14:paraId="70EAEC34" w14:textId="19504149" w:rsidR="00AD4840" w:rsidRPr="004B6FB6" w:rsidRDefault="00AD4840" w:rsidP="009514CB">
                        <w:pPr>
                          <w:pStyle w:val="NormalWeb"/>
                          <w:spacing w:before="0" w:beforeAutospacing="0" w:after="0" w:afterAutospacing="0"/>
                          <w:rPr>
                            <w:sz w:val="20"/>
                            <w:szCs w:val="20"/>
                          </w:rPr>
                        </w:pPr>
                        <w:r w:rsidRPr="004B6FB6">
                          <w:rPr>
                            <w:rFonts w:ascii="Calibri Light" w:eastAsia="Calibri" w:hAnsi="Calibri Light" w:cstheme="minorBidi"/>
                            <w:color w:val="000000" w:themeColor="text1"/>
                            <w:kern w:val="24"/>
                            <w:sz w:val="20"/>
                            <w:szCs w:val="20"/>
                          </w:rPr>
                          <w:t xml:space="preserve">The marine and coastal knowledge needs were prioritised based on these </w:t>
                        </w:r>
                        <w:hyperlink r:id="rId65" w:history="1">
                          <w:r w:rsidRPr="004B6FB6">
                            <w:rPr>
                              <w:rStyle w:val="Hyperlink"/>
                              <w:rFonts w:asciiTheme="majorHAnsi" w:hAnsiTheme="majorHAnsi" w:cstheme="majorHAnsi"/>
                              <w:sz w:val="20"/>
                              <w:szCs w:val="20"/>
                            </w:rPr>
                            <w:t>Reef 2050 Water Quality Improvement Plan targets and objectives</w:t>
                          </w:r>
                        </w:hyperlink>
                        <w:r w:rsidRPr="004B6FB6">
                          <w:rPr>
                            <w:rFonts w:ascii="Calibri Light" w:eastAsia="Calibri" w:hAnsi="Calibri Light" w:cstheme="minorBidi"/>
                            <w:color w:val="000000" w:themeColor="text1"/>
                            <w:kern w:val="24"/>
                            <w:sz w:val="20"/>
                            <w:szCs w:val="20"/>
                          </w:rPr>
                          <w:t>.</w:t>
                        </w:r>
                      </w:p>
                    </w:txbxContent>
                  </v:textbox>
                </v:rect>
                <w10:wrap type="square"/>
              </v:group>
            </w:pict>
          </mc:Fallback>
        </mc:AlternateContent>
      </w:r>
      <w:r w:rsidRPr="009514CB">
        <w:rPr>
          <w:rFonts w:asciiTheme="majorHAnsi" w:hAnsiTheme="majorHAnsi" w:cstheme="majorHAnsi"/>
          <w:noProof/>
          <w:lang w:eastAsia="en-AU"/>
        </w:rPr>
        <mc:AlternateContent>
          <mc:Choice Requires="wpg">
            <w:drawing>
              <wp:anchor distT="0" distB="0" distL="114300" distR="114300" simplePos="0" relativeHeight="251740160" behindDoc="0" locked="0" layoutInCell="1" allowOverlap="1" wp14:anchorId="32D6FDAB" wp14:editId="3A2CECA1">
                <wp:simplePos x="0" y="0"/>
                <wp:positionH relativeFrom="column">
                  <wp:posOffset>5985510</wp:posOffset>
                </wp:positionH>
                <wp:positionV relativeFrom="paragraph">
                  <wp:posOffset>17145</wp:posOffset>
                </wp:positionV>
                <wp:extent cx="2620645" cy="1931670"/>
                <wp:effectExtent l="0" t="0" r="8255" b="0"/>
                <wp:wrapSquare wrapText="bothSides"/>
                <wp:docPr id="262" name="Group 52"/>
                <wp:cNvGraphicFramePr/>
                <a:graphic xmlns:a="http://schemas.openxmlformats.org/drawingml/2006/main">
                  <a:graphicData uri="http://schemas.microsoft.com/office/word/2010/wordprocessingGroup">
                    <wpg:wgp>
                      <wpg:cNvGrpSpPr/>
                      <wpg:grpSpPr>
                        <a:xfrm>
                          <a:off x="0" y="0"/>
                          <a:ext cx="2620645" cy="1931670"/>
                          <a:chOff x="0" y="0"/>
                          <a:chExt cx="2274005" cy="1755695"/>
                        </a:xfrm>
                      </wpg:grpSpPr>
                      <pic:pic xmlns:pic="http://schemas.openxmlformats.org/drawingml/2006/picture">
                        <pic:nvPicPr>
                          <pic:cNvPr id="263" name="Picture 263"/>
                          <pic:cNvPicPr>
                            <a:picLocks noChangeAspect="1"/>
                          </pic:cNvPicPr>
                        </pic:nvPicPr>
                        <pic:blipFill>
                          <a:blip r:embed="rId56"/>
                          <a:stretch>
                            <a:fillRect/>
                          </a:stretch>
                        </pic:blipFill>
                        <pic:spPr>
                          <a:xfrm>
                            <a:off x="0" y="1280166"/>
                            <a:ext cx="2274005" cy="475529"/>
                          </a:xfrm>
                          <a:prstGeom prst="rect">
                            <a:avLst/>
                          </a:prstGeom>
                        </pic:spPr>
                      </pic:pic>
                      <pic:pic xmlns:pic="http://schemas.openxmlformats.org/drawingml/2006/picture">
                        <pic:nvPicPr>
                          <pic:cNvPr id="264" name="Picture 264"/>
                          <pic:cNvPicPr>
                            <a:picLocks noChangeAspect="1"/>
                          </pic:cNvPicPr>
                        </pic:nvPicPr>
                        <pic:blipFill>
                          <a:blip r:embed="rId30"/>
                          <a:stretch>
                            <a:fillRect/>
                          </a:stretch>
                        </pic:blipFill>
                        <pic:spPr>
                          <a:xfrm rot="5400000">
                            <a:off x="994124" y="-362744"/>
                            <a:ext cx="298730" cy="1024217"/>
                          </a:xfrm>
                          <a:prstGeom prst="rect">
                            <a:avLst/>
                          </a:prstGeom>
                        </pic:spPr>
                      </pic:pic>
                      <pic:pic xmlns:pic="http://schemas.openxmlformats.org/drawingml/2006/picture">
                        <pic:nvPicPr>
                          <pic:cNvPr id="265" name="Picture 265"/>
                          <pic:cNvPicPr>
                            <a:picLocks noChangeAspect="1"/>
                          </pic:cNvPicPr>
                        </pic:nvPicPr>
                        <pic:blipFill>
                          <a:blip r:embed="rId29"/>
                          <a:stretch>
                            <a:fillRect/>
                          </a:stretch>
                        </pic:blipFill>
                        <pic:spPr>
                          <a:xfrm>
                            <a:off x="0" y="787183"/>
                            <a:ext cx="2274005" cy="481626"/>
                          </a:xfrm>
                          <a:prstGeom prst="rect">
                            <a:avLst/>
                          </a:prstGeom>
                        </pic:spPr>
                      </pic:pic>
                      <pic:pic xmlns:pic="http://schemas.openxmlformats.org/drawingml/2006/picture">
                        <pic:nvPicPr>
                          <pic:cNvPr id="266" name="Picture 266"/>
                          <pic:cNvPicPr>
                            <a:picLocks noChangeAspect="1"/>
                          </pic:cNvPicPr>
                        </pic:nvPicPr>
                        <pic:blipFill>
                          <a:blip r:embed="rId47"/>
                          <a:stretch>
                            <a:fillRect/>
                          </a:stretch>
                        </pic:blipFill>
                        <pic:spPr>
                          <a:xfrm>
                            <a:off x="12976" y="298009"/>
                            <a:ext cx="2261029" cy="481626"/>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11E523A9" id="Group 52" o:spid="_x0000_s1026" style="position:absolute;margin-left:471.3pt;margin-top:1.35pt;width:206.35pt;height:152.1pt;z-index:251740160;mso-width-relative:margin;mso-height-relative:margin" coordsize="22740,175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">
                <v:shape id="Picture 263" o:spid="_x0000_s1027" type="#_x0000_t75" style="position:absolute;top:12801;width:22740;height:47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">
                  <v:imagedata r:id="rId66" o:title=""/>
                  <v:path arrowok="t"/>
                </v:shape>
                <v:shape id="Picture 264" o:spid="_x0000_s1028" type="#_x0000_t75" style="position:absolute;left:9940;top:-3627;width:2987;height:10242;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">
                  <v:imagedata r:id="rId49" o:title=""/>
                  <v:path arrowok="t"/>
                </v:shape>
                <v:shape id="Picture 265" o:spid="_x0000_s1029" type="#_x0000_t75" style="position:absolute;top:7871;width:22740;height:48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">
                  <v:imagedata r:id="rId67" o:title=""/>
                  <v:path arrowok="t"/>
                </v:shape>
                <v:shape id="Picture 266" o:spid="_x0000_s1030" type="#_x0000_t75" style="position:absolute;left:129;top:2980;width:22611;height:48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">
                  <v:imagedata r:id="rId48" o:title=""/>
                  <v:path arrowok="t"/>
                </v:shape>
                <w10:wrap type="square"/>
              </v:group>
            </w:pict>
          </mc:Fallback>
        </mc:AlternateContent>
      </w:r>
      <w:r w:rsidRPr="00B8706A">
        <w:rPr>
          <w:rFonts w:asciiTheme="majorHAnsi" w:hAnsiTheme="majorHAnsi" w:cstheme="majorHAnsi"/>
        </w:rPr>
        <w:t xml:space="preserve">This </w:t>
      </w:r>
      <w:r>
        <w:rPr>
          <w:rFonts w:asciiTheme="majorHAnsi" w:hAnsiTheme="majorHAnsi" w:cstheme="majorHAnsi"/>
        </w:rPr>
        <w:t xml:space="preserve">research </w:t>
      </w:r>
      <w:r w:rsidRPr="00B8706A">
        <w:rPr>
          <w:rFonts w:asciiTheme="majorHAnsi" w:hAnsiTheme="majorHAnsi" w:cstheme="majorHAnsi"/>
        </w:rPr>
        <w:t xml:space="preserve">theme covered all identified </w:t>
      </w:r>
      <w:r>
        <w:rPr>
          <w:rFonts w:asciiTheme="majorHAnsi" w:hAnsiTheme="majorHAnsi" w:cstheme="majorHAnsi"/>
        </w:rPr>
        <w:t>knowledge needs</w:t>
      </w:r>
      <w:r w:rsidRPr="00B8706A">
        <w:rPr>
          <w:rFonts w:asciiTheme="majorHAnsi" w:hAnsiTheme="majorHAnsi" w:cstheme="majorHAnsi"/>
        </w:rPr>
        <w:t xml:space="preserve"> associated with </w:t>
      </w:r>
      <w:r>
        <w:rPr>
          <w:rFonts w:asciiTheme="majorHAnsi" w:hAnsiTheme="majorHAnsi" w:cstheme="majorHAnsi"/>
        </w:rPr>
        <w:t>the impacts on marine and coastal ecosystems from poor water quality</w:t>
      </w:r>
      <w:r w:rsidRPr="00B8706A">
        <w:rPr>
          <w:rFonts w:asciiTheme="majorHAnsi" w:hAnsiTheme="majorHAnsi" w:cstheme="majorHAnsi"/>
        </w:rPr>
        <w:t xml:space="preserve">. </w:t>
      </w:r>
      <w:r w:rsidR="000E37CE">
        <w:rPr>
          <w:rFonts w:asciiTheme="majorHAnsi" w:hAnsiTheme="majorHAnsi" w:cstheme="majorHAnsi"/>
        </w:rPr>
        <w:t>Knowledge needs</w:t>
      </w:r>
      <w:r w:rsidR="00F117FA" w:rsidRPr="00AD5F63">
        <w:rPr>
          <w:rFonts w:asciiTheme="majorHAnsi" w:hAnsiTheme="majorHAnsi" w:cstheme="majorHAnsi"/>
        </w:rPr>
        <w:t xml:space="preserve"> </w:t>
      </w:r>
      <w:r>
        <w:rPr>
          <w:rFonts w:asciiTheme="majorHAnsi" w:hAnsiTheme="majorHAnsi" w:cstheme="majorHAnsi"/>
        </w:rPr>
        <w:t>specific</w:t>
      </w:r>
      <w:r w:rsidR="00F117FA">
        <w:rPr>
          <w:rFonts w:asciiTheme="majorHAnsi" w:hAnsiTheme="majorHAnsi" w:cstheme="majorHAnsi"/>
        </w:rPr>
        <w:t xml:space="preserve"> to </w:t>
      </w:r>
      <w:r>
        <w:rPr>
          <w:rFonts w:asciiTheme="majorHAnsi" w:hAnsiTheme="majorHAnsi" w:cstheme="majorHAnsi"/>
        </w:rPr>
        <w:t>wetlands and treatment systems</w:t>
      </w:r>
      <w:r w:rsidR="00F117FA">
        <w:rPr>
          <w:rFonts w:asciiTheme="majorHAnsi" w:hAnsiTheme="majorHAnsi" w:cstheme="majorHAnsi"/>
        </w:rPr>
        <w:t xml:space="preserve"> were separated from the </w:t>
      </w:r>
      <w:r w:rsidR="00C31CBB">
        <w:rPr>
          <w:rFonts w:asciiTheme="majorHAnsi" w:hAnsiTheme="majorHAnsi" w:cstheme="majorHAnsi"/>
        </w:rPr>
        <w:t>m</w:t>
      </w:r>
      <w:r w:rsidR="00F117FA">
        <w:rPr>
          <w:rFonts w:asciiTheme="majorHAnsi" w:hAnsiTheme="majorHAnsi" w:cstheme="majorHAnsi"/>
        </w:rPr>
        <w:t xml:space="preserve">arine and </w:t>
      </w:r>
      <w:r w:rsidR="00C31CBB">
        <w:rPr>
          <w:rFonts w:asciiTheme="majorHAnsi" w:hAnsiTheme="majorHAnsi" w:cstheme="majorHAnsi"/>
        </w:rPr>
        <w:t>c</w:t>
      </w:r>
      <w:r w:rsidR="00F117FA">
        <w:rPr>
          <w:rFonts w:asciiTheme="majorHAnsi" w:hAnsiTheme="majorHAnsi" w:cstheme="majorHAnsi"/>
        </w:rPr>
        <w:t xml:space="preserve">oastal theme </w:t>
      </w:r>
      <w:r>
        <w:rPr>
          <w:rFonts w:asciiTheme="majorHAnsi" w:hAnsiTheme="majorHAnsi" w:cstheme="majorHAnsi"/>
        </w:rPr>
        <w:t xml:space="preserve">and are presented under the </w:t>
      </w:r>
      <w:r w:rsidR="00C31CBB">
        <w:rPr>
          <w:rFonts w:asciiTheme="majorHAnsi" w:hAnsiTheme="majorHAnsi" w:cstheme="majorHAnsi"/>
        </w:rPr>
        <w:t>w</w:t>
      </w:r>
      <w:r w:rsidR="00F117FA">
        <w:rPr>
          <w:rFonts w:asciiTheme="majorHAnsi" w:hAnsiTheme="majorHAnsi" w:cstheme="majorHAnsi"/>
        </w:rPr>
        <w:t xml:space="preserve">etlands and </w:t>
      </w:r>
      <w:r w:rsidR="00C31CBB">
        <w:rPr>
          <w:rFonts w:asciiTheme="majorHAnsi" w:hAnsiTheme="majorHAnsi" w:cstheme="majorHAnsi"/>
        </w:rPr>
        <w:t>t</w:t>
      </w:r>
      <w:r w:rsidR="00F117FA">
        <w:rPr>
          <w:rFonts w:asciiTheme="majorHAnsi" w:hAnsiTheme="majorHAnsi" w:cstheme="majorHAnsi"/>
        </w:rPr>
        <w:t xml:space="preserve">reatment </w:t>
      </w:r>
      <w:r w:rsidR="00C31CBB">
        <w:rPr>
          <w:rFonts w:asciiTheme="majorHAnsi" w:hAnsiTheme="majorHAnsi" w:cstheme="majorHAnsi"/>
        </w:rPr>
        <w:t>s</w:t>
      </w:r>
      <w:r w:rsidR="00F117FA">
        <w:rPr>
          <w:rFonts w:asciiTheme="majorHAnsi" w:hAnsiTheme="majorHAnsi" w:cstheme="majorHAnsi"/>
        </w:rPr>
        <w:t>ystems</w:t>
      </w:r>
      <w:r>
        <w:rPr>
          <w:rFonts w:asciiTheme="majorHAnsi" w:hAnsiTheme="majorHAnsi" w:cstheme="majorHAnsi"/>
        </w:rPr>
        <w:t xml:space="preserve"> research theme</w:t>
      </w:r>
      <w:r w:rsidR="00F117FA">
        <w:rPr>
          <w:rFonts w:asciiTheme="majorHAnsi" w:hAnsiTheme="majorHAnsi" w:cstheme="majorHAnsi"/>
        </w:rPr>
        <w:t xml:space="preserve">. </w:t>
      </w:r>
      <w:r>
        <w:rPr>
          <w:rFonts w:asciiTheme="majorHAnsi" w:hAnsiTheme="majorHAnsi" w:cstheme="majorHAnsi"/>
        </w:rPr>
        <w:t xml:space="preserve">Ecological impacts to marine and coastal ecosystems from particulate nutrients were assessed separately through the </w:t>
      </w:r>
      <w:hyperlink w:anchor="_Appendix_3:_Particulate" w:history="1">
        <w:r w:rsidRPr="00CD1728">
          <w:rPr>
            <w:rStyle w:val="Hyperlink"/>
            <w:rFonts w:asciiTheme="majorHAnsi" w:hAnsiTheme="majorHAnsi" w:cstheme="majorHAnsi"/>
          </w:rPr>
          <w:t>Bioavailable Nutrients Workshop</w:t>
        </w:r>
      </w:hyperlink>
      <w:r>
        <w:rPr>
          <w:rFonts w:asciiTheme="majorHAnsi" w:hAnsiTheme="majorHAnsi" w:cstheme="majorHAnsi"/>
        </w:rPr>
        <w:t xml:space="preserve"> and are presented under the particulate nutrients theme, a sub section of the nutrients research theme.</w:t>
      </w:r>
    </w:p>
    <w:p w14:paraId="5F19E87C" w14:textId="77777777" w:rsidR="009514CB" w:rsidRDefault="009514CB" w:rsidP="00F117FA">
      <w:pPr>
        <w:autoSpaceDE w:val="0"/>
        <w:autoSpaceDN w:val="0"/>
        <w:adjustRightInd w:val="0"/>
        <w:spacing w:after="0" w:line="240" w:lineRule="auto"/>
        <w:jc w:val="both"/>
        <w:rPr>
          <w:rFonts w:asciiTheme="majorHAnsi" w:hAnsiTheme="majorHAnsi" w:cstheme="majorHAnsi"/>
        </w:rPr>
      </w:pPr>
    </w:p>
    <w:tbl>
      <w:tblPr>
        <w:tblW w:w="13958" w:type="dxa"/>
        <w:tblLook w:val="04A0" w:firstRow="1" w:lastRow="0" w:firstColumn="1" w:lastColumn="0" w:noHBand="0" w:noVBand="1"/>
      </w:tblPr>
      <w:tblGrid>
        <w:gridCol w:w="8"/>
        <w:gridCol w:w="3465"/>
        <w:gridCol w:w="1185"/>
        <w:gridCol w:w="2288"/>
        <w:gridCol w:w="2362"/>
        <w:gridCol w:w="1111"/>
        <w:gridCol w:w="3473"/>
        <w:gridCol w:w="66"/>
      </w:tblGrid>
      <w:tr w:rsidR="00E20E3D" w:rsidRPr="00CD1728" w14:paraId="13331D8F" w14:textId="77777777" w:rsidTr="00FC2043">
        <w:trPr>
          <w:gridAfter w:val="1"/>
          <w:wAfter w:w="66" w:type="dxa"/>
          <w:trHeight w:val="283"/>
        </w:trPr>
        <w:tc>
          <w:tcPr>
            <w:tcW w:w="13892" w:type="dxa"/>
            <w:gridSpan w:val="7"/>
            <w:tcBorders>
              <w:top w:val="single" w:sz="12" w:space="0" w:color="C00000"/>
              <w:bottom w:val="single" w:sz="12" w:space="0" w:color="C00000"/>
            </w:tcBorders>
            <w:shd w:val="clear" w:color="auto" w:fill="F2F2F2" w:themeFill="background1" w:themeFillShade="F2"/>
            <w:vAlign w:val="center"/>
          </w:tcPr>
          <w:p w14:paraId="665B0608" w14:textId="77777777" w:rsidR="00706582" w:rsidRPr="00804943" w:rsidRDefault="00706582" w:rsidP="00706582">
            <w:pPr>
              <w:spacing w:after="0" w:line="240" w:lineRule="auto"/>
              <w:jc w:val="center"/>
              <w:rPr>
                <w:rFonts w:asciiTheme="majorHAnsi" w:eastAsia="Times New Roman" w:hAnsiTheme="majorHAnsi" w:cstheme="majorHAnsi"/>
                <w:b/>
                <w:bCs/>
                <w:sz w:val="20"/>
                <w:szCs w:val="20"/>
                <w:lang w:eastAsia="en-AU"/>
              </w:rPr>
            </w:pPr>
            <w:r w:rsidRPr="00804943">
              <w:rPr>
                <w:rFonts w:asciiTheme="majorHAnsi" w:eastAsia="Times New Roman" w:hAnsiTheme="majorHAnsi" w:cstheme="majorHAnsi"/>
                <w:b/>
                <w:bCs/>
                <w:sz w:val="20"/>
                <w:szCs w:val="20"/>
                <w:lang w:eastAsia="en-AU"/>
              </w:rPr>
              <w:t>Highest priority</w:t>
            </w:r>
          </w:p>
          <w:p w14:paraId="4D035079" w14:textId="77777777" w:rsidR="00E20E3D" w:rsidRPr="00CD1728" w:rsidRDefault="00706582" w:rsidP="00706582">
            <w:pPr>
              <w:spacing w:after="0" w:line="240" w:lineRule="auto"/>
              <w:jc w:val="center"/>
              <w:rPr>
                <w:rFonts w:asciiTheme="majorHAnsi" w:eastAsia="Times New Roman" w:hAnsiTheme="majorHAnsi" w:cstheme="majorHAnsi"/>
                <w:bCs/>
                <w:szCs w:val="20"/>
                <w:lang w:eastAsia="en-AU"/>
              </w:rPr>
            </w:pPr>
            <w:r w:rsidRPr="00804943">
              <w:rPr>
                <w:rFonts w:asciiTheme="majorHAnsi" w:eastAsia="Times New Roman" w:hAnsiTheme="majorHAnsi" w:cstheme="majorHAnsi"/>
                <w:bCs/>
                <w:sz w:val="18"/>
                <w:szCs w:val="20"/>
                <w:lang w:eastAsia="en-AU"/>
              </w:rPr>
              <w:t>(</w:t>
            </w:r>
            <w:r w:rsidRPr="00804943">
              <w:rPr>
                <w:rFonts w:asciiTheme="majorHAnsi" w:hAnsiTheme="majorHAnsi" w:cstheme="majorHAnsi"/>
                <w:sz w:val="18"/>
              </w:rPr>
              <w:t>follow</w:t>
            </w:r>
            <w:r w:rsidRPr="00804943">
              <w:rPr>
                <w:rStyle w:val="Hyperlink"/>
                <w:rFonts w:asciiTheme="majorHAnsi" w:hAnsiTheme="majorHAnsi" w:cstheme="majorHAnsi"/>
                <w:color w:val="auto"/>
                <w:sz w:val="18"/>
                <w:u w:val="none"/>
              </w:rPr>
              <w:t xml:space="preserve"> the hyperlinks for more detail on each knowledge need)</w:t>
            </w:r>
          </w:p>
        </w:tc>
      </w:tr>
      <w:tr w:rsidR="00E20E3D" w:rsidRPr="00804943" w14:paraId="673C7F23" w14:textId="77777777" w:rsidTr="00FC2043">
        <w:trPr>
          <w:gridAfter w:val="1"/>
          <w:wAfter w:w="66" w:type="dxa"/>
          <w:trHeight w:val="389"/>
        </w:trPr>
        <w:tc>
          <w:tcPr>
            <w:tcW w:w="3473" w:type="dxa"/>
            <w:gridSpan w:val="2"/>
            <w:tcBorders>
              <w:top w:val="single" w:sz="12" w:space="0" w:color="C00000"/>
              <w:right w:val="inset" w:sz="6" w:space="0" w:color="E7E6E6" w:themeColor="background2"/>
            </w:tcBorders>
            <w:shd w:val="clear" w:color="auto" w:fill="auto"/>
          </w:tcPr>
          <w:p w14:paraId="2B01A422" w14:textId="3AF64B97" w:rsidR="00E20E3D" w:rsidRPr="00804943" w:rsidRDefault="00804943" w:rsidP="00E20E3D">
            <w:pPr>
              <w:spacing w:after="0" w:line="240" w:lineRule="auto"/>
              <w:rPr>
                <w:rFonts w:eastAsia="Times New Roman" w:cstheme="minorHAnsi"/>
                <w:color w:val="FFFFFF"/>
                <w:sz w:val="20"/>
                <w:szCs w:val="20"/>
                <w:u w:val="single"/>
                <w:lang w:eastAsia="en-AU"/>
              </w:rPr>
            </w:pPr>
            <w:r>
              <w:rPr>
                <w:rFonts w:cstheme="minorHAnsi"/>
                <w:sz w:val="20"/>
                <w:szCs w:val="20"/>
              </w:rPr>
              <w:t xml:space="preserve">MC.1 </w:t>
            </w:r>
            <w:hyperlink w:anchor="_Marine_and_Coastal" w:history="1">
              <w:r w:rsidR="00E20E3D" w:rsidRPr="00804943">
                <w:rPr>
                  <w:rStyle w:val="Hyperlink"/>
                  <w:rFonts w:cstheme="minorHAnsi"/>
                  <w:bCs/>
                  <w:sz w:val="20"/>
                  <w:szCs w:val="20"/>
                </w:rPr>
                <w:t>Improve our understanding and modelling of combined impact of pressures on the resilience of Reef and coastal ecosystems.</w:t>
              </w:r>
            </w:hyperlink>
            <w:r w:rsidR="00E20E3D" w:rsidRPr="00804943">
              <w:rPr>
                <w:rFonts w:cstheme="minorHAnsi"/>
                <w:bCs/>
                <w:color w:val="000000"/>
                <w:sz w:val="20"/>
                <w:szCs w:val="20"/>
              </w:rPr>
              <w:br/>
            </w:r>
            <w:r w:rsidR="00E20E3D" w:rsidRPr="00804943">
              <w:rPr>
                <w:rFonts w:cstheme="minorHAnsi"/>
                <w:bCs/>
                <w:i/>
                <w:color w:val="000000"/>
                <w:sz w:val="20"/>
                <w:szCs w:val="20"/>
              </w:rPr>
              <w:t xml:space="preserve">Key concepts: </w:t>
            </w:r>
            <w:r w:rsidR="00E20E3D" w:rsidRPr="00804943">
              <w:rPr>
                <w:rFonts w:cstheme="minorHAnsi"/>
                <w:i/>
                <w:color w:val="000000"/>
                <w:sz w:val="20"/>
                <w:szCs w:val="20"/>
              </w:rPr>
              <w:t>resilience,, recovery,, spatial ecosystem models,, high quality observational data,, seagrass,, coral,, tolerance thresholds and tipping points,, poor water quality,, climate change,, extreme weather.</w:t>
            </w:r>
          </w:p>
        </w:tc>
        <w:tc>
          <w:tcPr>
            <w:tcW w:w="3473" w:type="dxa"/>
            <w:gridSpan w:val="2"/>
            <w:tcBorders>
              <w:top w:val="single" w:sz="12" w:space="0" w:color="C00000"/>
              <w:right w:val="inset" w:sz="6" w:space="0" w:color="E7E6E6" w:themeColor="background2"/>
            </w:tcBorders>
            <w:shd w:val="clear" w:color="auto" w:fill="auto"/>
          </w:tcPr>
          <w:p w14:paraId="79027421" w14:textId="4501A5E5" w:rsidR="00E20E3D" w:rsidRPr="00804943" w:rsidRDefault="00804943" w:rsidP="00E20E3D">
            <w:pPr>
              <w:spacing w:after="0" w:line="240" w:lineRule="auto"/>
              <w:rPr>
                <w:rFonts w:eastAsia="Times New Roman" w:cstheme="minorHAnsi"/>
                <w:bCs/>
                <w:color w:val="000000"/>
                <w:sz w:val="20"/>
                <w:szCs w:val="20"/>
                <w:lang w:eastAsia="en-AU"/>
              </w:rPr>
            </w:pPr>
            <w:r>
              <w:rPr>
                <w:rFonts w:cstheme="minorHAnsi"/>
                <w:sz w:val="20"/>
                <w:szCs w:val="20"/>
              </w:rPr>
              <w:t xml:space="preserve">MC.2 </w:t>
            </w:r>
            <w:hyperlink w:anchor="_Marine_and_Coastal" w:history="1">
              <w:r w:rsidR="00E20E3D" w:rsidRPr="00804943">
                <w:rPr>
                  <w:rStyle w:val="Hyperlink"/>
                  <w:rFonts w:eastAsia="Times New Roman" w:cstheme="minorHAnsi"/>
                  <w:bCs/>
                  <w:sz w:val="20"/>
                  <w:szCs w:val="20"/>
                  <w:lang w:eastAsia="en-AU"/>
                </w:rPr>
                <w:t>What is the spatial distribution and condition of habitats in the coastal and inshore marine ecosystems of the Great Barrier Reef?</w:t>
              </w:r>
            </w:hyperlink>
          </w:p>
          <w:p w14:paraId="6E2E16A3" w14:textId="77777777" w:rsidR="00E20E3D" w:rsidRPr="00804943" w:rsidRDefault="00E20E3D" w:rsidP="00E20E3D">
            <w:pPr>
              <w:spacing w:after="0" w:line="240" w:lineRule="auto"/>
              <w:rPr>
                <w:rFonts w:eastAsia="Times New Roman" w:cstheme="minorHAnsi"/>
                <w:color w:val="FFFFFF"/>
                <w:sz w:val="20"/>
                <w:szCs w:val="20"/>
                <w:u w:val="single"/>
                <w:lang w:eastAsia="en-AU"/>
              </w:rPr>
            </w:pPr>
            <w:r w:rsidRPr="00804943">
              <w:rPr>
                <w:rFonts w:cstheme="minorHAnsi"/>
                <w:bCs/>
                <w:i/>
                <w:color w:val="000000"/>
                <w:sz w:val="20"/>
                <w:szCs w:val="20"/>
              </w:rPr>
              <w:t>Key concepts: habitat vulnerability, h</w:t>
            </w:r>
            <w:r w:rsidRPr="00804943">
              <w:rPr>
                <w:rFonts w:cstheme="minorHAnsi"/>
                <w:i/>
                <w:color w:val="000000"/>
                <w:sz w:val="20"/>
                <w:szCs w:val="20"/>
              </w:rPr>
              <w:t>abitat map, asset map, condition assessment, ecological risk assessment, floodplain wetlands, floodplains, freshwater wetland and estuarine environments (mangrove and saltpan), fish and predator fish and non-Reef bioregions.</w:t>
            </w:r>
          </w:p>
        </w:tc>
        <w:tc>
          <w:tcPr>
            <w:tcW w:w="3473" w:type="dxa"/>
            <w:gridSpan w:val="2"/>
            <w:tcBorders>
              <w:top w:val="single" w:sz="12" w:space="0" w:color="C00000"/>
              <w:left w:val="inset" w:sz="6" w:space="0" w:color="E7E6E6" w:themeColor="background2"/>
              <w:right w:val="inset" w:sz="6" w:space="0" w:color="E7E6E6" w:themeColor="background2"/>
            </w:tcBorders>
            <w:shd w:val="clear" w:color="auto" w:fill="auto"/>
          </w:tcPr>
          <w:p w14:paraId="792766C5" w14:textId="775189B3" w:rsidR="00E20E3D" w:rsidRPr="00804943" w:rsidRDefault="00804943" w:rsidP="00E20E3D">
            <w:pPr>
              <w:spacing w:after="0" w:line="240" w:lineRule="auto"/>
              <w:rPr>
                <w:rFonts w:cstheme="minorHAnsi"/>
                <w:bCs/>
                <w:color w:val="000000"/>
                <w:sz w:val="20"/>
                <w:szCs w:val="20"/>
              </w:rPr>
            </w:pPr>
            <w:r>
              <w:rPr>
                <w:rFonts w:cstheme="minorHAnsi"/>
                <w:sz w:val="20"/>
                <w:szCs w:val="20"/>
              </w:rPr>
              <w:t xml:space="preserve">MC.3 </w:t>
            </w:r>
            <w:hyperlink w:anchor="_Marine_and_Coastal" w:history="1">
              <w:r w:rsidR="00E20E3D" w:rsidRPr="00804943">
                <w:rPr>
                  <w:rStyle w:val="Hyperlink"/>
                  <w:rFonts w:cstheme="minorHAnsi"/>
                  <w:bCs/>
                  <w:sz w:val="20"/>
                  <w:szCs w:val="20"/>
                </w:rPr>
                <w:t xml:space="preserve">What are the detailed mechanisms and processes that directly link nutrient run-off to </w:t>
              </w:r>
              <w:r w:rsidR="00E20E3D" w:rsidRPr="00804943">
                <w:rPr>
                  <w:rStyle w:val="Hyperlink"/>
                  <w:rFonts w:cstheme="minorHAnsi"/>
                  <w:sz w:val="20"/>
                  <w:szCs w:val="20"/>
                </w:rPr>
                <w:t>crown-of-thorns starfish</w:t>
              </w:r>
              <w:r w:rsidR="00E20E3D" w:rsidRPr="00804943">
                <w:rPr>
                  <w:rStyle w:val="Hyperlink"/>
                  <w:rFonts w:cstheme="minorHAnsi"/>
                  <w:bCs/>
                  <w:sz w:val="20"/>
                  <w:szCs w:val="20"/>
                </w:rPr>
                <w:t xml:space="preserve"> larvae food sources and crown-of-thorns starfish outbreaks?</w:t>
              </w:r>
            </w:hyperlink>
            <w:r w:rsidR="00E20E3D" w:rsidRPr="00804943">
              <w:rPr>
                <w:rFonts w:cstheme="minorHAnsi"/>
                <w:bCs/>
                <w:color w:val="000000"/>
                <w:sz w:val="20"/>
                <w:szCs w:val="20"/>
              </w:rPr>
              <w:t xml:space="preserve"> </w:t>
            </w:r>
          </w:p>
          <w:p w14:paraId="779E81A2" w14:textId="77777777" w:rsidR="00E20E3D" w:rsidRPr="00804943" w:rsidRDefault="00E20E3D" w:rsidP="00E20E3D">
            <w:pPr>
              <w:spacing w:after="0" w:line="240" w:lineRule="auto"/>
              <w:rPr>
                <w:rFonts w:eastAsia="Times New Roman" w:cstheme="minorHAnsi"/>
                <w:bCs/>
                <w:color w:val="000000"/>
                <w:sz w:val="20"/>
                <w:szCs w:val="20"/>
                <w:lang w:eastAsia="en-AU"/>
              </w:rPr>
            </w:pPr>
            <w:r w:rsidRPr="00804943">
              <w:rPr>
                <w:rFonts w:cstheme="minorHAnsi"/>
                <w:bCs/>
                <w:i/>
                <w:color w:val="000000"/>
                <w:sz w:val="20"/>
                <w:szCs w:val="20"/>
              </w:rPr>
              <w:t>Key concepts: COTS, phytoplankton, nutrient concentrations, nutrient species and ratios, organic carbon, ‘threshold values’ for enhanced larvae survival.</w:t>
            </w:r>
          </w:p>
        </w:tc>
        <w:tc>
          <w:tcPr>
            <w:tcW w:w="3473" w:type="dxa"/>
            <w:tcBorders>
              <w:top w:val="single" w:sz="12" w:space="0" w:color="C00000"/>
              <w:left w:val="inset" w:sz="6" w:space="0" w:color="E7E6E6" w:themeColor="background2"/>
            </w:tcBorders>
            <w:shd w:val="clear" w:color="auto" w:fill="auto"/>
          </w:tcPr>
          <w:p w14:paraId="16E01D9D" w14:textId="1850D130" w:rsidR="00E20E3D" w:rsidRPr="00804943" w:rsidRDefault="00804943" w:rsidP="00E20E3D">
            <w:pPr>
              <w:spacing w:after="0" w:line="240" w:lineRule="auto"/>
              <w:rPr>
                <w:rFonts w:cstheme="minorHAnsi"/>
                <w:bCs/>
                <w:color w:val="000000"/>
                <w:sz w:val="20"/>
                <w:szCs w:val="20"/>
              </w:rPr>
            </w:pPr>
            <w:r>
              <w:rPr>
                <w:rFonts w:cstheme="minorHAnsi"/>
                <w:sz w:val="20"/>
                <w:szCs w:val="20"/>
              </w:rPr>
              <w:t xml:space="preserve">MC.4 </w:t>
            </w:r>
            <w:hyperlink w:anchor="_Marine_and_Coastal" w:history="1">
              <w:r w:rsidR="00E20E3D" w:rsidRPr="00804943">
                <w:rPr>
                  <w:rStyle w:val="Hyperlink"/>
                  <w:rFonts w:cstheme="minorHAnsi"/>
                  <w:bCs/>
                  <w:sz w:val="20"/>
                  <w:szCs w:val="20"/>
                </w:rPr>
                <w:t>What are the factors that foster or impede seagrass recovery after disturbance?</w:t>
              </w:r>
            </w:hyperlink>
          </w:p>
          <w:p w14:paraId="2EDCC9F5" w14:textId="77777777" w:rsidR="00E20E3D" w:rsidRPr="00804943" w:rsidRDefault="00E20E3D" w:rsidP="00E20E3D">
            <w:pPr>
              <w:spacing w:after="0" w:line="240" w:lineRule="auto"/>
              <w:rPr>
                <w:rFonts w:eastAsia="Times New Roman" w:cstheme="minorHAnsi"/>
                <w:color w:val="000000"/>
                <w:sz w:val="20"/>
                <w:szCs w:val="20"/>
                <w:lang w:eastAsia="en-AU"/>
              </w:rPr>
            </w:pPr>
            <w:r w:rsidRPr="00804943">
              <w:rPr>
                <w:rFonts w:cstheme="minorHAnsi"/>
                <w:bCs/>
                <w:i/>
                <w:color w:val="000000"/>
                <w:sz w:val="20"/>
                <w:szCs w:val="20"/>
              </w:rPr>
              <w:t>Key concepts: seagrass meadow resilience, seed germination triggers, seed viability, seed bank thresholds, sediment conditions, species interactions.</w:t>
            </w:r>
          </w:p>
        </w:tc>
      </w:tr>
      <w:tr w:rsidR="00E20E3D" w:rsidRPr="00FC2043" w14:paraId="57B5A33C" w14:textId="77777777" w:rsidTr="00FC2043">
        <w:tblPrEx>
          <w:tblBorders>
            <w:top w:val="single" w:sz="4" w:space="0" w:color="auto"/>
            <w:bottom w:val="single" w:sz="4" w:space="0" w:color="auto"/>
            <w:insideH w:val="single" w:sz="12" w:space="0" w:color="FFC000"/>
            <w:insideV w:val="single" w:sz="12" w:space="0" w:color="FFC000"/>
          </w:tblBorders>
        </w:tblPrEx>
        <w:trPr>
          <w:gridAfter w:val="1"/>
          <w:wAfter w:w="66" w:type="dxa"/>
          <w:trHeight w:val="283"/>
        </w:trPr>
        <w:tc>
          <w:tcPr>
            <w:tcW w:w="13892" w:type="dxa"/>
            <w:gridSpan w:val="7"/>
            <w:tcBorders>
              <w:top w:val="single" w:sz="12" w:space="0" w:color="ED7D31" w:themeColor="accent2"/>
              <w:bottom w:val="single" w:sz="12" w:space="0" w:color="ED7D31" w:themeColor="accent2"/>
            </w:tcBorders>
            <w:shd w:val="clear" w:color="auto" w:fill="F2F2F2" w:themeFill="background1" w:themeFillShade="F2"/>
            <w:noWrap/>
          </w:tcPr>
          <w:p w14:paraId="1DD75699" w14:textId="77777777" w:rsidR="00706582" w:rsidRPr="00FC2043" w:rsidRDefault="00706582" w:rsidP="00706582">
            <w:pPr>
              <w:spacing w:after="0" w:line="240" w:lineRule="auto"/>
              <w:jc w:val="center"/>
              <w:rPr>
                <w:rFonts w:asciiTheme="majorHAnsi" w:eastAsia="Times New Roman" w:hAnsiTheme="majorHAnsi" w:cstheme="majorHAnsi"/>
                <w:b/>
                <w:bCs/>
                <w:sz w:val="20"/>
                <w:szCs w:val="20"/>
                <w:lang w:eastAsia="en-AU"/>
              </w:rPr>
            </w:pPr>
            <w:r w:rsidRPr="00FC2043">
              <w:rPr>
                <w:rFonts w:asciiTheme="majorHAnsi" w:eastAsia="Times New Roman" w:hAnsiTheme="majorHAnsi" w:cstheme="majorHAnsi"/>
                <w:b/>
                <w:bCs/>
                <w:sz w:val="20"/>
                <w:szCs w:val="20"/>
                <w:lang w:eastAsia="en-AU"/>
              </w:rPr>
              <w:t>Moderate priority</w:t>
            </w:r>
          </w:p>
          <w:p w14:paraId="6921FB61" w14:textId="77777777" w:rsidR="00E20E3D" w:rsidRPr="00FC2043" w:rsidRDefault="00706582" w:rsidP="00706582">
            <w:pPr>
              <w:spacing w:after="0" w:line="240" w:lineRule="auto"/>
              <w:jc w:val="center"/>
              <w:rPr>
                <w:rFonts w:asciiTheme="majorHAnsi" w:eastAsia="Times New Roman" w:hAnsiTheme="majorHAnsi" w:cstheme="majorHAnsi"/>
                <w:b/>
                <w:bCs/>
                <w:sz w:val="20"/>
                <w:szCs w:val="20"/>
                <w:lang w:eastAsia="en-AU"/>
              </w:rPr>
            </w:pPr>
            <w:r w:rsidRPr="00804943">
              <w:rPr>
                <w:rFonts w:asciiTheme="majorHAnsi" w:eastAsia="Times New Roman" w:hAnsiTheme="majorHAnsi" w:cstheme="majorHAnsi"/>
                <w:bCs/>
                <w:sz w:val="18"/>
                <w:szCs w:val="20"/>
                <w:lang w:eastAsia="en-AU"/>
              </w:rPr>
              <w:t>(</w:t>
            </w:r>
            <w:r w:rsidRPr="00804943">
              <w:rPr>
                <w:rFonts w:asciiTheme="majorHAnsi" w:hAnsiTheme="majorHAnsi" w:cstheme="majorHAnsi"/>
                <w:sz w:val="18"/>
                <w:szCs w:val="20"/>
              </w:rPr>
              <w:t>follow</w:t>
            </w:r>
            <w:r w:rsidRPr="00804943">
              <w:rPr>
                <w:rStyle w:val="Hyperlink"/>
                <w:rFonts w:asciiTheme="majorHAnsi" w:hAnsiTheme="majorHAnsi" w:cstheme="majorHAnsi"/>
                <w:color w:val="auto"/>
                <w:sz w:val="18"/>
                <w:szCs w:val="20"/>
                <w:u w:val="none"/>
              </w:rPr>
              <w:t xml:space="preserve"> the hyperlinks for more detail on each knowledge need)</w:t>
            </w:r>
          </w:p>
        </w:tc>
      </w:tr>
      <w:tr w:rsidR="00E20E3D" w:rsidRPr="00804943" w14:paraId="30987493" w14:textId="77777777" w:rsidTr="00FC2043">
        <w:tblPrEx>
          <w:tblBorders>
            <w:top w:val="single" w:sz="4" w:space="0" w:color="auto"/>
            <w:bottom w:val="single" w:sz="4" w:space="0" w:color="auto"/>
            <w:insideH w:val="single" w:sz="12" w:space="0" w:color="FFC000"/>
            <w:insideV w:val="single" w:sz="12" w:space="0" w:color="FFC000"/>
          </w:tblBorders>
        </w:tblPrEx>
        <w:trPr>
          <w:gridAfter w:val="1"/>
          <w:wAfter w:w="66" w:type="dxa"/>
          <w:trHeight w:val="517"/>
        </w:trPr>
        <w:tc>
          <w:tcPr>
            <w:tcW w:w="6946" w:type="dxa"/>
            <w:gridSpan w:val="4"/>
            <w:tcBorders>
              <w:top w:val="single" w:sz="12" w:space="0" w:color="ED7D31" w:themeColor="accent2"/>
              <w:bottom w:val="nil"/>
              <w:right w:val="nil"/>
            </w:tcBorders>
            <w:shd w:val="clear" w:color="auto" w:fill="auto"/>
            <w:noWrap/>
          </w:tcPr>
          <w:p w14:paraId="6E441D52" w14:textId="37F33C73" w:rsidR="00E20E3D" w:rsidRPr="00804943" w:rsidRDefault="00804943" w:rsidP="004017A0">
            <w:pPr>
              <w:spacing w:after="0" w:line="240" w:lineRule="auto"/>
              <w:rPr>
                <w:rFonts w:eastAsia="Times New Roman" w:cstheme="minorHAnsi"/>
                <w:color w:val="000000"/>
                <w:sz w:val="20"/>
                <w:szCs w:val="20"/>
                <w:lang w:eastAsia="en-AU"/>
              </w:rPr>
            </w:pPr>
            <w:r>
              <w:rPr>
                <w:rFonts w:cstheme="minorHAnsi"/>
                <w:sz w:val="20"/>
                <w:szCs w:val="20"/>
              </w:rPr>
              <w:lastRenderedPageBreak/>
              <w:t xml:space="preserve">MC.5 </w:t>
            </w:r>
            <w:hyperlink w:anchor="_Marine_and_Coastal" w:history="1">
              <w:r w:rsidR="00E20E3D" w:rsidRPr="00804943">
                <w:rPr>
                  <w:rStyle w:val="Hyperlink"/>
                  <w:rFonts w:cstheme="minorHAnsi"/>
                  <w:bCs/>
                  <w:sz w:val="20"/>
                  <w:szCs w:val="20"/>
                </w:rPr>
                <w:t>How can we me</w:t>
              </w:r>
              <w:r w:rsidR="004017A0" w:rsidRPr="00804943">
                <w:rPr>
                  <w:rStyle w:val="Hyperlink"/>
                  <w:rFonts w:cstheme="minorHAnsi"/>
                  <w:bCs/>
                  <w:sz w:val="20"/>
                  <w:szCs w:val="20"/>
                </w:rPr>
                <w:t xml:space="preserve">asure connectivity between the </w:t>
              </w:r>
              <w:r w:rsidR="00E20E3D" w:rsidRPr="00804943">
                <w:rPr>
                  <w:rStyle w:val="Hyperlink"/>
                  <w:rFonts w:cstheme="minorHAnsi"/>
                  <w:bCs/>
                  <w:sz w:val="20"/>
                  <w:szCs w:val="20"/>
                </w:rPr>
                <w:t>freshwater-estuarine-marine ecosystems to demonstrate/quantify the importance of protecting coastal ecosystems to protect the GBR?</w:t>
              </w:r>
            </w:hyperlink>
            <w:r w:rsidR="00E20E3D" w:rsidRPr="00804943">
              <w:rPr>
                <w:rFonts w:cstheme="minorHAnsi"/>
                <w:bCs/>
                <w:color w:val="000000"/>
                <w:sz w:val="20"/>
                <w:szCs w:val="20"/>
              </w:rPr>
              <w:t xml:space="preserve"> </w:t>
            </w:r>
            <w:r w:rsidR="00E20E3D" w:rsidRPr="00804943">
              <w:rPr>
                <w:rFonts w:cstheme="minorHAnsi"/>
                <w:bCs/>
                <w:color w:val="000000"/>
                <w:sz w:val="20"/>
                <w:szCs w:val="20"/>
              </w:rPr>
              <w:br/>
            </w:r>
            <w:r w:rsidR="00E20E3D" w:rsidRPr="00804943">
              <w:rPr>
                <w:rFonts w:cstheme="minorHAnsi"/>
                <w:bCs/>
                <w:i/>
                <w:color w:val="000000"/>
                <w:sz w:val="20"/>
                <w:szCs w:val="20"/>
              </w:rPr>
              <w:t>Key concepts:</w:t>
            </w:r>
            <w:r w:rsidR="00E20E3D" w:rsidRPr="00804943">
              <w:rPr>
                <w:rFonts w:cstheme="minorHAnsi"/>
                <w:i/>
                <w:color w:val="000000"/>
                <w:sz w:val="20"/>
                <w:szCs w:val="20"/>
              </w:rPr>
              <w:t xml:space="preserve"> </w:t>
            </w:r>
            <w:r w:rsidR="004017A0" w:rsidRPr="00804943">
              <w:rPr>
                <w:rFonts w:cstheme="minorHAnsi"/>
                <w:i/>
                <w:color w:val="000000"/>
                <w:sz w:val="20"/>
                <w:szCs w:val="20"/>
              </w:rPr>
              <w:t>q</w:t>
            </w:r>
            <w:r w:rsidR="00E20E3D" w:rsidRPr="00804943">
              <w:rPr>
                <w:rFonts w:cstheme="minorHAnsi"/>
                <w:i/>
                <w:color w:val="000000"/>
                <w:sz w:val="20"/>
                <w:szCs w:val="20"/>
              </w:rPr>
              <w:t>uantify connectivity, loss, modification, degradation of coastal ecosystems, modelling, ecological risk assessment</w:t>
            </w:r>
          </w:p>
        </w:tc>
        <w:tc>
          <w:tcPr>
            <w:tcW w:w="6946" w:type="dxa"/>
            <w:gridSpan w:val="3"/>
            <w:tcBorders>
              <w:top w:val="single" w:sz="12" w:space="0" w:color="ED7D31" w:themeColor="accent2"/>
              <w:left w:val="nil"/>
              <w:bottom w:val="nil"/>
            </w:tcBorders>
            <w:shd w:val="clear" w:color="auto" w:fill="auto"/>
          </w:tcPr>
          <w:p w14:paraId="4625BB8A" w14:textId="5096B3E6" w:rsidR="00E20E3D" w:rsidRPr="00804943" w:rsidRDefault="00804943" w:rsidP="004017A0">
            <w:pPr>
              <w:spacing w:after="0" w:line="240" w:lineRule="auto"/>
              <w:rPr>
                <w:rFonts w:eastAsia="Times New Roman" w:cstheme="minorHAnsi"/>
                <w:color w:val="000000"/>
                <w:sz w:val="20"/>
                <w:szCs w:val="20"/>
                <w:lang w:eastAsia="en-AU"/>
              </w:rPr>
            </w:pPr>
            <w:r>
              <w:rPr>
                <w:rFonts w:cstheme="minorHAnsi"/>
                <w:sz w:val="20"/>
                <w:szCs w:val="20"/>
              </w:rPr>
              <w:t xml:space="preserve">MC.6 </w:t>
            </w:r>
            <w:hyperlink w:anchor="_Marine_and_Coastal" w:history="1">
              <w:r w:rsidR="00E20E3D" w:rsidRPr="00804943">
                <w:rPr>
                  <w:rStyle w:val="Hyperlink"/>
                  <w:rFonts w:cstheme="minorHAnsi"/>
                  <w:bCs/>
                  <w:sz w:val="20"/>
                  <w:szCs w:val="20"/>
                </w:rPr>
                <w:t>What are the priority freshwater and estuarine barriers for mitigation or removal to improve water quality and fish passage in coastal ecosystems?</w:t>
              </w:r>
            </w:hyperlink>
            <w:r w:rsidR="00E20E3D" w:rsidRPr="00804943">
              <w:rPr>
                <w:rFonts w:cstheme="minorHAnsi"/>
                <w:bCs/>
                <w:color w:val="000000"/>
                <w:sz w:val="20"/>
                <w:szCs w:val="20"/>
              </w:rPr>
              <w:br/>
            </w:r>
            <w:r w:rsidR="00E20E3D" w:rsidRPr="00804943">
              <w:rPr>
                <w:rFonts w:cstheme="minorHAnsi"/>
                <w:bCs/>
                <w:i/>
                <w:color w:val="000000"/>
                <w:sz w:val="20"/>
                <w:szCs w:val="20"/>
              </w:rPr>
              <w:t xml:space="preserve">Key concepts: </w:t>
            </w:r>
            <w:r w:rsidR="004017A0" w:rsidRPr="00804943">
              <w:rPr>
                <w:rFonts w:cstheme="minorHAnsi"/>
                <w:i/>
                <w:color w:val="000000"/>
                <w:sz w:val="20"/>
                <w:szCs w:val="20"/>
              </w:rPr>
              <w:t>f</w:t>
            </w:r>
            <w:r w:rsidR="00E20E3D" w:rsidRPr="00804943">
              <w:rPr>
                <w:rFonts w:cstheme="minorHAnsi"/>
                <w:i/>
                <w:color w:val="000000"/>
                <w:sz w:val="20"/>
                <w:szCs w:val="20"/>
              </w:rPr>
              <w:t>ish passage, physical and biochemical barriers, baseline data</w:t>
            </w:r>
          </w:p>
        </w:tc>
      </w:tr>
      <w:tr w:rsidR="00E20E3D" w:rsidRPr="00FC2043" w14:paraId="0430B32E" w14:textId="77777777" w:rsidTr="00FC2043">
        <w:trPr>
          <w:gridBefore w:val="1"/>
          <w:wBefore w:w="8" w:type="dxa"/>
          <w:trHeight w:val="283"/>
        </w:trPr>
        <w:tc>
          <w:tcPr>
            <w:tcW w:w="13950" w:type="dxa"/>
            <w:gridSpan w:val="7"/>
            <w:tcBorders>
              <w:top w:val="single" w:sz="12" w:space="0" w:color="FFD966" w:themeColor="accent4" w:themeTint="99"/>
              <w:bottom w:val="single" w:sz="12" w:space="0" w:color="FFD966" w:themeColor="accent4" w:themeTint="99"/>
            </w:tcBorders>
            <w:shd w:val="clear" w:color="auto" w:fill="F2F2F2" w:themeFill="background1" w:themeFillShade="F2"/>
            <w:vAlign w:val="center"/>
          </w:tcPr>
          <w:p w14:paraId="65598EE0" w14:textId="77777777" w:rsidR="00706582" w:rsidRPr="00FC2043" w:rsidRDefault="00706582" w:rsidP="00706582">
            <w:pPr>
              <w:spacing w:after="0" w:line="240" w:lineRule="auto"/>
              <w:jc w:val="center"/>
              <w:rPr>
                <w:rFonts w:asciiTheme="majorHAnsi" w:eastAsia="Times New Roman" w:hAnsiTheme="majorHAnsi" w:cstheme="majorHAnsi"/>
                <w:b/>
                <w:bCs/>
                <w:sz w:val="20"/>
                <w:szCs w:val="20"/>
                <w:lang w:eastAsia="en-AU"/>
              </w:rPr>
            </w:pPr>
            <w:r w:rsidRPr="00FC2043">
              <w:rPr>
                <w:rFonts w:asciiTheme="majorHAnsi" w:eastAsia="Times New Roman" w:hAnsiTheme="majorHAnsi" w:cstheme="majorHAnsi"/>
                <w:b/>
                <w:bCs/>
                <w:sz w:val="20"/>
                <w:szCs w:val="20"/>
                <w:lang w:eastAsia="en-AU"/>
              </w:rPr>
              <w:t>Lower priority</w:t>
            </w:r>
          </w:p>
          <w:p w14:paraId="37CB0FFA" w14:textId="77777777" w:rsidR="00E20E3D" w:rsidRPr="00FC2043" w:rsidRDefault="00706582" w:rsidP="00706582">
            <w:pPr>
              <w:spacing w:after="0" w:line="240" w:lineRule="auto"/>
              <w:jc w:val="center"/>
              <w:rPr>
                <w:rFonts w:asciiTheme="majorHAnsi" w:eastAsia="Times New Roman" w:hAnsiTheme="majorHAnsi" w:cstheme="majorHAnsi"/>
                <w:b/>
                <w:bCs/>
                <w:sz w:val="20"/>
                <w:szCs w:val="20"/>
                <w:lang w:eastAsia="en-AU"/>
              </w:rPr>
            </w:pPr>
            <w:r w:rsidRPr="00804943">
              <w:rPr>
                <w:rFonts w:asciiTheme="majorHAnsi" w:eastAsia="Times New Roman" w:hAnsiTheme="majorHAnsi" w:cstheme="majorHAnsi"/>
                <w:bCs/>
                <w:sz w:val="18"/>
                <w:szCs w:val="20"/>
                <w:lang w:eastAsia="en-AU"/>
              </w:rPr>
              <w:t>(</w:t>
            </w:r>
            <w:r w:rsidRPr="00804943">
              <w:rPr>
                <w:rFonts w:asciiTheme="majorHAnsi" w:hAnsiTheme="majorHAnsi" w:cstheme="majorHAnsi"/>
                <w:sz w:val="18"/>
                <w:szCs w:val="20"/>
              </w:rPr>
              <w:t>follow</w:t>
            </w:r>
            <w:r w:rsidRPr="00804943">
              <w:rPr>
                <w:rStyle w:val="Hyperlink"/>
                <w:rFonts w:asciiTheme="majorHAnsi" w:hAnsiTheme="majorHAnsi" w:cstheme="majorHAnsi"/>
                <w:color w:val="auto"/>
                <w:sz w:val="18"/>
                <w:szCs w:val="20"/>
                <w:u w:val="none"/>
              </w:rPr>
              <w:t xml:space="preserve"> the hyperlinks for more detail on each knowledge need)</w:t>
            </w:r>
          </w:p>
        </w:tc>
      </w:tr>
      <w:tr w:rsidR="00E20E3D" w:rsidRPr="00804943" w14:paraId="2258C630" w14:textId="77777777" w:rsidTr="00FC2043">
        <w:trPr>
          <w:gridBefore w:val="1"/>
          <w:wBefore w:w="8" w:type="dxa"/>
          <w:trHeight w:val="389"/>
        </w:trPr>
        <w:tc>
          <w:tcPr>
            <w:tcW w:w="4650" w:type="dxa"/>
            <w:gridSpan w:val="2"/>
            <w:tcBorders>
              <w:top w:val="single" w:sz="12" w:space="0" w:color="FFD966" w:themeColor="accent4" w:themeTint="99"/>
              <w:bottom w:val="inset" w:sz="6" w:space="0" w:color="auto"/>
              <w:right w:val="inset" w:sz="6" w:space="0" w:color="E7E6E6" w:themeColor="background2"/>
            </w:tcBorders>
            <w:shd w:val="clear" w:color="auto" w:fill="auto"/>
          </w:tcPr>
          <w:p w14:paraId="5B569884" w14:textId="4A0ED91B" w:rsidR="00E20E3D" w:rsidRPr="00804943" w:rsidRDefault="00804943" w:rsidP="00E20E3D">
            <w:pPr>
              <w:spacing w:after="0" w:line="240" w:lineRule="auto"/>
              <w:rPr>
                <w:rFonts w:cstheme="minorHAnsi"/>
                <w:bCs/>
                <w:color w:val="000000"/>
                <w:sz w:val="20"/>
                <w:szCs w:val="20"/>
              </w:rPr>
            </w:pPr>
            <w:r>
              <w:rPr>
                <w:rFonts w:cstheme="minorHAnsi"/>
                <w:sz w:val="20"/>
                <w:szCs w:val="20"/>
              </w:rPr>
              <w:t xml:space="preserve">MC.7 </w:t>
            </w:r>
            <w:hyperlink w:anchor="_Marine_and_Coastal" w:history="1">
              <w:r w:rsidR="00E20E3D" w:rsidRPr="00804943">
                <w:rPr>
                  <w:rStyle w:val="Hyperlink"/>
                  <w:rFonts w:cstheme="minorHAnsi"/>
                  <w:bCs/>
                  <w:sz w:val="20"/>
                  <w:szCs w:val="20"/>
                </w:rPr>
                <w:t>What are the water quality and climatic impacts to seagrass habitats in the Great Barrier Reef and what are the rates of acclimatisation and adaptation of seagrass to those impacts?</w:t>
              </w:r>
            </w:hyperlink>
            <w:r w:rsidR="00E20E3D" w:rsidRPr="00804943">
              <w:rPr>
                <w:rFonts w:cstheme="minorHAnsi"/>
                <w:bCs/>
                <w:color w:val="000000"/>
                <w:sz w:val="20"/>
                <w:szCs w:val="20"/>
              </w:rPr>
              <w:t xml:space="preserve"> </w:t>
            </w:r>
          </w:p>
          <w:p w14:paraId="2425F19F" w14:textId="77777777" w:rsidR="00E20E3D" w:rsidRPr="00804943" w:rsidRDefault="00E20E3D" w:rsidP="00E20E3D">
            <w:pPr>
              <w:spacing w:after="0" w:line="240" w:lineRule="auto"/>
              <w:rPr>
                <w:rFonts w:eastAsia="Times New Roman" w:cstheme="minorHAnsi"/>
                <w:color w:val="FFFFFF"/>
                <w:sz w:val="20"/>
                <w:szCs w:val="20"/>
                <w:u w:val="single"/>
                <w:lang w:eastAsia="en-AU"/>
              </w:rPr>
            </w:pPr>
            <w:r w:rsidRPr="00804943">
              <w:rPr>
                <w:rFonts w:cstheme="minorHAnsi"/>
                <w:bCs/>
                <w:i/>
                <w:color w:val="000000"/>
                <w:sz w:val="20"/>
                <w:szCs w:val="20"/>
              </w:rPr>
              <w:t>Key concepts: function and condition, temporal and seasonal variability in impacts, poor water quality, climate change, nutrient enriched water, pesticides, sedimentation, climate change</w:t>
            </w:r>
            <w:r w:rsidRPr="00804943">
              <w:rPr>
                <w:rFonts w:cstheme="minorHAnsi"/>
                <w:bCs/>
                <w:color w:val="000000"/>
                <w:sz w:val="20"/>
                <w:szCs w:val="20"/>
              </w:rPr>
              <w:t>.</w:t>
            </w:r>
          </w:p>
        </w:tc>
        <w:tc>
          <w:tcPr>
            <w:tcW w:w="4650" w:type="dxa"/>
            <w:gridSpan w:val="2"/>
            <w:tcBorders>
              <w:top w:val="single" w:sz="12" w:space="0" w:color="FFD966" w:themeColor="accent4" w:themeTint="99"/>
              <w:left w:val="inset" w:sz="6" w:space="0" w:color="E7E6E6" w:themeColor="background2"/>
              <w:bottom w:val="inset" w:sz="6" w:space="0" w:color="auto"/>
              <w:right w:val="inset" w:sz="6" w:space="0" w:color="E7E6E6" w:themeColor="background2"/>
            </w:tcBorders>
            <w:shd w:val="clear" w:color="auto" w:fill="auto"/>
          </w:tcPr>
          <w:p w14:paraId="5EB3294A" w14:textId="32A7A0CE" w:rsidR="00E20E3D" w:rsidRPr="00804943" w:rsidRDefault="00804943" w:rsidP="00E20E3D">
            <w:pPr>
              <w:spacing w:after="0" w:line="240" w:lineRule="auto"/>
              <w:rPr>
                <w:rFonts w:cstheme="minorHAnsi"/>
                <w:bCs/>
                <w:color w:val="000000"/>
                <w:sz w:val="20"/>
                <w:szCs w:val="20"/>
              </w:rPr>
            </w:pPr>
            <w:r>
              <w:rPr>
                <w:rFonts w:cstheme="minorHAnsi"/>
                <w:sz w:val="20"/>
                <w:szCs w:val="20"/>
              </w:rPr>
              <w:t xml:space="preserve">MC.8 </w:t>
            </w:r>
            <w:hyperlink w:anchor="_Marine_and_Coastal" w:history="1">
              <w:r w:rsidR="00E20E3D" w:rsidRPr="00804943">
                <w:rPr>
                  <w:rStyle w:val="Hyperlink"/>
                  <w:rFonts w:cstheme="minorHAnsi"/>
                  <w:bCs/>
                  <w:sz w:val="20"/>
                  <w:szCs w:val="20"/>
                </w:rPr>
                <w:t>What are the impacts of seagrass loss to the species and ecosystems dependent on them?</w:t>
              </w:r>
            </w:hyperlink>
          </w:p>
          <w:p w14:paraId="1A43F57E" w14:textId="77777777" w:rsidR="00E20E3D" w:rsidRPr="00804943" w:rsidRDefault="00E20E3D" w:rsidP="00E20E3D">
            <w:pPr>
              <w:spacing w:after="0" w:line="240" w:lineRule="auto"/>
              <w:rPr>
                <w:rFonts w:eastAsia="Times New Roman" w:cstheme="minorHAnsi"/>
                <w:color w:val="000000"/>
                <w:sz w:val="20"/>
                <w:szCs w:val="20"/>
                <w:lang w:eastAsia="en-AU"/>
              </w:rPr>
            </w:pPr>
            <w:r w:rsidRPr="00804943">
              <w:rPr>
                <w:rFonts w:eastAsia="Times New Roman" w:cstheme="minorHAnsi"/>
                <w:i/>
                <w:color w:val="000000"/>
                <w:sz w:val="20"/>
                <w:szCs w:val="20"/>
                <w:lang w:eastAsia="en-AU"/>
              </w:rPr>
              <w:t>Key concepts: associated fauna and/or multi-species fisheries, dugongs, turtles, changes in community composition.</w:t>
            </w:r>
          </w:p>
        </w:tc>
        <w:tc>
          <w:tcPr>
            <w:tcW w:w="4650" w:type="dxa"/>
            <w:gridSpan w:val="3"/>
            <w:tcBorders>
              <w:top w:val="single" w:sz="12" w:space="0" w:color="FFD966" w:themeColor="accent4" w:themeTint="99"/>
              <w:left w:val="inset" w:sz="6" w:space="0" w:color="E7E6E6" w:themeColor="background2"/>
              <w:bottom w:val="inset" w:sz="6" w:space="0" w:color="auto"/>
            </w:tcBorders>
            <w:shd w:val="clear" w:color="auto" w:fill="auto"/>
          </w:tcPr>
          <w:p w14:paraId="3C2DB50C" w14:textId="003FCC01" w:rsidR="00E20E3D" w:rsidRPr="00804943" w:rsidRDefault="00804943" w:rsidP="00E20E3D">
            <w:pPr>
              <w:spacing w:after="0" w:line="240" w:lineRule="auto"/>
              <w:rPr>
                <w:rFonts w:cstheme="minorHAnsi"/>
                <w:sz w:val="20"/>
                <w:szCs w:val="20"/>
              </w:rPr>
            </w:pPr>
            <w:r>
              <w:rPr>
                <w:rFonts w:cstheme="minorHAnsi"/>
                <w:sz w:val="20"/>
                <w:szCs w:val="20"/>
              </w:rPr>
              <w:t xml:space="preserve">MC.9 </w:t>
            </w:r>
            <w:hyperlink w:anchor="_Marine_and_Coastal" w:history="1">
              <w:r w:rsidR="00E20E3D" w:rsidRPr="00804943">
                <w:rPr>
                  <w:rStyle w:val="Hyperlink"/>
                  <w:rFonts w:cstheme="minorHAnsi"/>
                  <w:sz w:val="20"/>
                  <w:szCs w:val="20"/>
                </w:rPr>
                <w:t>Improved understanding of the factors linked with coral thermal tolerance, and the scope and rates of acclimatisation and adaptation of coral reef taxa.</w:t>
              </w:r>
            </w:hyperlink>
          </w:p>
          <w:p w14:paraId="408751C5" w14:textId="77777777" w:rsidR="00E20E3D" w:rsidRPr="00804943" w:rsidRDefault="00E20E3D" w:rsidP="00E20E3D">
            <w:pPr>
              <w:spacing w:after="0" w:line="240" w:lineRule="auto"/>
              <w:rPr>
                <w:rFonts w:eastAsia="Times New Roman" w:cstheme="minorHAnsi"/>
                <w:bCs/>
                <w:color w:val="000000"/>
                <w:sz w:val="20"/>
                <w:szCs w:val="20"/>
                <w:lang w:eastAsia="en-AU"/>
              </w:rPr>
            </w:pPr>
            <w:r w:rsidRPr="00804943">
              <w:rPr>
                <w:rFonts w:eastAsia="Times New Roman" w:cstheme="minorHAnsi"/>
                <w:bCs/>
                <w:i/>
                <w:sz w:val="20"/>
                <w:szCs w:val="20"/>
                <w:lang w:eastAsia="en-AU"/>
              </w:rPr>
              <w:t>Key concepts: nutrients, nutrient ratios, light/turbidity, temperature and light, water quality, recovery from bleaching, climate change.</w:t>
            </w:r>
          </w:p>
        </w:tc>
      </w:tr>
    </w:tbl>
    <w:p w14:paraId="42B7EE30" w14:textId="77777777" w:rsidR="00E20E3D" w:rsidRDefault="00E20E3D" w:rsidP="00E20E3D">
      <w:pPr>
        <w:spacing w:after="0"/>
        <w:rPr>
          <w:b/>
          <w:sz w:val="12"/>
        </w:rPr>
      </w:pPr>
    </w:p>
    <w:p w14:paraId="25397D9B" w14:textId="77777777" w:rsidR="00E20E3D" w:rsidRDefault="00E20E3D" w:rsidP="004F2B5E">
      <w:bookmarkStart w:id="72" w:name="_Wetlands_and_Treatment_1"/>
      <w:bookmarkStart w:id="73" w:name="_Toc517797036"/>
      <w:bookmarkEnd w:id="72"/>
    </w:p>
    <w:p w14:paraId="299478CE" w14:textId="1FF11571" w:rsidR="003F715B" w:rsidRPr="005D0E18" w:rsidRDefault="004017A0" w:rsidP="006B175A">
      <w:pPr>
        <w:pStyle w:val="Heading2"/>
        <w:pBdr>
          <w:top w:val="single" w:sz="2" w:space="1" w:color="D0CECE" w:themeColor="background2" w:themeShade="E6"/>
        </w:pBdr>
      </w:pPr>
      <w:bookmarkStart w:id="74" w:name="_Wetlands_and_treatment_2"/>
      <w:bookmarkEnd w:id="74"/>
      <w:r w:rsidRPr="004F2B5E">
        <w:br w:type="column"/>
      </w:r>
      <w:bookmarkStart w:id="75" w:name="_Toc517872830"/>
      <w:r w:rsidR="00BA3990" w:rsidRPr="009514CB">
        <w:rPr>
          <w:rFonts w:cstheme="majorHAnsi"/>
        </w:rPr>
        <w:lastRenderedPageBreak/>
        <mc:AlternateContent>
          <mc:Choice Requires="wpg">
            <w:drawing>
              <wp:anchor distT="0" distB="0" distL="114300" distR="114300" simplePos="0" relativeHeight="251748352" behindDoc="0" locked="0" layoutInCell="1" allowOverlap="1" wp14:anchorId="2EC251D4" wp14:editId="769018FA">
                <wp:simplePos x="0" y="0"/>
                <wp:positionH relativeFrom="column">
                  <wp:posOffset>4240530</wp:posOffset>
                </wp:positionH>
                <wp:positionV relativeFrom="paragraph">
                  <wp:posOffset>234217</wp:posOffset>
                </wp:positionV>
                <wp:extent cx="2453005" cy="1678940"/>
                <wp:effectExtent l="0" t="0" r="4445" b="0"/>
                <wp:wrapSquare wrapText="bothSides"/>
                <wp:docPr id="286" name="Group 52"/>
                <wp:cNvGraphicFramePr/>
                <a:graphic xmlns:a="http://schemas.openxmlformats.org/drawingml/2006/main">
                  <a:graphicData uri="http://schemas.microsoft.com/office/word/2010/wordprocessingGroup">
                    <wpg:wgp>
                      <wpg:cNvGrpSpPr/>
                      <wpg:grpSpPr>
                        <a:xfrm>
                          <a:off x="0" y="0"/>
                          <a:ext cx="2453005" cy="1678940"/>
                          <a:chOff x="0" y="0"/>
                          <a:chExt cx="2274005" cy="1755695"/>
                        </a:xfrm>
                      </wpg:grpSpPr>
                      <pic:pic xmlns:pic="http://schemas.openxmlformats.org/drawingml/2006/picture">
                        <pic:nvPicPr>
                          <pic:cNvPr id="287" name="Picture 287"/>
                          <pic:cNvPicPr>
                            <a:picLocks noChangeAspect="1"/>
                          </pic:cNvPicPr>
                        </pic:nvPicPr>
                        <pic:blipFill>
                          <a:blip r:embed="rId56"/>
                          <a:stretch>
                            <a:fillRect/>
                          </a:stretch>
                        </pic:blipFill>
                        <pic:spPr>
                          <a:xfrm>
                            <a:off x="0" y="1280166"/>
                            <a:ext cx="2274005" cy="475529"/>
                          </a:xfrm>
                          <a:prstGeom prst="rect">
                            <a:avLst/>
                          </a:prstGeom>
                        </pic:spPr>
                      </pic:pic>
                      <pic:pic xmlns:pic="http://schemas.openxmlformats.org/drawingml/2006/picture">
                        <pic:nvPicPr>
                          <pic:cNvPr id="288" name="Picture 288"/>
                          <pic:cNvPicPr>
                            <a:picLocks noChangeAspect="1"/>
                          </pic:cNvPicPr>
                        </pic:nvPicPr>
                        <pic:blipFill>
                          <a:blip r:embed="rId30"/>
                          <a:stretch>
                            <a:fillRect/>
                          </a:stretch>
                        </pic:blipFill>
                        <pic:spPr>
                          <a:xfrm rot="5400000">
                            <a:off x="994124" y="-362744"/>
                            <a:ext cx="298730" cy="1024217"/>
                          </a:xfrm>
                          <a:prstGeom prst="rect">
                            <a:avLst/>
                          </a:prstGeom>
                        </pic:spPr>
                      </pic:pic>
                      <pic:pic xmlns:pic="http://schemas.openxmlformats.org/drawingml/2006/picture">
                        <pic:nvPicPr>
                          <pic:cNvPr id="289" name="Picture 289"/>
                          <pic:cNvPicPr>
                            <a:picLocks noChangeAspect="1"/>
                          </pic:cNvPicPr>
                        </pic:nvPicPr>
                        <pic:blipFill>
                          <a:blip r:embed="rId29"/>
                          <a:stretch>
                            <a:fillRect/>
                          </a:stretch>
                        </pic:blipFill>
                        <pic:spPr>
                          <a:xfrm>
                            <a:off x="0" y="787183"/>
                            <a:ext cx="2274005" cy="481626"/>
                          </a:xfrm>
                          <a:prstGeom prst="rect">
                            <a:avLst/>
                          </a:prstGeom>
                        </pic:spPr>
                      </pic:pic>
                      <pic:pic xmlns:pic="http://schemas.openxmlformats.org/drawingml/2006/picture">
                        <pic:nvPicPr>
                          <pic:cNvPr id="290" name="Picture 290"/>
                          <pic:cNvPicPr>
                            <a:picLocks noChangeAspect="1"/>
                          </pic:cNvPicPr>
                        </pic:nvPicPr>
                        <pic:blipFill>
                          <a:blip r:embed="rId47"/>
                          <a:stretch>
                            <a:fillRect/>
                          </a:stretch>
                        </pic:blipFill>
                        <pic:spPr>
                          <a:xfrm>
                            <a:off x="12976" y="298009"/>
                            <a:ext cx="2261029" cy="481626"/>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7697CF69" id="Group 52" o:spid="_x0000_s1026" style="position:absolute;margin-left:333.9pt;margin-top:18.45pt;width:193.15pt;height:132.2pt;z-index:251748352;mso-width-relative:margin;mso-height-relative:margin" coordsize="22740,175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">
                <v:shape id="Picture 287" o:spid="_x0000_s1027" type="#_x0000_t75" style="position:absolute;top:12801;width:22740;height:47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">
                  <v:imagedata r:id="rId66" o:title=""/>
                  <v:path arrowok="t"/>
                </v:shape>
                <v:shape id="Picture 288" o:spid="_x0000_s1028" type="#_x0000_t75" style="position:absolute;left:9940;top:-3627;width:2987;height:10242;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">
                  <v:imagedata r:id="rId49" o:title=""/>
                  <v:path arrowok="t"/>
                </v:shape>
                <v:shape id="Picture 289" o:spid="_x0000_s1029" type="#_x0000_t75" style="position:absolute;top:7871;width:22740;height:48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">
                  <v:imagedata r:id="rId67" o:title=""/>
                  <v:path arrowok="t"/>
                </v:shape>
                <v:shape id="Picture 290" o:spid="_x0000_s1030" type="#_x0000_t75" style="position:absolute;left:129;top:2980;width:22611;height:48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">
                  <v:imagedata r:id="rId48" o:title=""/>
                  <v:path arrowok="t"/>
                </v:shape>
                <w10:wrap type="square"/>
              </v:group>
            </w:pict>
          </mc:Fallback>
        </mc:AlternateContent>
      </w:r>
      <w:r w:rsidR="00E64B0B">
        <mc:AlternateContent>
          <mc:Choice Requires="wps">
            <w:drawing>
              <wp:anchor distT="0" distB="0" distL="114300" distR="114300" simplePos="0" relativeHeight="251699200" behindDoc="0" locked="0" layoutInCell="1" allowOverlap="1" wp14:anchorId="5F70791A" wp14:editId="00C51777">
                <wp:simplePos x="0" y="0"/>
                <wp:positionH relativeFrom="column">
                  <wp:posOffset>7125237</wp:posOffset>
                </wp:positionH>
                <wp:positionV relativeFrom="paragraph">
                  <wp:posOffset>0</wp:posOffset>
                </wp:positionV>
                <wp:extent cx="1764000" cy="396000"/>
                <wp:effectExtent l="0" t="0" r="0" b="4445"/>
                <wp:wrapNone/>
                <wp:docPr id="25" name="Text Box 25"/>
                <wp:cNvGraphicFramePr/>
                <a:graphic xmlns:a="http://schemas.openxmlformats.org/drawingml/2006/main">
                  <a:graphicData uri="http://schemas.microsoft.com/office/word/2010/wordprocessingShape">
                    <wps:wsp>
                      <wps:cNvSpPr txBox="1"/>
                      <wps:spPr>
                        <a:xfrm>
                          <a:off x="0" y="0"/>
                          <a:ext cx="1764000" cy="396000"/>
                        </a:xfrm>
                        <a:prstGeom prst="rect">
                          <a:avLst/>
                        </a:prstGeom>
                        <a:noFill/>
                        <a:ln w="6350">
                          <a:noFill/>
                        </a:ln>
                      </wps:spPr>
                      <wps:txbx>
                        <w:txbxContent>
                          <w:p w14:paraId="086D6047" w14:textId="77777777" w:rsidR="00AD4840" w:rsidRPr="00E64B0B" w:rsidRDefault="00AD4840" w:rsidP="00E64B0B">
                            <w:pPr>
                              <w:spacing w:after="0"/>
                              <w:jc w:val="right"/>
                              <w:rPr>
                                <w:rStyle w:val="Hyperlink"/>
                                <w:rFonts w:ascii="Century Gothic" w:hAnsi="Century Gothic"/>
                                <w:sz w:val="18"/>
                              </w:rPr>
                            </w:pPr>
                            <w:r>
                              <w:rPr>
                                <w:rFonts w:ascii="Century Gothic" w:hAnsi="Century Gothic"/>
                                <w:sz w:val="18"/>
                              </w:rPr>
                              <w:fldChar w:fldCharType="begin"/>
                            </w:r>
                            <w:r>
                              <w:rPr>
                                <w:rFonts w:ascii="Century Gothic" w:hAnsi="Century Gothic"/>
                                <w:sz w:val="18"/>
                              </w:rPr>
                              <w:instrText xml:space="preserve"> HYPERLINK  \l "_Highest_priority_knowledge" </w:instrText>
                            </w:r>
                            <w:r>
                              <w:rPr>
                                <w:rFonts w:ascii="Century Gothic" w:hAnsi="Century Gothic"/>
                                <w:sz w:val="18"/>
                              </w:rPr>
                              <w:fldChar w:fldCharType="separate"/>
                            </w:r>
                            <w:r w:rsidRPr="00E64B0B">
                              <w:rPr>
                                <w:rStyle w:val="Hyperlink"/>
                                <w:rFonts w:ascii="Century Gothic" w:hAnsi="Century Gothic"/>
                                <w:sz w:val="18"/>
                              </w:rPr>
                              <w:t>Back to Executive Summary</w:t>
                            </w:r>
                          </w:p>
                          <w:p w14:paraId="671347AD" w14:textId="77777777" w:rsidR="00AD4840" w:rsidRPr="00E64B0B" w:rsidRDefault="00AD4840" w:rsidP="00E64B0B">
                            <w:pPr>
                              <w:spacing w:after="0"/>
                              <w:jc w:val="right"/>
                              <w:rPr>
                                <w:rFonts w:ascii="Century Gothic" w:hAnsi="Century Gothic"/>
                                <w:sz w:val="18"/>
                              </w:rPr>
                            </w:pPr>
                            <w:r>
                              <w:rPr>
                                <w:rFonts w:ascii="Century Gothic" w:hAnsi="Century Gothic"/>
                                <w:sz w:val="18"/>
                              </w:rPr>
                              <w:fldChar w:fldCharType="end"/>
                            </w:r>
                            <w:hyperlink w:anchor="_Research_themes" w:history="1">
                              <w:r w:rsidRPr="00E64B0B">
                                <w:rPr>
                                  <w:rStyle w:val="Hyperlink"/>
                                  <w:rFonts w:ascii="Century Gothic" w:hAnsi="Century Gothic"/>
                                  <w:sz w:val="18"/>
                                </w:rPr>
                                <w:t>Back to Research Themes</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70791A" id="Text Box 25" o:spid="_x0000_s1050" type="#_x0000_t202" style="position:absolute;margin-left:561.05pt;margin-top:0;width:138.9pt;height:31.2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" filled="f" stroked="f" strokeweight=".5pt">
                <v:textbox>
                  <w:txbxContent>
                    <w:p w14:paraId="086D6047" w14:textId="77777777" w:rsidR="00AD4840" w:rsidRPr="00E64B0B" w:rsidRDefault="00AD4840" w:rsidP="00E64B0B">
                      <w:pPr>
                        <w:spacing w:after="0"/>
                        <w:jc w:val="right"/>
                        <w:rPr>
                          <w:rStyle w:val="Hyperlink"/>
                          <w:rFonts w:ascii="Century Gothic" w:hAnsi="Century Gothic"/>
                          <w:sz w:val="18"/>
                        </w:rPr>
                      </w:pPr>
                      <w:r>
                        <w:rPr>
                          <w:rFonts w:ascii="Century Gothic" w:hAnsi="Century Gothic"/>
                          <w:sz w:val="18"/>
                        </w:rPr>
                        <w:fldChar w:fldCharType="begin"/>
                      </w:r>
                      <w:r>
                        <w:rPr>
                          <w:rFonts w:ascii="Century Gothic" w:hAnsi="Century Gothic"/>
                          <w:sz w:val="18"/>
                        </w:rPr>
                        <w:instrText xml:space="preserve"> HYPERLINK  \l "_Highest_priority_knowledge" </w:instrText>
                      </w:r>
                      <w:r>
                        <w:rPr>
                          <w:rFonts w:ascii="Century Gothic" w:hAnsi="Century Gothic"/>
                          <w:sz w:val="18"/>
                        </w:rPr>
                        <w:fldChar w:fldCharType="separate"/>
                      </w:r>
                      <w:r w:rsidRPr="00E64B0B">
                        <w:rPr>
                          <w:rStyle w:val="Hyperlink"/>
                          <w:rFonts w:ascii="Century Gothic" w:hAnsi="Century Gothic"/>
                          <w:sz w:val="18"/>
                        </w:rPr>
                        <w:t>Back to Executive Summary</w:t>
                      </w:r>
                    </w:p>
                    <w:p w14:paraId="671347AD" w14:textId="77777777" w:rsidR="00AD4840" w:rsidRPr="00E64B0B" w:rsidRDefault="00AD4840" w:rsidP="00E64B0B">
                      <w:pPr>
                        <w:spacing w:after="0"/>
                        <w:jc w:val="right"/>
                        <w:rPr>
                          <w:rFonts w:ascii="Century Gothic" w:hAnsi="Century Gothic"/>
                          <w:sz w:val="18"/>
                        </w:rPr>
                      </w:pPr>
                      <w:r>
                        <w:rPr>
                          <w:rFonts w:ascii="Century Gothic" w:hAnsi="Century Gothic"/>
                          <w:sz w:val="18"/>
                        </w:rPr>
                        <w:fldChar w:fldCharType="end"/>
                      </w:r>
                      <w:hyperlink w:anchor="_Research_themes" w:history="1">
                        <w:r w:rsidRPr="00E64B0B">
                          <w:rPr>
                            <w:rStyle w:val="Hyperlink"/>
                            <w:rFonts w:ascii="Century Gothic" w:hAnsi="Century Gothic"/>
                            <w:sz w:val="18"/>
                          </w:rPr>
                          <w:t>Back to Research Themes</w:t>
                        </w:r>
                      </w:hyperlink>
                    </w:p>
                  </w:txbxContent>
                </v:textbox>
              </v:shape>
            </w:pict>
          </mc:Fallback>
        </mc:AlternateContent>
      </w:r>
      <w:r w:rsidR="003F715B">
        <w:t xml:space="preserve">Wetlands and </w:t>
      </w:r>
      <w:r w:rsidR="00597E25">
        <w:t>t</w:t>
      </w:r>
      <w:r w:rsidR="003F715B">
        <w:t xml:space="preserve">reatment </w:t>
      </w:r>
      <w:r w:rsidR="00597E25">
        <w:t>s</w:t>
      </w:r>
      <w:r w:rsidR="003F715B">
        <w:t>ystems</w:t>
      </w:r>
      <w:bookmarkEnd w:id="73"/>
      <w:bookmarkEnd w:id="75"/>
    </w:p>
    <w:p w14:paraId="3D35E00D" w14:textId="1E9BC18D" w:rsidR="00E20E3D" w:rsidRDefault="00BA3990" w:rsidP="001922C5">
      <w:pPr>
        <w:autoSpaceDE w:val="0"/>
        <w:autoSpaceDN w:val="0"/>
        <w:adjustRightInd w:val="0"/>
        <w:spacing w:after="120" w:line="240" w:lineRule="auto"/>
        <w:jc w:val="both"/>
        <w:rPr>
          <w:rFonts w:asciiTheme="majorHAnsi" w:hAnsiTheme="majorHAnsi" w:cstheme="majorHAnsi"/>
        </w:rPr>
      </w:pPr>
      <w:r w:rsidRPr="00BA3990">
        <w:rPr>
          <w:rFonts w:asciiTheme="majorHAnsi" w:hAnsiTheme="majorHAnsi" w:cstheme="majorHAnsi"/>
          <w:noProof/>
          <w:lang w:eastAsia="en-AU"/>
        </w:rPr>
        <mc:AlternateContent>
          <mc:Choice Requires="wpg">
            <w:drawing>
              <wp:anchor distT="0" distB="0" distL="114300" distR="114300" simplePos="0" relativeHeight="251746304" behindDoc="0" locked="0" layoutInCell="1" allowOverlap="1" wp14:anchorId="29C61CC5" wp14:editId="3C281981">
                <wp:simplePos x="0" y="0"/>
                <wp:positionH relativeFrom="column">
                  <wp:posOffset>6767830</wp:posOffset>
                </wp:positionH>
                <wp:positionV relativeFrom="paragraph">
                  <wp:posOffset>177800</wp:posOffset>
                </wp:positionV>
                <wp:extent cx="2109470" cy="1497965"/>
                <wp:effectExtent l="0" t="0" r="5080" b="6985"/>
                <wp:wrapSquare wrapText="bothSides"/>
                <wp:docPr id="280" name="Group 58"/>
                <wp:cNvGraphicFramePr/>
                <a:graphic xmlns:a="http://schemas.openxmlformats.org/drawingml/2006/main">
                  <a:graphicData uri="http://schemas.microsoft.com/office/word/2010/wordprocessingGroup">
                    <wpg:wgp>
                      <wpg:cNvGrpSpPr/>
                      <wpg:grpSpPr>
                        <a:xfrm>
                          <a:off x="0" y="0"/>
                          <a:ext cx="2109470" cy="1497965"/>
                          <a:chOff x="0" y="0"/>
                          <a:chExt cx="1829888" cy="1194865"/>
                        </a:xfrm>
                      </wpg:grpSpPr>
                      <pic:pic xmlns:pic="http://schemas.openxmlformats.org/drawingml/2006/picture">
                        <pic:nvPicPr>
                          <pic:cNvPr id="281" name="Picture 281"/>
                          <pic:cNvPicPr>
                            <a:picLocks noChangeAspect="1"/>
                          </pic:cNvPicPr>
                        </pic:nvPicPr>
                        <pic:blipFill>
                          <a:blip r:embed="rId35"/>
                          <a:stretch>
                            <a:fillRect/>
                          </a:stretch>
                        </pic:blipFill>
                        <pic:spPr>
                          <a:xfrm>
                            <a:off x="12823" y="310087"/>
                            <a:ext cx="908383" cy="457240"/>
                          </a:xfrm>
                          <a:prstGeom prst="rect">
                            <a:avLst/>
                          </a:prstGeom>
                        </pic:spPr>
                      </pic:pic>
                      <wpg:grpSp>
                        <wpg:cNvPr id="282" name="Group 282"/>
                        <wpg:cNvGrpSpPr/>
                        <wpg:grpSpPr>
                          <a:xfrm>
                            <a:off x="199066" y="0"/>
                            <a:ext cx="1630822" cy="1181441"/>
                            <a:chOff x="199066" y="0"/>
                            <a:chExt cx="1630822" cy="1181441"/>
                          </a:xfrm>
                        </wpg:grpSpPr>
                        <pic:pic xmlns:pic="http://schemas.openxmlformats.org/drawingml/2006/picture">
                          <pic:nvPicPr>
                            <pic:cNvPr id="283" name="Picture 283"/>
                            <pic:cNvPicPr>
                              <a:picLocks noChangeAspect="1"/>
                            </pic:cNvPicPr>
                          </pic:nvPicPr>
                          <pic:blipFill>
                            <a:blip r:embed="rId38"/>
                            <a:stretch>
                              <a:fillRect/>
                            </a:stretch>
                          </pic:blipFill>
                          <pic:spPr>
                            <a:xfrm>
                              <a:off x="921505" y="321830"/>
                              <a:ext cx="908383" cy="859611"/>
                            </a:xfrm>
                            <a:prstGeom prst="rect">
                              <a:avLst/>
                            </a:prstGeom>
                          </pic:spPr>
                        </pic:pic>
                        <pic:pic xmlns:pic="http://schemas.openxmlformats.org/drawingml/2006/picture">
                          <pic:nvPicPr>
                            <pic:cNvPr id="284" name="Picture 284"/>
                            <pic:cNvPicPr>
                              <a:picLocks noChangeAspect="1"/>
                            </pic:cNvPicPr>
                          </pic:nvPicPr>
                          <pic:blipFill>
                            <a:blip r:embed="rId39"/>
                            <a:stretch>
                              <a:fillRect/>
                            </a:stretch>
                          </pic:blipFill>
                          <pic:spPr>
                            <a:xfrm rot="5400000">
                              <a:off x="772140" y="-573074"/>
                              <a:ext cx="298730" cy="1444877"/>
                            </a:xfrm>
                            <a:prstGeom prst="rect">
                              <a:avLst/>
                            </a:prstGeom>
                          </pic:spPr>
                        </pic:pic>
                      </wpg:grpSp>
                      <pic:pic xmlns:pic="http://schemas.openxmlformats.org/drawingml/2006/picture">
                        <pic:nvPicPr>
                          <pic:cNvPr id="285" name="Picture 285"/>
                          <pic:cNvPicPr>
                            <a:picLocks noChangeAspect="1"/>
                          </pic:cNvPicPr>
                        </pic:nvPicPr>
                        <pic:blipFill>
                          <a:blip r:embed="rId36"/>
                          <a:stretch>
                            <a:fillRect/>
                          </a:stretch>
                        </pic:blipFill>
                        <pic:spPr>
                          <a:xfrm>
                            <a:off x="0" y="762011"/>
                            <a:ext cx="926672" cy="432854"/>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1C14BA6D" id="Group 58" o:spid="_x0000_s1026" style="position:absolute;margin-left:532.9pt;margin-top:14pt;width:166.1pt;height:117.95pt;z-index:251746304;mso-width-relative:margin;mso-height-relative:margin" coordsize="18298,119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">
                <v:shape id="Picture 281" o:spid="_x0000_s1027" type="#_x0000_t75" style="position:absolute;left:128;top:3100;width:9084;height:45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">
                  <v:imagedata r:id="rId41" o:title=""/>
                  <v:path arrowok="t"/>
                </v:shape>
                <v:group id="Group 282" o:spid="_x0000_s1028" style="position:absolute;left:1990;width:16308;height:11814" coordorigin="1990" coordsize="16308,118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">
                  <v:shape id="Picture 283" o:spid="_x0000_s1029" type="#_x0000_t75" style="position:absolute;left:9215;top:3218;width:9083;height:85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">
                    <v:imagedata r:id="rId44" o:title=""/>
                    <v:path arrowok="t"/>
                  </v:shape>
                  <v:shape id="Picture 284" o:spid="_x0000_s1030" type="#_x0000_t75" style="position:absolute;left:7721;top:-5731;width:2987;height:14449;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">
                    <v:imagedata r:id="rId45" o:title=""/>
                    <v:path arrowok="t"/>
                  </v:shape>
                </v:group>
                <v:shape id="Picture 285" o:spid="_x0000_s1031" type="#_x0000_t75" style="position:absolute;top:7620;width:9266;height:43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">
                  <v:imagedata r:id="rId42" o:title=""/>
                  <v:path arrowok="t"/>
                </v:shape>
                <w10:wrap type="square"/>
              </v:group>
            </w:pict>
          </mc:Fallback>
        </mc:AlternateContent>
      </w:r>
      <w:r w:rsidRPr="00471A99">
        <w:rPr>
          <w:rFonts w:asciiTheme="majorHAnsi" w:hAnsiTheme="majorHAnsi" w:cstheme="majorHAnsi"/>
          <w:noProof/>
          <w:lang w:eastAsia="en-AU"/>
        </w:rPr>
        <mc:AlternateContent>
          <mc:Choice Requires="wpg">
            <w:drawing>
              <wp:anchor distT="0" distB="0" distL="114300" distR="114300" simplePos="0" relativeHeight="251744256" behindDoc="0" locked="0" layoutInCell="1" allowOverlap="1" wp14:anchorId="017F18C5" wp14:editId="141E9831">
                <wp:simplePos x="0" y="0"/>
                <wp:positionH relativeFrom="column">
                  <wp:posOffset>2263140</wp:posOffset>
                </wp:positionH>
                <wp:positionV relativeFrom="paragraph">
                  <wp:posOffset>7620</wp:posOffset>
                </wp:positionV>
                <wp:extent cx="2090420" cy="819785"/>
                <wp:effectExtent l="0" t="0" r="5080" b="0"/>
                <wp:wrapSquare wrapText="bothSides"/>
                <wp:docPr id="275" name="Group 55"/>
                <wp:cNvGraphicFramePr/>
                <a:graphic xmlns:a="http://schemas.openxmlformats.org/drawingml/2006/main">
                  <a:graphicData uri="http://schemas.microsoft.com/office/word/2010/wordprocessingGroup">
                    <wpg:wgp>
                      <wpg:cNvGrpSpPr/>
                      <wpg:grpSpPr>
                        <a:xfrm>
                          <a:off x="0" y="0"/>
                          <a:ext cx="2090420" cy="819785"/>
                          <a:chOff x="201457" y="0"/>
                          <a:chExt cx="1554615" cy="653265"/>
                        </a:xfrm>
                      </wpg:grpSpPr>
                      <pic:pic xmlns:pic="http://schemas.openxmlformats.org/drawingml/2006/picture">
                        <pic:nvPicPr>
                          <pic:cNvPr id="276" name="Picture 276"/>
                          <pic:cNvPicPr>
                            <a:picLocks noChangeAspect="1"/>
                          </pic:cNvPicPr>
                        </pic:nvPicPr>
                        <pic:blipFill>
                          <a:blip r:embed="rId68"/>
                          <a:stretch>
                            <a:fillRect/>
                          </a:stretch>
                        </pic:blipFill>
                        <pic:spPr>
                          <a:xfrm>
                            <a:off x="201457" y="275280"/>
                            <a:ext cx="1554615" cy="377985"/>
                          </a:xfrm>
                          <a:prstGeom prst="rect">
                            <a:avLst/>
                          </a:prstGeom>
                        </pic:spPr>
                      </pic:pic>
                      <pic:pic xmlns:pic="http://schemas.openxmlformats.org/drawingml/2006/picture">
                        <pic:nvPicPr>
                          <pic:cNvPr id="278" name="Picture 278"/>
                          <pic:cNvPicPr>
                            <a:picLocks noChangeAspect="1"/>
                          </pic:cNvPicPr>
                        </pic:nvPicPr>
                        <pic:blipFill>
                          <a:blip r:embed="rId61"/>
                          <a:stretch>
                            <a:fillRect/>
                          </a:stretch>
                        </pic:blipFill>
                        <pic:spPr>
                          <a:xfrm rot="5400000">
                            <a:off x="865979" y="-320068"/>
                            <a:ext cx="225572" cy="865707"/>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0E6FCD9D" id="Group 55" o:spid="_x0000_s1026" style="position:absolute;margin-left:178.2pt;margin-top:.6pt;width:164.6pt;height:64.55pt;z-index:251744256;mso-width-relative:margin;mso-height-relative:margin" coordorigin="2014" coordsize="15546,65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">
                <v:shape id="Picture 276" o:spid="_x0000_s1027" type="#_x0000_t75" style="position:absolute;left:2014;top:2752;width:15546;height:37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">
                  <v:imagedata r:id="rId69" o:title=""/>
                  <v:path arrowok="t"/>
                </v:shape>
                <v:shape id="Picture 278" o:spid="_x0000_s1028" type="#_x0000_t75" style="position:absolute;left:8660;top:-3201;width:2255;height:8657;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">
                  <v:imagedata r:id="rId70" o:title=""/>
                  <v:path arrowok="t"/>
                </v:shape>
                <w10:wrap type="square"/>
              </v:group>
            </w:pict>
          </mc:Fallback>
        </mc:AlternateContent>
      </w:r>
    </w:p>
    <w:p w14:paraId="048F0635" w14:textId="2FCB774A" w:rsidR="00471A99" w:rsidRDefault="00BA3990" w:rsidP="00BA3990">
      <w:pPr>
        <w:autoSpaceDE w:val="0"/>
        <w:autoSpaceDN w:val="0"/>
        <w:adjustRightInd w:val="0"/>
        <w:spacing w:after="120" w:line="240" w:lineRule="auto"/>
        <w:jc w:val="both"/>
        <w:rPr>
          <w:rFonts w:asciiTheme="majorHAnsi" w:hAnsiTheme="majorHAnsi" w:cstheme="majorHAnsi"/>
        </w:rPr>
      </w:pPr>
      <w:r w:rsidRPr="00BA3990">
        <w:rPr>
          <w:noProof/>
          <w:lang w:eastAsia="en-AU"/>
        </w:rPr>
        <mc:AlternateContent>
          <mc:Choice Requires="wps">
            <w:drawing>
              <wp:anchor distT="0" distB="0" distL="114300" distR="114300" simplePos="0" relativeHeight="251750400" behindDoc="0" locked="0" layoutInCell="1" allowOverlap="1" wp14:anchorId="098BD1EF" wp14:editId="4BB75346">
                <wp:simplePos x="0" y="0"/>
                <wp:positionH relativeFrom="column">
                  <wp:posOffset>2148781</wp:posOffset>
                </wp:positionH>
                <wp:positionV relativeFrom="paragraph">
                  <wp:posOffset>565536</wp:posOffset>
                </wp:positionV>
                <wp:extent cx="2205125" cy="866701"/>
                <wp:effectExtent l="0" t="0" r="0" b="0"/>
                <wp:wrapSquare wrapText="bothSides"/>
                <wp:docPr id="291" name="Rectangle 279"/>
                <wp:cNvGraphicFramePr/>
                <a:graphic xmlns:a="http://schemas.openxmlformats.org/drawingml/2006/main">
                  <a:graphicData uri="http://schemas.microsoft.com/office/word/2010/wordprocessingShape">
                    <wps:wsp>
                      <wps:cNvSpPr/>
                      <wps:spPr>
                        <a:xfrm>
                          <a:off x="0" y="0"/>
                          <a:ext cx="2205125" cy="866701"/>
                        </a:xfrm>
                        <a:prstGeom prst="rect">
                          <a:avLst/>
                        </a:prstGeom>
                      </wps:spPr>
                      <wps:txbx>
                        <w:txbxContent>
                          <w:p w14:paraId="2BC2F15E" w14:textId="4B4785B1" w:rsidR="00AD4840" w:rsidRPr="004B6FB6" w:rsidRDefault="00AD4840" w:rsidP="00BA3990">
                            <w:pPr>
                              <w:pStyle w:val="NormalWeb"/>
                              <w:spacing w:before="0" w:beforeAutospacing="0" w:after="0" w:afterAutospacing="0"/>
                              <w:rPr>
                                <w:sz w:val="20"/>
                                <w:szCs w:val="20"/>
                              </w:rPr>
                            </w:pPr>
                            <w:r w:rsidRPr="004B6FB6">
                              <w:rPr>
                                <w:rFonts w:ascii="Calibri Light" w:eastAsia="Calibri" w:hAnsi="Calibri Light" w:cstheme="minorBidi"/>
                                <w:color w:val="000000" w:themeColor="text1"/>
                                <w:kern w:val="24"/>
                                <w:sz w:val="20"/>
                                <w:szCs w:val="20"/>
                              </w:rPr>
                              <w:t xml:space="preserve">The wetlands and treatment systems knowledge needs were prioritised based on these </w:t>
                            </w:r>
                            <w:hyperlink r:id="rId71" w:history="1">
                              <w:r w:rsidRPr="004B6FB6">
                                <w:rPr>
                                  <w:rStyle w:val="Hyperlink"/>
                                  <w:rFonts w:asciiTheme="majorHAnsi" w:hAnsiTheme="majorHAnsi" w:cstheme="majorHAnsi"/>
                                  <w:sz w:val="20"/>
                                  <w:szCs w:val="20"/>
                                </w:rPr>
                                <w:t>Reef 2050 Water Quality Improvement Plan targets and objectives</w:t>
                              </w:r>
                            </w:hyperlink>
                            <w:r w:rsidRPr="004B6FB6">
                              <w:rPr>
                                <w:rFonts w:ascii="Calibri Light" w:eastAsia="Calibri" w:hAnsi="Calibri Light" w:cstheme="minorBidi"/>
                                <w:color w:val="000000" w:themeColor="text1"/>
                                <w:kern w:val="24"/>
                                <w:sz w:val="20"/>
                                <w:szCs w:val="20"/>
                              </w:rPr>
                              <w:t>.</w:t>
                            </w:r>
                          </w:p>
                        </w:txbxContent>
                      </wps:txbx>
                      <wps:bodyPr wrap="square">
                        <a:spAutoFit/>
                      </wps:bodyPr>
                    </wps:wsp>
                  </a:graphicData>
                </a:graphic>
                <wp14:sizeRelH relativeFrom="margin">
                  <wp14:pctWidth>0</wp14:pctWidth>
                </wp14:sizeRelH>
              </wp:anchor>
            </w:drawing>
          </mc:Choice>
          <mc:Fallback>
            <w:pict>
              <v:rect w14:anchorId="098BD1EF" id="Rectangle 279" o:spid="_x0000_s1051" style="position:absolute;left:0;text-align:left;margin-left:169.2pt;margin-top:44.55pt;width:173.65pt;height:68.25pt;z-index:2517504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" filled="f" stroked="f">
                <v:textbox style="mso-fit-shape-to-text:t">
                  <w:txbxContent>
                    <w:p w14:paraId="2BC2F15E" w14:textId="4B4785B1" w:rsidR="00AD4840" w:rsidRPr="004B6FB6" w:rsidRDefault="00AD4840" w:rsidP="00BA3990">
                      <w:pPr>
                        <w:pStyle w:val="NormalWeb"/>
                        <w:spacing w:before="0" w:beforeAutospacing="0" w:after="0" w:afterAutospacing="0"/>
                        <w:rPr>
                          <w:sz w:val="20"/>
                          <w:szCs w:val="20"/>
                        </w:rPr>
                      </w:pPr>
                      <w:r w:rsidRPr="004B6FB6">
                        <w:rPr>
                          <w:rFonts w:ascii="Calibri Light" w:eastAsia="Calibri" w:hAnsi="Calibri Light" w:cstheme="minorBidi"/>
                          <w:color w:val="000000" w:themeColor="text1"/>
                          <w:kern w:val="24"/>
                          <w:sz w:val="20"/>
                          <w:szCs w:val="20"/>
                        </w:rPr>
                        <w:t xml:space="preserve">The wetlands and treatment systems knowledge needs were prioritised based on these </w:t>
                      </w:r>
                      <w:hyperlink r:id="rId72" w:history="1">
                        <w:r w:rsidRPr="004B6FB6">
                          <w:rPr>
                            <w:rStyle w:val="Hyperlink"/>
                            <w:rFonts w:asciiTheme="majorHAnsi" w:hAnsiTheme="majorHAnsi" w:cstheme="majorHAnsi"/>
                            <w:sz w:val="20"/>
                            <w:szCs w:val="20"/>
                          </w:rPr>
                          <w:t>Reef 2050 Water Quality Improvement Plan targets and objectives</w:t>
                        </w:r>
                      </w:hyperlink>
                      <w:r w:rsidRPr="004B6FB6">
                        <w:rPr>
                          <w:rFonts w:ascii="Calibri Light" w:eastAsia="Calibri" w:hAnsi="Calibri Light" w:cstheme="minorBidi"/>
                          <w:color w:val="000000" w:themeColor="text1"/>
                          <w:kern w:val="24"/>
                          <w:sz w:val="20"/>
                          <w:szCs w:val="20"/>
                        </w:rPr>
                        <w:t>.</w:t>
                      </w:r>
                    </w:p>
                  </w:txbxContent>
                </v:textbox>
                <w10:wrap type="square"/>
              </v:rect>
            </w:pict>
          </mc:Fallback>
        </mc:AlternateContent>
      </w:r>
      <w:r w:rsidRPr="00B8706A">
        <w:rPr>
          <w:rFonts w:asciiTheme="majorHAnsi" w:hAnsiTheme="majorHAnsi" w:cstheme="majorHAnsi"/>
        </w:rPr>
        <w:t xml:space="preserve">This </w:t>
      </w:r>
      <w:r>
        <w:rPr>
          <w:rFonts w:asciiTheme="majorHAnsi" w:hAnsiTheme="majorHAnsi" w:cstheme="majorHAnsi"/>
        </w:rPr>
        <w:t xml:space="preserve">research </w:t>
      </w:r>
      <w:r w:rsidRPr="00B8706A">
        <w:rPr>
          <w:rFonts w:asciiTheme="majorHAnsi" w:hAnsiTheme="majorHAnsi" w:cstheme="majorHAnsi"/>
        </w:rPr>
        <w:t>theme cover</w:t>
      </w:r>
      <w:r>
        <w:rPr>
          <w:rFonts w:asciiTheme="majorHAnsi" w:hAnsiTheme="majorHAnsi" w:cstheme="majorHAnsi"/>
        </w:rPr>
        <w:t>s</w:t>
      </w:r>
      <w:r w:rsidRPr="00B8706A">
        <w:rPr>
          <w:rFonts w:asciiTheme="majorHAnsi" w:hAnsiTheme="majorHAnsi" w:cstheme="majorHAnsi"/>
        </w:rPr>
        <w:t xml:space="preserve"> all identified </w:t>
      </w:r>
      <w:r>
        <w:rPr>
          <w:rFonts w:asciiTheme="majorHAnsi" w:hAnsiTheme="majorHAnsi" w:cstheme="majorHAnsi"/>
        </w:rPr>
        <w:t>knowledge needs</w:t>
      </w:r>
      <w:r w:rsidRPr="00B8706A">
        <w:rPr>
          <w:rFonts w:asciiTheme="majorHAnsi" w:hAnsiTheme="majorHAnsi" w:cstheme="majorHAnsi"/>
        </w:rPr>
        <w:t xml:space="preserve"> associated with </w:t>
      </w:r>
      <w:r>
        <w:rPr>
          <w:rFonts w:asciiTheme="majorHAnsi" w:hAnsiTheme="majorHAnsi" w:cstheme="majorHAnsi"/>
        </w:rPr>
        <w:t>wetlands and treatment systems</w:t>
      </w:r>
      <w:r w:rsidRPr="00B8706A">
        <w:rPr>
          <w:rFonts w:asciiTheme="majorHAnsi" w:hAnsiTheme="majorHAnsi" w:cstheme="majorHAnsi"/>
        </w:rPr>
        <w:t xml:space="preserve">. </w:t>
      </w:r>
      <w:r>
        <w:rPr>
          <w:rFonts w:asciiTheme="majorHAnsi" w:hAnsiTheme="majorHAnsi" w:cstheme="majorHAnsi"/>
        </w:rPr>
        <w:t xml:space="preserve">This theme covers the impacts of poor water quality on wetlands as well as the role wetlands and treatment systems play in improving water quality and other ecological services wetlands provide for the Reef. </w:t>
      </w:r>
    </w:p>
    <w:tbl>
      <w:tblPr>
        <w:tblW w:w="13958" w:type="dxa"/>
        <w:tblLook w:val="04A0" w:firstRow="1" w:lastRow="0" w:firstColumn="1" w:lastColumn="0" w:noHBand="0" w:noVBand="1"/>
      </w:tblPr>
      <w:tblGrid>
        <w:gridCol w:w="4652"/>
        <w:gridCol w:w="4653"/>
        <w:gridCol w:w="4653"/>
      </w:tblGrid>
      <w:tr w:rsidR="00E20E3D" w:rsidRPr="00FC2043" w14:paraId="3664909D" w14:textId="77777777" w:rsidTr="00E20E3D">
        <w:trPr>
          <w:trHeight w:val="283"/>
        </w:trPr>
        <w:tc>
          <w:tcPr>
            <w:tcW w:w="13958" w:type="dxa"/>
            <w:gridSpan w:val="3"/>
            <w:tcBorders>
              <w:top w:val="single" w:sz="12" w:space="0" w:color="C00000"/>
              <w:bottom w:val="single" w:sz="12" w:space="0" w:color="C00000"/>
            </w:tcBorders>
            <w:shd w:val="clear" w:color="auto" w:fill="F2F2F2" w:themeFill="background1" w:themeFillShade="F2"/>
            <w:vAlign w:val="center"/>
          </w:tcPr>
          <w:p w14:paraId="56E13195" w14:textId="5CDBCAF1" w:rsidR="00706582" w:rsidRPr="00FC2043" w:rsidRDefault="00706582" w:rsidP="00706582">
            <w:pPr>
              <w:spacing w:after="0" w:line="240" w:lineRule="auto"/>
              <w:jc w:val="center"/>
              <w:rPr>
                <w:rFonts w:asciiTheme="majorHAnsi" w:eastAsia="Times New Roman" w:hAnsiTheme="majorHAnsi" w:cstheme="majorHAnsi"/>
                <w:b/>
                <w:bCs/>
                <w:sz w:val="20"/>
                <w:szCs w:val="20"/>
                <w:lang w:eastAsia="en-AU"/>
              </w:rPr>
            </w:pPr>
            <w:r w:rsidRPr="00FC2043">
              <w:rPr>
                <w:rFonts w:asciiTheme="majorHAnsi" w:eastAsia="Times New Roman" w:hAnsiTheme="majorHAnsi" w:cstheme="majorHAnsi"/>
                <w:b/>
                <w:bCs/>
                <w:sz w:val="20"/>
                <w:szCs w:val="20"/>
                <w:lang w:eastAsia="en-AU"/>
              </w:rPr>
              <w:t>Highest priority</w:t>
            </w:r>
          </w:p>
          <w:p w14:paraId="1837F952" w14:textId="77777777" w:rsidR="00E20E3D" w:rsidRPr="00FC2043" w:rsidRDefault="00706582" w:rsidP="00706582">
            <w:pPr>
              <w:spacing w:after="0" w:line="240" w:lineRule="auto"/>
              <w:jc w:val="center"/>
              <w:rPr>
                <w:rFonts w:asciiTheme="majorHAnsi" w:eastAsia="Times New Roman" w:hAnsiTheme="majorHAnsi" w:cstheme="majorHAnsi"/>
                <w:bCs/>
                <w:sz w:val="20"/>
                <w:szCs w:val="20"/>
                <w:lang w:eastAsia="en-AU"/>
              </w:rPr>
            </w:pPr>
            <w:r w:rsidRPr="00804943">
              <w:rPr>
                <w:rFonts w:asciiTheme="majorHAnsi" w:eastAsia="Times New Roman" w:hAnsiTheme="majorHAnsi" w:cstheme="majorHAnsi"/>
                <w:bCs/>
                <w:sz w:val="18"/>
                <w:szCs w:val="20"/>
                <w:lang w:eastAsia="en-AU"/>
              </w:rPr>
              <w:t>(</w:t>
            </w:r>
            <w:r w:rsidRPr="00804943">
              <w:rPr>
                <w:rFonts w:asciiTheme="majorHAnsi" w:hAnsiTheme="majorHAnsi" w:cstheme="majorHAnsi"/>
                <w:sz w:val="18"/>
                <w:szCs w:val="20"/>
              </w:rPr>
              <w:t>follow</w:t>
            </w:r>
            <w:r w:rsidRPr="00804943">
              <w:rPr>
                <w:rStyle w:val="Hyperlink"/>
                <w:rFonts w:asciiTheme="majorHAnsi" w:hAnsiTheme="majorHAnsi" w:cstheme="majorHAnsi"/>
                <w:color w:val="auto"/>
                <w:sz w:val="18"/>
                <w:szCs w:val="20"/>
                <w:u w:val="none"/>
              </w:rPr>
              <w:t xml:space="preserve"> the hyperlinks for more detail on each knowledge need)</w:t>
            </w:r>
          </w:p>
        </w:tc>
      </w:tr>
      <w:tr w:rsidR="00E20E3D" w:rsidRPr="00804943" w14:paraId="153D1AFE" w14:textId="77777777" w:rsidTr="00E20E3D">
        <w:trPr>
          <w:trHeight w:val="389"/>
        </w:trPr>
        <w:tc>
          <w:tcPr>
            <w:tcW w:w="4652" w:type="dxa"/>
            <w:tcBorders>
              <w:top w:val="single" w:sz="12" w:space="0" w:color="C00000"/>
              <w:right w:val="inset" w:sz="6" w:space="0" w:color="E7E6E6" w:themeColor="background2"/>
            </w:tcBorders>
            <w:shd w:val="clear" w:color="auto" w:fill="auto"/>
          </w:tcPr>
          <w:p w14:paraId="4B0C97FF" w14:textId="7A420FCA" w:rsidR="00E20E3D" w:rsidRPr="00804943" w:rsidRDefault="00804943" w:rsidP="00E20E3D">
            <w:pPr>
              <w:spacing w:after="0" w:line="240" w:lineRule="auto"/>
              <w:rPr>
                <w:rFonts w:eastAsia="Times New Roman" w:cstheme="minorHAnsi"/>
                <w:bCs/>
                <w:sz w:val="20"/>
                <w:szCs w:val="20"/>
                <w:lang w:eastAsia="en-AU"/>
              </w:rPr>
            </w:pPr>
            <w:r w:rsidRPr="00804943">
              <w:rPr>
                <w:rFonts w:cstheme="minorHAnsi"/>
                <w:sz w:val="20"/>
                <w:szCs w:val="20"/>
              </w:rPr>
              <w:t>W</w:t>
            </w:r>
            <w:r w:rsidR="0032745C">
              <w:rPr>
                <w:rFonts w:cstheme="minorHAnsi"/>
                <w:sz w:val="20"/>
                <w:szCs w:val="20"/>
              </w:rPr>
              <w:t>T</w:t>
            </w:r>
            <w:r w:rsidRPr="00804943">
              <w:rPr>
                <w:rFonts w:cstheme="minorHAnsi"/>
                <w:sz w:val="20"/>
                <w:szCs w:val="20"/>
              </w:rPr>
              <w:t xml:space="preserve">.1 </w:t>
            </w:r>
            <w:hyperlink w:anchor="_Wetlands_and_Treatment" w:history="1">
              <w:r w:rsidR="00E20E3D" w:rsidRPr="00804943">
                <w:rPr>
                  <w:rStyle w:val="Hyperlink"/>
                  <w:rFonts w:eastAsia="Times New Roman" w:cstheme="minorHAnsi"/>
                  <w:bCs/>
                  <w:sz w:val="20"/>
                  <w:szCs w:val="20"/>
                  <w:lang w:eastAsia="en-AU"/>
                </w:rPr>
                <w:t>What are the impacts of poor water quality on wetland coastal ecosystems?</w:t>
              </w:r>
            </w:hyperlink>
            <w:r w:rsidR="00E20E3D" w:rsidRPr="00804943">
              <w:rPr>
                <w:rFonts w:eastAsia="Times New Roman" w:cstheme="minorHAnsi"/>
                <w:bCs/>
                <w:strike/>
                <w:sz w:val="20"/>
                <w:szCs w:val="20"/>
                <w:lang w:eastAsia="en-AU"/>
              </w:rPr>
              <w:t xml:space="preserve"> </w:t>
            </w:r>
          </w:p>
          <w:p w14:paraId="3D2FFDFC" w14:textId="77777777" w:rsidR="00E20E3D" w:rsidRPr="00804943" w:rsidRDefault="00E20E3D" w:rsidP="004017A0">
            <w:pPr>
              <w:spacing w:after="0" w:line="240" w:lineRule="auto"/>
              <w:rPr>
                <w:rFonts w:eastAsia="Times New Roman" w:cstheme="minorHAnsi"/>
                <w:color w:val="FFFFFF"/>
                <w:sz w:val="20"/>
                <w:szCs w:val="20"/>
                <w:u w:val="single"/>
                <w:lang w:eastAsia="en-AU"/>
              </w:rPr>
            </w:pPr>
            <w:r w:rsidRPr="00804943">
              <w:rPr>
                <w:rFonts w:cstheme="minorHAnsi"/>
                <w:i/>
                <w:sz w:val="20"/>
                <w:szCs w:val="20"/>
              </w:rPr>
              <w:t xml:space="preserve">Key concepts: </w:t>
            </w:r>
            <w:r w:rsidR="004017A0" w:rsidRPr="00804943">
              <w:rPr>
                <w:rFonts w:eastAsia="Times New Roman" w:cstheme="minorHAnsi"/>
                <w:i/>
                <w:sz w:val="20"/>
                <w:szCs w:val="20"/>
                <w:lang w:eastAsia="en-AU"/>
              </w:rPr>
              <w:t>v</w:t>
            </w:r>
            <w:r w:rsidRPr="00804943">
              <w:rPr>
                <w:rFonts w:eastAsia="Times New Roman" w:cstheme="minorHAnsi"/>
                <w:i/>
                <w:sz w:val="20"/>
                <w:szCs w:val="20"/>
                <w:lang w:eastAsia="en-AU"/>
              </w:rPr>
              <w:t>alues, wetland and coastal habitats function, poor water quality, response and tolerance, thresholds, multiple stressors, prioritisation framework, wetland type, quantitative risk assessment, sediment, dissolved and particulate nutrients pesticides.</w:t>
            </w:r>
          </w:p>
        </w:tc>
        <w:tc>
          <w:tcPr>
            <w:tcW w:w="4653" w:type="dxa"/>
            <w:tcBorders>
              <w:top w:val="single" w:sz="12" w:space="0" w:color="C00000"/>
              <w:left w:val="inset" w:sz="6" w:space="0" w:color="E7E6E6" w:themeColor="background2"/>
              <w:right w:val="inset" w:sz="6" w:space="0" w:color="E7E6E6" w:themeColor="background2"/>
            </w:tcBorders>
            <w:shd w:val="clear" w:color="auto" w:fill="auto"/>
          </w:tcPr>
          <w:p w14:paraId="752F790C" w14:textId="550C900B" w:rsidR="00E20E3D" w:rsidRPr="00804943" w:rsidRDefault="00804943" w:rsidP="00E20E3D">
            <w:pPr>
              <w:spacing w:after="0" w:line="240" w:lineRule="auto"/>
              <w:rPr>
                <w:rFonts w:eastAsia="Times New Roman" w:cstheme="minorHAnsi"/>
                <w:bCs/>
                <w:sz w:val="20"/>
                <w:szCs w:val="20"/>
                <w:lang w:eastAsia="en-AU"/>
              </w:rPr>
            </w:pPr>
            <w:r w:rsidRPr="00804943">
              <w:rPr>
                <w:rFonts w:cstheme="minorHAnsi"/>
                <w:sz w:val="20"/>
                <w:szCs w:val="20"/>
              </w:rPr>
              <w:t>W</w:t>
            </w:r>
            <w:r w:rsidR="0032745C">
              <w:rPr>
                <w:rFonts w:cstheme="minorHAnsi"/>
                <w:sz w:val="20"/>
                <w:szCs w:val="20"/>
              </w:rPr>
              <w:t>T</w:t>
            </w:r>
            <w:r w:rsidRPr="00804943">
              <w:rPr>
                <w:rFonts w:cstheme="minorHAnsi"/>
                <w:sz w:val="20"/>
                <w:szCs w:val="20"/>
              </w:rPr>
              <w:t xml:space="preserve">.2 </w:t>
            </w:r>
            <w:hyperlink w:anchor="_Wetlands_and_Treatment" w:history="1">
              <w:r w:rsidR="00E20E3D" w:rsidRPr="00804943">
                <w:rPr>
                  <w:rStyle w:val="Hyperlink"/>
                  <w:rFonts w:eastAsia="Times New Roman" w:cstheme="minorHAnsi"/>
                  <w:bCs/>
                  <w:sz w:val="20"/>
                  <w:szCs w:val="20"/>
                  <w:lang w:eastAsia="en-AU"/>
                </w:rPr>
                <w:t>How does poor water quality effect the ecological services wetlands provide to the Great Barrier Reef?</w:t>
              </w:r>
            </w:hyperlink>
          </w:p>
          <w:p w14:paraId="3943ACA8" w14:textId="77777777" w:rsidR="00E20E3D" w:rsidRPr="00804943" w:rsidRDefault="00E20E3D" w:rsidP="004017A0">
            <w:pPr>
              <w:spacing w:after="0" w:line="240" w:lineRule="auto"/>
              <w:rPr>
                <w:rFonts w:eastAsia="Times New Roman" w:cstheme="minorHAnsi"/>
                <w:bCs/>
                <w:color w:val="000000"/>
                <w:sz w:val="20"/>
                <w:szCs w:val="20"/>
                <w:lang w:eastAsia="en-AU"/>
              </w:rPr>
            </w:pPr>
            <w:r w:rsidRPr="00804943">
              <w:rPr>
                <w:rFonts w:eastAsia="Times New Roman" w:cstheme="minorHAnsi"/>
                <w:i/>
                <w:sz w:val="20"/>
                <w:szCs w:val="20"/>
                <w:lang w:eastAsia="en-AU"/>
              </w:rPr>
              <w:t xml:space="preserve">Key concepts: </w:t>
            </w:r>
            <w:r w:rsidR="004017A0" w:rsidRPr="00804943">
              <w:rPr>
                <w:rFonts w:eastAsia="Times New Roman" w:cstheme="minorHAnsi"/>
                <w:i/>
                <w:sz w:val="20"/>
                <w:szCs w:val="20"/>
                <w:lang w:eastAsia="en-AU"/>
              </w:rPr>
              <w:t>e</w:t>
            </w:r>
            <w:r w:rsidRPr="00804943">
              <w:rPr>
                <w:rFonts w:eastAsia="Times New Roman" w:cstheme="minorHAnsi"/>
                <w:i/>
                <w:sz w:val="20"/>
                <w:szCs w:val="20"/>
                <w:lang w:eastAsia="en-AU"/>
              </w:rPr>
              <w:t>cological services, wetland functions, protecting/rehabilitating wetlands and coastal habitats.</w:t>
            </w:r>
          </w:p>
        </w:tc>
        <w:tc>
          <w:tcPr>
            <w:tcW w:w="4653" w:type="dxa"/>
            <w:tcBorders>
              <w:top w:val="single" w:sz="12" w:space="0" w:color="C00000"/>
              <w:left w:val="inset" w:sz="6" w:space="0" w:color="E7E6E6" w:themeColor="background2"/>
              <w:right w:val="inset" w:sz="6" w:space="0" w:color="E7E6E6" w:themeColor="background2"/>
            </w:tcBorders>
            <w:shd w:val="clear" w:color="auto" w:fill="auto"/>
          </w:tcPr>
          <w:p w14:paraId="74438710" w14:textId="7FA3E6B5" w:rsidR="00E20E3D" w:rsidRPr="00804943" w:rsidRDefault="00804943" w:rsidP="00E20E3D">
            <w:pPr>
              <w:spacing w:after="0" w:line="240" w:lineRule="auto"/>
              <w:rPr>
                <w:rFonts w:eastAsia="Times New Roman" w:cstheme="minorHAnsi"/>
                <w:bCs/>
                <w:color w:val="000000"/>
                <w:sz w:val="20"/>
                <w:szCs w:val="20"/>
                <w:lang w:eastAsia="en-AU"/>
              </w:rPr>
            </w:pPr>
            <w:r w:rsidRPr="00804943">
              <w:rPr>
                <w:rFonts w:cstheme="minorHAnsi"/>
                <w:sz w:val="20"/>
                <w:szCs w:val="20"/>
              </w:rPr>
              <w:t>W</w:t>
            </w:r>
            <w:r w:rsidR="0032745C">
              <w:rPr>
                <w:rFonts w:cstheme="minorHAnsi"/>
                <w:sz w:val="20"/>
                <w:szCs w:val="20"/>
              </w:rPr>
              <w:t>T</w:t>
            </w:r>
            <w:r w:rsidRPr="00804943">
              <w:rPr>
                <w:rFonts w:cstheme="minorHAnsi"/>
                <w:sz w:val="20"/>
                <w:szCs w:val="20"/>
              </w:rPr>
              <w:t xml:space="preserve">.3 </w:t>
            </w:r>
            <w:hyperlink w:anchor="_Wetlands_and_Treatment" w:history="1">
              <w:r w:rsidR="00E20E3D" w:rsidRPr="00804943">
                <w:rPr>
                  <w:rStyle w:val="Hyperlink"/>
                  <w:rFonts w:eastAsia="Times New Roman" w:cstheme="minorHAnsi"/>
                  <w:bCs/>
                  <w:sz w:val="20"/>
                  <w:szCs w:val="20"/>
                  <w:lang w:eastAsia="en-AU"/>
                </w:rPr>
                <w:t>What is the capacity of wetlands to improve water quality from catchment to Reef?</w:t>
              </w:r>
            </w:hyperlink>
          </w:p>
          <w:p w14:paraId="5DA16F71" w14:textId="77777777" w:rsidR="00E20E3D" w:rsidRPr="00804943" w:rsidRDefault="004017A0" w:rsidP="00E20E3D">
            <w:pPr>
              <w:spacing w:after="0" w:line="240" w:lineRule="auto"/>
              <w:rPr>
                <w:rFonts w:eastAsia="Times New Roman" w:cstheme="minorHAnsi"/>
                <w:color w:val="000000"/>
                <w:sz w:val="20"/>
                <w:szCs w:val="20"/>
                <w:lang w:eastAsia="en-AU"/>
              </w:rPr>
            </w:pPr>
            <w:r w:rsidRPr="00804943">
              <w:rPr>
                <w:rFonts w:eastAsia="Times New Roman" w:cstheme="minorHAnsi"/>
                <w:i/>
                <w:sz w:val="20"/>
                <w:szCs w:val="20"/>
                <w:lang w:eastAsia="en-AU"/>
              </w:rPr>
              <w:t>Key concepts: a</w:t>
            </w:r>
            <w:r w:rsidR="00E20E3D" w:rsidRPr="00804943">
              <w:rPr>
                <w:rFonts w:eastAsia="Times New Roman" w:cstheme="minorHAnsi"/>
                <w:i/>
                <w:sz w:val="20"/>
                <w:szCs w:val="20"/>
                <w:lang w:eastAsia="en-AU"/>
              </w:rPr>
              <w:t>ssimilation rates and capacity, wetland type and characteristics, seasonal variation, hydrological regimes, maximise contaminant removal, load / concentration thresholds, sediment retention, nutrient filtering, land use.</w:t>
            </w:r>
          </w:p>
        </w:tc>
      </w:tr>
    </w:tbl>
    <w:p w14:paraId="64414D0D" w14:textId="77777777" w:rsidR="00E20E3D" w:rsidRPr="00FC2043" w:rsidRDefault="00E20E3D" w:rsidP="00250A22">
      <w:pPr>
        <w:spacing w:after="0"/>
        <w:rPr>
          <w:sz w:val="20"/>
          <w:szCs w:val="20"/>
        </w:rPr>
      </w:pPr>
    </w:p>
    <w:tbl>
      <w:tblPr>
        <w:tblW w:w="13892" w:type="dxa"/>
        <w:tblBorders>
          <w:top w:val="single" w:sz="4" w:space="0" w:color="auto"/>
          <w:bottom w:val="single" w:sz="4" w:space="0" w:color="auto"/>
          <w:insideH w:val="single" w:sz="12" w:space="0" w:color="FFC000"/>
          <w:insideV w:val="single" w:sz="12" w:space="0" w:color="FFC000"/>
        </w:tblBorders>
        <w:tblLook w:val="04A0" w:firstRow="1" w:lastRow="0" w:firstColumn="1" w:lastColumn="0" w:noHBand="0" w:noVBand="1"/>
      </w:tblPr>
      <w:tblGrid>
        <w:gridCol w:w="6946"/>
        <w:gridCol w:w="6946"/>
      </w:tblGrid>
      <w:tr w:rsidR="00E20E3D" w:rsidRPr="00FC2043" w14:paraId="0C66B76A" w14:textId="77777777" w:rsidTr="00E20E3D">
        <w:trPr>
          <w:trHeight w:val="283"/>
        </w:trPr>
        <w:tc>
          <w:tcPr>
            <w:tcW w:w="13892" w:type="dxa"/>
            <w:gridSpan w:val="2"/>
            <w:tcBorders>
              <w:top w:val="single" w:sz="12" w:space="0" w:color="ED7D31" w:themeColor="accent2"/>
              <w:bottom w:val="single" w:sz="12" w:space="0" w:color="ED7D31" w:themeColor="accent2"/>
            </w:tcBorders>
            <w:shd w:val="clear" w:color="auto" w:fill="F2F2F2" w:themeFill="background1" w:themeFillShade="F2"/>
            <w:noWrap/>
          </w:tcPr>
          <w:p w14:paraId="3835D034" w14:textId="77777777" w:rsidR="00706582" w:rsidRPr="00FC2043" w:rsidRDefault="00706582" w:rsidP="00706582">
            <w:pPr>
              <w:spacing w:after="0" w:line="240" w:lineRule="auto"/>
              <w:jc w:val="center"/>
              <w:rPr>
                <w:rFonts w:asciiTheme="majorHAnsi" w:eastAsia="Times New Roman" w:hAnsiTheme="majorHAnsi" w:cstheme="majorHAnsi"/>
                <w:b/>
                <w:bCs/>
                <w:sz w:val="20"/>
                <w:szCs w:val="20"/>
                <w:lang w:eastAsia="en-AU"/>
              </w:rPr>
            </w:pPr>
            <w:r w:rsidRPr="00FC2043">
              <w:rPr>
                <w:rFonts w:asciiTheme="majorHAnsi" w:eastAsia="Times New Roman" w:hAnsiTheme="majorHAnsi" w:cstheme="majorHAnsi"/>
                <w:b/>
                <w:bCs/>
                <w:sz w:val="20"/>
                <w:szCs w:val="20"/>
                <w:lang w:eastAsia="en-AU"/>
              </w:rPr>
              <w:t>Moderate priority</w:t>
            </w:r>
          </w:p>
          <w:p w14:paraId="038124A0" w14:textId="77777777" w:rsidR="00E20E3D" w:rsidRPr="00FC2043" w:rsidRDefault="00706582" w:rsidP="00706582">
            <w:pPr>
              <w:spacing w:after="0" w:line="240" w:lineRule="auto"/>
              <w:jc w:val="center"/>
              <w:rPr>
                <w:rFonts w:asciiTheme="majorHAnsi" w:eastAsia="Times New Roman" w:hAnsiTheme="majorHAnsi" w:cstheme="majorHAnsi"/>
                <w:b/>
                <w:bCs/>
                <w:sz w:val="20"/>
                <w:szCs w:val="20"/>
                <w:lang w:eastAsia="en-AU"/>
              </w:rPr>
            </w:pPr>
            <w:r w:rsidRPr="00804943">
              <w:rPr>
                <w:rFonts w:asciiTheme="majorHAnsi" w:eastAsia="Times New Roman" w:hAnsiTheme="majorHAnsi" w:cstheme="majorHAnsi"/>
                <w:bCs/>
                <w:sz w:val="18"/>
                <w:szCs w:val="20"/>
                <w:lang w:eastAsia="en-AU"/>
              </w:rPr>
              <w:t>(</w:t>
            </w:r>
            <w:r w:rsidRPr="00804943">
              <w:rPr>
                <w:rFonts w:asciiTheme="majorHAnsi" w:hAnsiTheme="majorHAnsi" w:cstheme="majorHAnsi"/>
                <w:sz w:val="18"/>
                <w:szCs w:val="20"/>
              </w:rPr>
              <w:t>follow</w:t>
            </w:r>
            <w:r w:rsidRPr="00804943">
              <w:rPr>
                <w:rStyle w:val="Hyperlink"/>
                <w:rFonts w:asciiTheme="majorHAnsi" w:hAnsiTheme="majorHAnsi" w:cstheme="majorHAnsi"/>
                <w:color w:val="auto"/>
                <w:sz w:val="18"/>
                <w:szCs w:val="20"/>
                <w:u w:val="none"/>
              </w:rPr>
              <w:t xml:space="preserve"> the hyperlinks for more detail on each knowledge need)</w:t>
            </w:r>
          </w:p>
        </w:tc>
      </w:tr>
      <w:tr w:rsidR="00E20E3D" w:rsidRPr="00804943" w14:paraId="0902BD4D" w14:textId="77777777" w:rsidTr="00E20E3D">
        <w:trPr>
          <w:trHeight w:val="517"/>
        </w:trPr>
        <w:tc>
          <w:tcPr>
            <w:tcW w:w="6946" w:type="dxa"/>
            <w:tcBorders>
              <w:top w:val="single" w:sz="12" w:space="0" w:color="ED7D31" w:themeColor="accent2"/>
              <w:bottom w:val="nil"/>
              <w:right w:val="nil"/>
            </w:tcBorders>
            <w:shd w:val="clear" w:color="auto" w:fill="auto"/>
            <w:noWrap/>
          </w:tcPr>
          <w:p w14:paraId="5B971434" w14:textId="03902F09" w:rsidR="00E20E3D" w:rsidRPr="00804943" w:rsidRDefault="00804943" w:rsidP="00E20E3D">
            <w:pPr>
              <w:spacing w:after="0" w:line="240" w:lineRule="auto"/>
              <w:rPr>
                <w:rFonts w:eastAsia="Times New Roman" w:cstheme="minorHAnsi"/>
                <w:bCs/>
                <w:sz w:val="20"/>
                <w:szCs w:val="20"/>
                <w:lang w:eastAsia="en-AU"/>
              </w:rPr>
            </w:pPr>
            <w:r w:rsidRPr="00804943">
              <w:rPr>
                <w:rFonts w:cstheme="minorHAnsi"/>
                <w:sz w:val="20"/>
                <w:szCs w:val="20"/>
              </w:rPr>
              <w:t>W</w:t>
            </w:r>
            <w:r w:rsidR="0032745C">
              <w:rPr>
                <w:rFonts w:cstheme="minorHAnsi"/>
                <w:sz w:val="20"/>
                <w:szCs w:val="20"/>
              </w:rPr>
              <w:t>T</w:t>
            </w:r>
            <w:r w:rsidRPr="00804943">
              <w:rPr>
                <w:rFonts w:cstheme="minorHAnsi"/>
                <w:sz w:val="20"/>
                <w:szCs w:val="20"/>
              </w:rPr>
              <w:t xml:space="preserve">.4 </w:t>
            </w:r>
            <w:hyperlink w:anchor="_Wetlands_and_Treatment" w:history="1">
              <w:r w:rsidR="00E20E3D" w:rsidRPr="00804943">
                <w:rPr>
                  <w:rStyle w:val="Hyperlink"/>
                  <w:rFonts w:eastAsia="Times New Roman" w:cstheme="minorHAnsi"/>
                  <w:bCs/>
                  <w:sz w:val="20"/>
                  <w:szCs w:val="20"/>
                  <w:lang w:eastAsia="en-AU"/>
                </w:rPr>
                <w:t>Develop a conceptual understanding of pesticides in natural, near natural and artificial wetlands including their transport, fate and retention?</w:t>
              </w:r>
            </w:hyperlink>
          </w:p>
          <w:p w14:paraId="4DEEFFA8" w14:textId="77777777" w:rsidR="00E20E3D" w:rsidRPr="00804943" w:rsidRDefault="00E20E3D" w:rsidP="004017A0">
            <w:pPr>
              <w:spacing w:after="0" w:line="240" w:lineRule="auto"/>
              <w:rPr>
                <w:rFonts w:eastAsia="Times New Roman" w:cstheme="minorHAnsi"/>
                <w:color w:val="000000"/>
                <w:sz w:val="20"/>
                <w:szCs w:val="20"/>
                <w:lang w:eastAsia="en-AU"/>
              </w:rPr>
            </w:pPr>
            <w:r w:rsidRPr="00804943">
              <w:rPr>
                <w:rFonts w:eastAsia="Times New Roman" w:cstheme="minorHAnsi"/>
                <w:bCs/>
                <w:i/>
                <w:color w:val="000000"/>
                <w:sz w:val="20"/>
                <w:szCs w:val="20"/>
                <w:lang w:eastAsia="en-AU"/>
              </w:rPr>
              <w:t xml:space="preserve">Key concepts: </w:t>
            </w:r>
            <w:r w:rsidR="004017A0" w:rsidRPr="00804943">
              <w:rPr>
                <w:rFonts w:eastAsia="Times New Roman" w:cstheme="minorHAnsi"/>
                <w:bCs/>
                <w:i/>
                <w:color w:val="000000"/>
                <w:sz w:val="20"/>
                <w:szCs w:val="20"/>
                <w:lang w:eastAsia="en-AU"/>
              </w:rPr>
              <w:t>r</w:t>
            </w:r>
            <w:r w:rsidRPr="00804943">
              <w:rPr>
                <w:rFonts w:eastAsia="Times New Roman" w:cstheme="minorHAnsi"/>
                <w:bCs/>
                <w:i/>
                <w:color w:val="000000"/>
                <w:sz w:val="20"/>
                <w:szCs w:val="20"/>
                <w:lang w:eastAsia="en-AU"/>
              </w:rPr>
              <w:t>ecycling pits, natural and near natural palustrine, riverine and lacustrine wetlands, fate, breakdown products and half-lives, transport, retention capacity, favourable wetland characteristics, variability.</w:t>
            </w:r>
          </w:p>
        </w:tc>
        <w:tc>
          <w:tcPr>
            <w:tcW w:w="6946" w:type="dxa"/>
            <w:tcBorders>
              <w:top w:val="single" w:sz="12" w:space="0" w:color="ED7D31" w:themeColor="accent2"/>
              <w:left w:val="nil"/>
              <w:bottom w:val="nil"/>
            </w:tcBorders>
            <w:shd w:val="clear" w:color="auto" w:fill="auto"/>
          </w:tcPr>
          <w:p w14:paraId="64D2B808" w14:textId="0C6514EA" w:rsidR="00E20E3D" w:rsidRPr="00804943" w:rsidRDefault="00804943" w:rsidP="00E20E3D">
            <w:pPr>
              <w:spacing w:after="0" w:line="240" w:lineRule="auto"/>
              <w:rPr>
                <w:rFonts w:eastAsia="Times New Roman" w:cstheme="minorHAnsi"/>
                <w:bCs/>
                <w:color w:val="000000"/>
                <w:sz w:val="20"/>
                <w:szCs w:val="20"/>
                <w:lang w:eastAsia="en-AU"/>
              </w:rPr>
            </w:pPr>
            <w:r w:rsidRPr="00804943">
              <w:rPr>
                <w:rFonts w:cstheme="minorHAnsi"/>
                <w:sz w:val="20"/>
                <w:szCs w:val="20"/>
              </w:rPr>
              <w:t>W</w:t>
            </w:r>
            <w:r w:rsidR="0032745C">
              <w:rPr>
                <w:rFonts w:cstheme="minorHAnsi"/>
                <w:sz w:val="20"/>
                <w:szCs w:val="20"/>
              </w:rPr>
              <w:t>T</w:t>
            </w:r>
            <w:r w:rsidRPr="00804943">
              <w:rPr>
                <w:rFonts w:cstheme="minorHAnsi"/>
                <w:sz w:val="20"/>
                <w:szCs w:val="20"/>
              </w:rPr>
              <w:t xml:space="preserve">.5 </w:t>
            </w:r>
            <w:hyperlink w:anchor="_Wetlands_and_Treatment" w:history="1">
              <w:r w:rsidR="00E20E3D" w:rsidRPr="00804943">
                <w:rPr>
                  <w:rStyle w:val="Hyperlink"/>
                  <w:rFonts w:eastAsia="Times New Roman" w:cstheme="minorHAnsi"/>
                  <w:bCs/>
                  <w:sz w:val="20"/>
                  <w:szCs w:val="20"/>
                  <w:lang w:eastAsia="en-AU"/>
                </w:rPr>
                <w:t>What is the spatial distribution of groundwater dependent ecosystems and what are their ecological function?</w:t>
              </w:r>
            </w:hyperlink>
          </w:p>
          <w:p w14:paraId="02EAE93F" w14:textId="77777777" w:rsidR="00E20E3D" w:rsidRPr="00804943" w:rsidRDefault="00E20E3D" w:rsidP="004017A0">
            <w:pPr>
              <w:spacing w:after="0" w:line="240" w:lineRule="auto"/>
              <w:rPr>
                <w:rFonts w:eastAsia="Times New Roman" w:cstheme="minorHAnsi"/>
                <w:color w:val="000000"/>
                <w:sz w:val="20"/>
                <w:szCs w:val="20"/>
                <w:lang w:eastAsia="en-AU"/>
              </w:rPr>
            </w:pPr>
            <w:r w:rsidRPr="00804943">
              <w:rPr>
                <w:rFonts w:cstheme="minorHAnsi"/>
                <w:bCs/>
                <w:i/>
                <w:color w:val="000000"/>
                <w:sz w:val="20"/>
                <w:szCs w:val="20"/>
              </w:rPr>
              <w:t xml:space="preserve">Keywords: </w:t>
            </w:r>
            <w:r w:rsidR="004017A0" w:rsidRPr="00804943">
              <w:rPr>
                <w:rFonts w:cstheme="minorHAnsi"/>
                <w:i/>
                <w:color w:val="000000"/>
                <w:sz w:val="20"/>
                <w:szCs w:val="20"/>
              </w:rPr>
              <w:t>m</w:t>
            </w:r>
            <w:r w:rsidRPr="00804943">
              <w:rPr>
                <w:rFonts w:cstheme="minorHAnsi"/>
                <w:i/>
                <w:color w:val="000000"/>
                <w:sz w:val="20"/>
                <w:szCs w:val="20"/>
              </w:rPr>
              <w:t>ap, wetlands</w:t>
            </w:r>
          </w:p>
        </w:tc>
      </w:tr>
    </w:tbl>
    <w:p w14:paraId="4924FB48" w14:textId="77777777" w:rsidR="00E20E3D" w:rsidRPr="00FC2043" w:rsidRDefault="00E20E3D" w:rsidP="00E20E3D">
      <w:pPr>
        <w:spacing w:after="0"/>
        <w:rPr>
          <w:b/>
          <w:sz w:val="20"/>
          <w:szCs w:val="20"/>
        </w:rPr>
      </w:pPr>
    </w:p>
    <w:tbl>
      <w:tblPr>
        <w:tblW w:w="13950" w:type="dxa"/>
        <w:tblInd w:w="8" w:type="dxa"/>
        <w:tblLook w:val="04A0" w:firstRow="1" w:lastRow="0" w:firstColumn="1" w:lastColumn="0" w:noHBand="0" w:noVBand="1"/>
      </w:tblPr>
      <w:tblGrid>
        <w:gridCol w:w="6975"/>
        <w:gridCol w:w="6975"/>
      </w:tblGrid>
      <w:tr w:rsidR="00E20E3D" w:rsidRPr="00FC2043" w14:paraId="323EC776" w14:textId="77777777" w:rsidTr="00250A22">
        <w:trPr>
          <w:trHeight w:val="283"/>
        </w:trPr>
        <w:tc>
          <w:tcPr>
            <w:tcW w:w="13950" w:type="dxa"/>
            <w:gridSpan w:val="2"/>
            <w:tcBorders>
              <w:top w:val="single" w:sz="12" w:space="0" w:color="FFD966" w:themeColor="accent4" w:themeTint="99"/>
              <w:bottom w:val="single" w:sz="12" w:space="0" w:color="FFD966" w:themeColor="accent4" w:themeTint="99"/>
            </w:tcBorders>
            <w:shd w:val="clear" w:color="auto" w:fill="F2F2F2" w:themeFill="background1" w:themeFillShade="F2"/>
            <w:vAlign w:val="center"/>
          </w:tcPr>
          <w:p w14:paraId="2AC8CE7E" w14:textId="77777777" w:rsidR="00706582" w:rsidRPr="00FC2043" w:rsidRDefault="00706582" w:rsidP="00706582">
            <w:pPr>
              <w:spacing w:after="0" w:line="240" w:lineRule="auto"/>
              <w:jc w:val="center"/>
              <w:rPr>
                <w:rFonts w:asciiTheme="majorHAnsi" w:eastAsia="Times New Roman" w:hAnsiTheme="majorHAnsi" w:cstheme="majorHAnsi"/>
                <w:b/>
                <w:bCs/>
                <w:sz w:val="20"/>
                <w:szCs w:val="20"/>
                <w:lang w:eastAsia="en-AU"/>
              </w:rPr>
            </w:pPr>
            <w:r w:rsidRPr="00FC2043">
              <w:rPr>
                <w:rFonts w:asciiTheme="majorHAnsi" w:eastAsia="Times New Roman" w:hAnsiTheme="majorHAnsi" w:cstheme="majorHAnsi"/>
                <w:b/>
                <w:bCs/>
                <w:sz w:val="20"/>
                <w:szCs w:val="20"/>
                <w:lang w:eastAsia="en-AU"/>
              </w:rPr>
              <w:t>Lower priority</w:t>
            </w:r>
          </w:p>
          <w:p w14:paraId="74A67E0E" w14:textId="77777777" w:rsidR="00E20E3D" w:rsidRPr="00FC2043" w:rsidRDefault="00706582" w:rsidP="00706582">
            <w:pPr>
              <w:spacing w:after="0" w:line="240" w:lineRule="auto"/>
              <w:jc w:val="center"/>
              <w:rPr>
                <w:rFonts w:asciiTheme="majorHAnsi" w:eastAsia="Times New Roman" w:hAnsiTheme="majorHAnsi" w:cstheme="majorHAnsi"/>
                <w:b/>
                <w:bCs/>
                <w:sz w:val="20"/>
                <w:szCs w:val="20"/>
                <w:lang w:eastAsia="en-AU"/>
              </w:rPr>
            </w:pPr>
            <w:r w:rsidRPr="00804943">
              <w:rPr>
                <w:rFonts w:asciiTheme="majorHAnsi" w:eastAsia="Times New Roman" w:hAnsiTheme="majorHAnsi" w:cstheme="majorHAnsi"/>
                <w:bCs/>
                <w:sz w:val="18"/>
                <w:szCs w:val="20"/>
                <w:lang w:eastAsia="en-AU"/>
              </w:rPr>
              <w:t>(</w:t>
            </w:r>
            <w:r w:rsidRPr="00804943">
              <w:rPr>
                <w:rFonts w:asciiTheme="majorHAnsi" w:hAnsiTheme="majorHAnsi" w:cstheme="majorHAnsi"/>
                <w:sz w:val="18"/>
                <w:szCs w:val="20"/>
              </w:rPr>
              <w:t>follow</w:t>
            </w:r>
            <w:r w:rsidRPr="00804943">
              <w:rPr>
                <w:rStyle w:val="Hyperlink"/>
                <w:rFonts w:asciiTheme="majorHAnsi" w:hAnsiTheme="majorHAnsi" w:cstheme="majorHAnsi"/>
                <w:color w:val="auto"/>
                <w:sz w:val="18"/>
                <w:szCs w:val="20"/>
                <w:u w:val="none"/>
              </w:rPr>
              <w:t xml:space="preserve"> the hyperlinks for more detail on each knowledge need)</w:t>
            </w:r>
          </w:p>
        </w:tc>
      </w:tr>
      <w:tr w:rsidR="00E20E3D" w:rsidRPr="00804943" w14:paraId="374028FA" w14:textId="77777777" w:rsidTr="00250A22">
        <w:trPr>
          <w:trHeight w:val="389"/>
        </w:trPr>
        <w:tc>
          <w:tcPr>
            <w:tcW w:w="6975" w:type="dxa"/>
            <w:tcBorders>
              <w:top w:val="single" w:sz="12" w:space="0" w:color="FFD966" w:themeColor="accent4" w:themeTint="99"/>
              <w:bottom w:val="inset" w:sz="6" w:space="0" w:color="auto"/>
              <w:right w:val="inset" w:sz="6" w:space="0" w:color="E7E6E6" w:themeColor="background2"/>
            </w:tcBorders>
            <w:shd w:val="clear" w:color="auto" w:fill="auto"/>
          </w:tcPr>
          <w:p w14:paraId="2D76D4C2" w14:textId="66F28728" w:rsidR="00E20E3D" w:rsidRPr="00804943" w:rsidRDefault="00804943" w:rsidP="00E20E3D">
            <w:pPr>
              <w:spacing w:after="0" w:line="240" w:lineRule="auto"/>
              <w:rPr>
                <w:rFonts w:eastAsia="Times New Roman" w:cstheme="minorHAnsi"/>
                <w:color w:val="000000"/>
                <w:sz w:val="20"/>
                <w:szCs w:val="20"/>
                <w:lang w:eastAsia="en-AU"/>
              </w:rPr>
            </w:pPr>
            <w:r w:rsidRPr="00804943">
              <w:rPr>
                <w:rFonts w:cstheme="minorHAnsi"/>
                <w:sz w:val="20"/>
                <w:szCs w:val="20"/>
              </w:rPr>
              <w:lastRenderedPageBreak/>
              <w:t>W</w:t>
            </w:r>
            <w:r w:rsidR="0032745C">
              <w:rPr>
                <w:rFonts w:cstheme="minorHAnsi"/>
                <w:sz w:val="20"/>
                <w:szCs w:val="20"/>
              </w:rPr>
              <w:t>T</w:t>
            </w:r>
            <w:r w:rsidRPr="00804943">
              <w:rPr>
                <w:rFonts w:cstheme="minorHAnsi"/>
                <w:sz w:val="20"/>
                <w:szCs w:val="20"/>
              </w:rPr>
              <w:t xml:space="preserve">.6 </w:t>
            </w:r>
            <w:hyperlink w:anchor="_Wetlands_and_Treatment" w:history="1">
              <w:r w:rsidR="00E20E3D" w:rsidRPr="00804943">
                <w:rPr>
                  <w:rStyle w:val="Hyperlink"/>
                  <w:rFonts w:cstheme="minorHAnsi"/>
                  <w:sz w:val="20"/>
                  <w:szCs w:val="20"/>
                </w:rPr>
                <w:t xml:space="preserve">What is the impact of weed mat infestations on coastal and marine ecosystems of the </w:t>
              </w:r>
              <w:r w:rsidR="00E20E3D" w:rsidRPr="00804943">
                <w:rPr>
                  <w:rStyle w:val="Hyperlink"/>
                  <w:rFonts w:eastAsia="Times New Roman" w:cstheme="minorHAnsi"/>
                  <w:bCs/>
                  <w:sz w:val="20"/>
                  <w:szCs w:val="20"/>
                  <w:lang w:eastAsia="en-AU"/>
                </w:rPr>
                <w:t>Great Barrier Reef</w:t>
              </w:r>
              <w:r w:rsidR="00E20E3D" w:rsidRPr="00804943">
                <w:rPr>
                  <w:rStyle w:val="Hyperlink"/>
                  <w:rFonts w:cstheme="minorHAnsi"/>
                  <w:sz w:val="20"/>
                  <w:szCs w:val="20"/>
                </w:rPr>
                <w:t>?</w:t>
              </w:r>
            </w:hyperlink>
            <w:r w:rsidR="00E20E3D" w:rsidRPr="00804943">
              <w:rPr>
                <w:rFonts w:cstheme="minorHAnsi"/>
                <w:color w:val="000000"/>
                <w:sz w:val="20"/>
                <w:szCs w:val="20"/>
              </w:rPr>
              <w:br/>
            </w:r>
            <w:r w:rsidR="00E20E3D" w:rsidRPr="00804943">
              <w:rPr>
                <w:rFonts w:cstheme="minorHAnsi"/>
                <w:i/>
                <w:color w:val="000000"/>
                <w:sz w:val="20"/>
                <w:szCs w:val="20"/>
              </w:rPr>
              <w:t xml:space="preserve">Key concepts: </w:t>
            </w:r>
            <w:r w:rsidR="00E20E3D" w:rsidRPr="00804943">
              <w:rPr>
                <w:rFonts w:cstheme="minorHAnsi"/>
                <w:bCs/>
                <w:i/>
                <w:color w:val="000000"/>
                <w:sz w:val="20"/>
                <w:szCs w:val="20"/>
              </w:rPr>
              <w:t>identification,</w:t>
            </w:r>
            <w:r w:rsidR="00E20E3D" w:rsidRPr="00804943">
              <w:rPr>
                <w:rFonts w:cstheme="minorHAnsi"/>
                <w:i/>
                <w:color w:val="000000"/>
                <w:sz w:val="20"/>
                <w:szCs w:val="20"/>
              </w:rPr>
              <w:t xml:space="preserve"> mapping.</w:t>
            </w:r>
          </w:p>
        </w:tc>
        <w:tc>
          <w:tcPr>
            <w:tcW w:w="6975" w:type="dxa"/>
            <w:tcBorders>
              <w:top w:val="single" w:sz="12" w:space="0" w:color="FFD966" w:themeColor="accent4" w:themeTint="99"/>
              <w:left w:val="inset" w:sz="6" w:space="0" w:color="E7E6E6" w:themeColor="background2"/>
              <w:bottom w:val="inset" w:sz="6" w:space="0" w:color="auto"/>
            </w:tcBorders>
            <w:shd w:val="clear" w:color="auto" w:fill="auto"/>
          </w:tcPr>
          <w:p w14:paraId="42CCD69E" w14:textId="558BDC73" w:rsidR="00E20E3D" w:rsidRPr="00804943" w:rsidRDefault="00804943" w:rsidP="00E20E3D">
            <w:pPr>
              <w:spacing w:after="0" w:line="240" w:lineRule="auto"/>
              <w:rPr>
                <w:rFonts w:cstheme="minorHAnsi"/>
                <w:i/>
                <w:sz w:val="20"/>
                <w:szCs w:val="20"/>
              </w:rPr>
            </w:pPr>
            <w:r w:rsidRPr="00804943">
              <w:rPr>
                <w:rFonts w:cstheme="minorHAnsi"/>
                <w:sz w:val="20"/>
                <w:szCs w:val="20"/>
              </w:rPr>
              <w:t>W</w:t>
            </w:r>
            <w:r w:rsidR="0032745C">
              <w:rPr>
                <w:rFonts w:cstheme="minorHAnsi"/>
                <w:sz w:val="20"/>
                <w:szCs w:val="20"/>
              </w:rPr>
              <w:t>T</w:t>
            </w:r>
            <w:r w:rsidRPr="00804943">
              <w:rPr>
                <w:rFonts w:cstheme="minorHAnsi"/>
                <w:sz w:val="20"/>
                <w:szCs w:val="20"/>
              </w:rPr>
              <w:t xml:space="preserve">.7 </w:t>
            </w:r>
            <w:hyperlink w:anchor="_Wetlands_and_Treatment" w:history="1">
              <w:r w:rsidR="00E20E3D" w:rsidRPr="00804943">
                <w:rPr>
                  <w:rStyle w:val="Hyperlink"/>
                  <w:rFonts w:cstheme="minorHAnsi"/>
                  <w:sz w:val="20"/>
                  <w:szCs w:val="20"/>
                </w:rPr>
                <w:t xml:space="preserve">What is the effectiveness, efficiency </w:t>
              </w:r>
              <w:r w:rsidR="00E20E3D" w:rsidRPr="00804943">
                <w:rPr>
                  <w:rStyle w:val="Hyperlink"/>
                  <w:rFonts w:eastAsia="Times New Roman" w:cstheme="minorHAnsi"/>
                  <w:sz w:val="20"/>
                  <w:szCs w:val="20"/>
                  <w:lang w:eastAsia="en-AU"/>
                </w:rPr>
                <w:t>and</w:t>
              </w:r>
              <w:r w:rsidR="00E20E3D" w:rsidRPr="00804943">
                <w:rPr>
                  <w:rStyle w:val="Hyperlink"/>
                  <w:rFonts w:cstheme="minorHAnsi"/>
                  <w:sz w:val="20"/>
                  <w:szCs w:val="20"/>
                </w:rPr>
                <w:t xml:space="preserve"> costs of treatment systems for removing nutrients?</w:t>
              </w:r>
            </w:hyperlink>
          </w:p>
          <w:p w14:paraId="47523175" w14:textId="77777777" w:rsidR="00E20E3D" w:rsidRPr="00804943" w:rsidRDefault="00E20E3D" w:rsidP="00E20E3D">
            <w:pPr>
              <w:spacing w:after="0" w:line="240" w:lineRule="auto"/>
              <w:rPr>
                <w:rFonts w:eastAsia="Times New Roman" w:cstheme="minorHAnsi"/>
                <w:bCs/>
                <w:color w:val="000000"/>
                <w:sz w:val="20"/>
                <w:szCs w:val="20"/>
                <w:lang w:eastAsia="en-AU"/>
              </w:rPr>
            </w:pPr>
            <w:r w:rsidRPr="00804943">
              <w:rPr>
                <w:rFonts w:cstheme="minorHAnsi"/>
                <w:i/>
                <w:color w:val="000000"/>
                <w:sz w:val="20"/>
                <w:szCs w:val="20"/>
              </w:rPr>
              <w:t>Key concepts: favourable combination of location, treatment system and land use, assimilation capacity, favourable treatment characteristics, climate/hydrology.</w:t>
            </w:r>
          </w:p>
        </w:tc>
      </w:tr>
    </w:tbl>
    <w:p w14:paraId="3370BFA2" w14:textId="77777777" w:rsidR="00E20E3D" w:rsidRDefault="00E20E3D" w:rsidP="00E20E3D">
      <w:pPr>
        <w:spacing w:after="0"/>
        <w:rPr>
          <w:b/>
          <w:sz w:val="12"/>
        </w:rPr>
      </w:pPr>
    </w:p>
    <w:p w14:paraId="07748844" w14:textId="7549C061" w:rsidR="00CC165E" w:rsidRDefault="00E20E3D" w:rsidP="00011AEB">
      <w:pPr>
        <w:pStyle w:val="Heading2"/>
        <w:pBdr>
          <w:top w:val="single" w:sz="2" w:space="1" w:color="AEAAAA" w:themeColor="background2" w:themeShade="BF"/>
        </w:pBdr>
      </w:pPr>
      <w:bookmarkStart w:id="76" w:name="_Human_Dimensions_Research"/>
      <w:bookmarkStart w:id="77" w:name="_Human_Dimensions_knowledge"/>
      <w:bookmarkStart w:id="78" w:name="_Human_dimensions"/>
      <w:bookmarkStart w:id="79" w:name="_Toc517797037"/>
      <w:bookmarkEnd w:id="76"/>
      <w:bookmarkEnd w:id="77"/>
      <w:bookmarkEnd w:id="78"/>
      <w:r>
        <w:br w:type="column"/>
      </w:r>
      <w:bookmarkStart w:id="80" w:name="_Toc517872831"/>
      <w:r w:rsidR="00E64B0B">
        <w:lastRenderedPageBreak/>
        <mc:AlternateContent>
          <mc:Choice Requires="wps">
            <w:drawing>
              <wp:anchor distT="0" distB="0" distL="114300" distR="114300" simplePos="0" relativeHeight="251697152" behindDoc="0" locked="0" layoutInCell="1" allowOverlap="1" wp14:anchorId="714B9B6D" wp14:editId="4DCB91F2">
                <wp:simplePos x="0" y="0"/>
                <wp:positionH relativeFrom="column">
                  <wp:posOffset>7115712</wp:posOffset>
                </wp:positionH>
                <wp:positionV relativeFrom="paragraph">
                  <wp:posOffset>10795</wp:posOffset>
                </wp:positionV>
                <wp:extent cx="1764000" cy="396000"/>
                <wp:effectExtent l="0" t="0" r="0" b="4445"/>
                <wp:wrapNone/>
                <wp:docPr id="24" name="Text Box 24"/>
                <wp:cNvGraphicFramePr/>
                <a:graphic xmlns:a="http://schemas.openxmlformats.org/drawingml/2006/main">
                  <a:graphicData uri="http://schemas.microsoft.com/office/word/2010/wordprocessingShape">
                    <wps:wsp>
                      <wps:cNvSpPr txBox="1"/>
                      <wps:spPr>
                        <a:xfrm>
                          <a:off x="0" y="0"/>
                          <a:ext cx="1764000" cy="396000"/>
                        </a:xfrm>
                        <a:prstGeom prst="rect">
                          <a:avLst/>
                        </a:prstGeom>
                        <a:noFill/>
                        <a:ln w="6350">
                          <a:noFill/>
                        </a:ln>
                      </wps:spPr>
                      <wps:txbx>
                        <w:txbxContent>
                          <w:p w14:paraId="7A0960DE" w14:textId="126F5946" w:rsidR="00AD4840" w:rsidRPr="00E64B0B" w:rsidRDefault="00AD4840" w:rsidP="00E64B0B">
                            <w:pPr>
                              <w:spacing w:after="0"/>
                              <w:jc w:val="right"/>
                              <w:rPr>
                                <w:rStyle w:val="Hyperlink"/>
                                <w:rFonts w:ascii="Century Gothic" w:hAnsi="Century Gothic"/>
                                <w:sz w:val="18"/>
                              </w:rPr>
                            </w:pPr>
                            <w:r>
                              <w:rPr>
                                <w:rFonts w:ascii="Century Gothic" w:hAnsi="Century Gothic"/>
                                <w:sz w:val="18"/>
                              </w:rPr>
                              <w:fldChar w:fldCharType="begin"/>
                            </w:r>
                            <w:r>
                              <w:rPr>
                                <w:rFonts w:ascii="Century Gothic" w:hAnsi="Century Gothic"/>
                                <w:sz w:val="18"/>
                              </w:rPr>
                              <w:instrText xml:space="preserve"> HYPERLINK  \l "_Highest_priority_knowledge" </w:instrText>
                            </w:r>
                            <w:r>
                              <w:rPr>
                                <w:rFonts w:ascii="Century Gothic" w:hAnsi="Century Gothic"/>
                                <w:sz w:val="18"/>
                              </w:rPr>
                              <w:fldChar w:fldCharType="separate"/>
                            </w:r>
                            <w:r w:rsidRPr="00E64B0B">
                              <w:rPr>
                                <w:rStyle w:val="Hyperlink"/>
                                <w:rFonts w:ascii="Century Gothic" w:hAnsi="Century Gothic"/>
                                <w:sz w:val="18"/>
                              </w:rPr>
                              <w:t>Back to Executive Summary</w:t>
                            </w:r>
                          </w:p>
                          <w:p w14:paraId="54D62287" w14:textId="70379B1B" w:rsidR="00AD4840" w:rsidRPr="00E64B0B" w:rsidRDefault="00AD4840" w:rsidP="00E64B0B">
                            <w:pPr>
                              <w:spacing w:after="0"/>
                              <w:jc w:val="right"/>
                              <w:rPr>
                                <w:rFonts w:ascii="Century Gothic" w:hAnsi="Century Gothic"/>
                                <w:sz w:val="18"/>
                              </w:rPr>
                            </w:pPr>
                            <w:r>
                              <w:rPr>
                                <w:rFonts w:ascii="Century Gothic" w:hAnsi="Century Gothic"/>
                                <w:sz w:val="18"/>
                              </w:rPr>
                              <w:fldChar w:fldCharType="end"/>
                            </w:r>
                            <w:hyperlink w:anchor="_Research_themes" w:history="1">
                              <w:r w:rsidRPr="00E64B0B">
                                <w:rPr>
                                  <w:rStyle w:val="Hyperlink"/>
                                  <w:rFonts w:ascii="Century Gothic" w:hAnsi="Century Gothic"/>
                                  <w:sz w:val="18"/>
                                </w:rPr>
                                <w:t>Back to Research Themes</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4B9B6D" id="Text Box 24" o:spid="_x0000_s1052" type="#_x0000_t202" style="position:absolute;margin-left:560.3pt;margin-top:.85pt;width:138.9pt;height:31.2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" filled="f" stroked="f" strokeweight=".5pt">
                <v:textbox>
                  <w:txbxContent>
                    <w:p w14:paraId="7A0960DE" w14:textId="126F5946" w:rsidR="00AD4840" w:rsidRPr="00E64B0B" w:rsidRDefault="00AD4840" w:rsidP="00E64B0B">
                      <w:pPr>
                        <w:spacing w:after="0"/>
                        <w:jc w:val="right"/>
                        <w:rPr>
                          <w:rStyle w:val="Hyperlink"/>
                          <w:rFonts w:ascii="Century Gothic" w:hAnsi="Century Gothic"/>
                          <w:sz w:val="18"/>
                        </w:rPr>
                      </w:pPr>
                      <w:r>
                        <w:rPr>
                          <w:rFonts w:ascii="Century Gothic" w:hAnsi="Century Gothic"/>
                          <w:sz w:val="18"/>
                        </w:rPr>
                        <w:fldChar w:fldCharType="begin"/>
                      </w:r>
                      <w:r>
                        <w:rPr>
                          <w:rFonts w:ascii="Century Gothic" w:hAnsi="Century Gothic"/>
                          <w:sz w:val="18"/>
                        </w:rPr>
                        <w:instrText xml:space="preserve"> HYPERLINK  \l "_Highest_priority_knowledge" </w:instrText>
                      </w:r>
                      <w:r>
                        <w:rPr>
                          <w:rFonts w:ascii="Century Gothic" w:hAnsi="Century Gothic"/>
                          <w:sz w:val="18"/>
                        </w:rPr>
                        <w:fldChar w:fldCharType="separate"/>
                      </w:r>
                      <w:r w:rsidRPr="00E64B0B">
                        <w:rPr>
                          <w:rStyle w:val="Hyperlink"/>
                          <w:rFonts w:ascii="Century Gothic" w:hAnsi="Century Gothic"/>
                          <w:sz w:val="18"/>
                        </w:rPr>
                        <w:t>Back to Executive Summary</w:t>
                      </w:r>
                    </w:p>
                    <w:p w14:paraId="54D62287" w14:textId="70379B1B" w:rsidR="00AD4840" w:rsidRPr="00E64B0B" w:rsidRDefault="00AD4840" w:rsidP="00E64B0B">
                      <w:pPr>
                        <w:spacing w:after="0"/>
                        <w:jc w:val="right"/>
                        <w:rPr>
                          <w:rFonts w:ascii="Century Gothic" w:hAnsi="Century Gothic"/>
                          <w:sz w:val="18"/>
                        </w:rPr>
                      </w:pPr>
                      <w:r>
                        <w:rPr>
                          <w:rFonts w:ascii="Century Gothic" w:hAnsi="Century Gothic"/>
                          <w:sz w:val="18"/>
                        </w:rPr>
                        <w:fldChar w:fldCharType="end"/>
                      </w:r>
                      <w:hyperlink w:anchor="_Research_themes" w:history="1">
                        <w:r w:rsidRPr="00E64B0B">
                          <w:rPr>
                            <w:rStyle w:val="Hyperlink"/>
                            <w:rFonts w:ascii="Century Gothic" w:hAnsi="Century Gothic"/>
                            <w:sz w:val="18"/>
                          </w:rPr>
                          <w:t>Back to Research Themes</w:t>
                        </w:r>
                      </w:hyperlink>
                    </w:p>
                  </w:txbxContent>
                </v:textbox>
              </v:shape>
            </w:pict>
          </mc:Fallback>
        </mc:AlternateContent>
      </w:r>
      <w:r w:rsidR="00CC165E">
        <w:t xml:space="preserve">Human </w:t>
      </w:r>
      <w:r w:rsidR="00455772">
        <w:t>d</w:t>
      </w:r>
      <w:r w:rsidR="00CC165E">
        <w:t>imensions</w:t>
      </w:r>
      <w:bookmarkEnd w:id="79"/>
      <w:bookmarkEnd w:id="80"/>
    </w:p>
    <w:p w14:paraId="325FDB2E" w14:textId="432158D4" w:rsidR="00E20E3D" w:rsidRDefault="00011AEB" w:rsidP="00945FA0">
      <w:pPr>
        <w:autoSpaceDE w:val="0"/>
        <w:autoSpaceDN w:val="0"/>
        <w:adjustRightInd w:val="0"/>
        <w:spacing w:after="0" w:line="240" w:lineRule="auto"/>
        <w:jc w:val="both"/>
        <w:rPr>
          <w:rFonts w:asciiTheme="majorHAnsi" w:hAnsiTheme="majorHAnsi" w:cstheme="majorHAnsi"/>
        </w:rPr>
      </w:pPr>
      <w:r w:rsidRPr="00B11578">
        <w:rPr>
          <w:rFonts w:asciiTheme="majorHAnsi" w:hAnsiTheme="majorHAnsi" w:cstheme="majorHAnsi"/>
          <w:noProof/>
          <w:lang w:eastAsia="en-AU"/>
        </w:rPr>
        <mc:AlternateContent>
          <mc:Choice Requires="wpg">
            <w:drawing>
              <wp:anchor distT="0" distB="0" distL="114300" distR="114300" simplePos="0" relativeHeight="251752448" behindDoc="0" locked="0" layoutInCell="1" allowOverlap="1" wp14:anchorId="2B899F45" wp14:editId="67773650">
                <wp:simplePos x="0" y="0"/>
                <wp:positionH relativeFrom="column">
                  <wp:posOffset>5099050</wp:posOffset>
                </wp:positionH>
                <wp:positionV relativeFrom="paragraph">
                  <wp:posOffset>167640</wp:posOffset>
                </wp:positionV>
                <wp:extent cx="3477260" cy="1494790"/>
                <wp:effectExtent l="0" t="0" r="8890" b="0"/>
                <wp:wrapSquare wrapText="bothSides"/>
                <wp:docPr id="295" name="Group 61"/>
                <wp:cNvGraphicFramePr/>
                <a:graphic xmlns:a="http://schemas.openxmlformats.org/drawingml/2006/main">
                  <a:graphicData uri="http://schemas.microsoft.com/office/word/2010/wordprocessingGroup">
                    <wpg:wgp>
                      <wpg:cNvGrpSpPr/>
                      <wpg:grpSpPr>
                        <a:xfrm>
                          <a:off x="0" y="0"/>
                          <a:ext cx="3477260" cy="1494790"/>
                          <a:chOff x="-203852" y="12902"/>
                          <a:chExt cx="2786198" cy="1464871"/>
                        </a:xfrm>
                      </wpg:grpSpPr>
                      <wpg:grpSp>
                        <wpg:cNvPr id="296" name="Group 296"/>
                        <wpg:cNvGrpSpPr/>
                        <wpg:grpSpPr>
                          <a:xfrm>
                            <a:off x="-203852" y="12902"/>
                            <a:ext cx="2732331" cy="993484"/>
                            <a:chOff x="-265117" y="12042"/>
                            <a:chExt cx="3359150" cy="927290"/>
                          </a:xfrm>
                        </wpg:grpSpPr>
                        <pic:pic xmlns:pic="http://schemas.openxmlformats.org/drawingml/2006/picture">
                          <pic:nvPicPr>
                            <pic:cNvPr id="297" name="Picture 297"/>
                            <pic:cNvPicPr>
                              <a:picLocks noChangeAspect="1"/>
                            </pic:cNvPicPr>
                          </pic:nvPicPr>
                          <pic:blipFill>
                            <a:blip r:embed="rId73"/>
                            <a:stretch>
                              <a:fillRect/>
                            </a:stretch>
                          </pic:blipFill>
                          <pic:spPr>
                            <a:xfrm>
                              <a:off x="-265117" y="347351"/>
                              <a:ext cx="3359150" cy="591981"/>
                            </a:xfrm>
                            <a:prstGeom prst="rect">
                              <a:avLst/>
                            </a:prstGeom>
                          </pic:spPr>
                        </pic:pic>
                        <pic:pic xmlns:pic="http://schemas.openxmlformats.org/drawingml/2006/picture">
                          <pic:nvPicPr>
                            <pic:cNvPr id="298" name="Picture 298"/>
                            <pic:cNvPicPr>
                              <a:picLocks noChangeAspect="1"/>
                            </pic:cNvPicPr>
                          </pic:nvPicPr>
                          <pic:blipFill>
                            <a:blip r:embed="rId74"/>
                            <a:stretch>
                              <a:fillRect/>
                            </a:stretch>
                          </pic:blipFill>
                          <pic:spPr>
                            <a:xfrm rot="5400000">
                              <a:off x="1233342" y="-362894"/>
                              <a:ext cx="335309" cy="1085182"/>
                            </a:xfrm>
                            <a:prstGeom prst="rect">
                              <a:avLst/>
                            </a:prstGeom>
                          </pic:spPr>
                        </pic:pic>
                      </wpg:grpSp>
                      <wps:wsp>
                        <wps:cNvPr id="299" name="Rectangle 299"/>
                        <wps:cNvSpPr/>
                        <wps:spPr>
                          <a:xfrm>
                            <a:off x="-203852" y="1006386"/>
                            <a:ext cx="2786198" cy="471387"/>
                          </a:xfrm>
                          <a:prstGeom prst="rect">
                            <a:avLst/>
                          </a:prstGeom>
                        </wps:spPr>
                        <wps:txbx>
                          <w:txbxContent>
                            <w:p w14:paraId="0A4CE31A" w14:textId="2EBF859E" w:rsidR="00AD4840" w:rsidRPr="004B6FB6" w:rsidRDefault="00AD4840" w:rsidP="00B11578">
                              <w:pPr>
                                <w:pStyle w:val="NormalWeb"/>
                                <w:spacing w:before="0" w:beforeAutospacing="0" w:after="0" w:afterAutospacing="0"/>
                                <w:rPr>
                                  <w:sz w:val="20"/>
                                  <w:szCs w:val="20"/>
                                </w:rPr>
                              </w:pPr>
                              <w:r w:rsidRPr="004B6FB6">
                                <w:rPr>
                                  <w:rFonts w:ascii="Calibri Light" w:eastAsia="Calibri" w:hAnsi="Calibri Light" w:cstheme="minorBidi"/>
                                  <w:color w:val="000000" w:themeColor="text1"/>
                                  <w:kern w:val="24"/>
                                  <w:sz w:val="20"/>
                                  <w:szCs w:val="20"/>
                                </w:rPr>
                                <w:t>The human dimensions knowledge needs</w:t>
                              </w:r>
                              <w:r>
                                <w:rPr>
                                  <w:rFonts w:ascii="Calibri Light" w:eastAsia="Calibri" w:hAnsi="Calibri Light" w:cstheme="minorBidi"/>
                                  <w:color w:val="000000" w:themeColor="text1"/>
                                  <w:kern w:val="24"/>
                                  <w:sz w:val="20"/>
                                  <w:szCs w:val="20"/>
                                </w:rPr>
                                <w:t xml:space="preserve"> were prioritised based on the</w:t>
                              </w:r>
                              <w:r w:rsidRPr="004B6FB6">
                                <w:rPr>
                                  <w:rFonts w:ascii="Calibri Light" w:eastAsia="Calibri" w:hAnsi="Calibri Light" w:cstheme="minorBidi"/>
                                  <w:color w:val="000000" w:themeColor="text1"/>
                                  <w:kern w:val="24"/>
                                  <w:sz w:val="20"/>
                                  <w:szCs w:val="20"/>
                                </w:rPr>
                                <w:t xml:space="preserve"> </w:t>
                              </w:r>
                              <w:hyperlink r:id="rId75" w:history="1">
                                <w:r w:rsidRPr="004B6FB6">
                                  <w:rPr>
                                    <w:rStyle w:val="Hyperlink"/>
                                    <w:rFonts w:asciiTheme="majorHAnsi" w:hAnsiTheme="majorHAnsi" w:cstheme="majorHAnsi"/>
                                    <w:sz w:val="20"/>
                                    <w:szCs w:val="20"/>
                                  </w:rPr>
                                  <w:t>Reef 2050 Water Quality Improvement Plan targets</w:t>
                                </w:r>
                              </w:hyperlink>
                              <w:r w:rsidRPr="004B6FB6">
                                <w:rPr>
                                  <w:rFonts w:ascii="Calibri Light" w:eastAsia="Calibri" w:hAnsi="Calibri Light" w:cstheme="minorBidi"/>
                                  <w:color w:val="000000" w:themeColor="text1"/>
                                  <w:kern w:val="24"/>
                                  <w:sz w:val="20"/>
                                  <w:szCs w:val="20"/>
                                </w:rPr>
                                <w:t>.</w:t>
                              </w:r>
                            </w:p>
                          </w:txbxContent>
                        </wps:txbx>
                        <wps:bodyPr wrap="square">
                          <a:noAutofit/>
                        </wps:bodyPr>
                      </wps:wsp>
                    </wpg:wgp>
                  </a:graphicData>
                </a:graphic>
                <wp14:sizeRelH relativeFrom="margin">
                  <wp14:pctWidth>0</wp14:pctWidth>
                </wp14:sizeRelH>
                <wp14:sizeRelV relativeFrom="margin">
                  <wp14:pctHeight>0</wp14:pctHeight>
                </wp14:sizeRelV>
              </wp:anchor>
            </w:drawing>
          </mc:Choice>
          <mc:Fallback>
            <w:pict>
              <v:group w14:anchorId="2B899F45" id="Group 61" o:spid="_x0000_s1053" style="position:absolute;left:0;text-align:left;margin-left:401.5pt;margin-top:13.2pt;width:273.8pt;height:117.7pt;z-index:251752448;mso-width-relative:margin;mso-height-relative:margin" coordorigin="-2038,129" coordsize="27861,146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">
                <v:group id="Group 296" o:spid="_x0000_s1054" style="position:absolute;left:-2038;top:129;width:27322;height:9934" coordorigin="-2651,120" coordsize="33591,9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">
                  <v:shape id="Picture 297" o:spid="_x0000_s1055" type="#_x0000_t75" style="position:absolute;left:-2651;top:3473;width:33591;height:59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">
                    <v:imagedata r:id="rId76" o:title=""/>
                    <v:path arrowok="t"/>
                  </v:shape>
                  <v:shape id="Picture 298" o:spid="_x0000_s1056" type="#_x0000_t75" style="position:absolute;left:12333;top:-3629;width:3353;height:10851;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">
                    <v:imagedata r:id="rId77" o:title=""/>
                    <v:path arrowok="t"/>
                  </v:shape>
                </v:group>
                <v:rect id="Rectangle 299" o:spid="_x0000_s1057" style="position:absolute;left:-2038;top:10063;width:27861;height:4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" filled="f" stroked="f">
                  <v:textbox>
                    <w:txbxContent>
                      <w:p w14:paraId="0A4CE31A" w14:textId="2EBF859E" w:rsidR="00AD4840" w:rsidRPr="004B6FB6" w:rsidRDefault="00AD4840" w:rsidP="00B11578">
                        <w:pPr>
                          <w:pStyle w:val="NormalWeb"/>
                          <w:spacing w:before="0" w:beforeAutospacing="0" w:after="0" w:afterAutospacing="0"/>
                          <w:rPr>
                            <w:sz w:val="20"/>
                            <w:szCs w:val="20"/>
                          </w:rPr>
                        </w:pPr>
                        <w:r w:rsidRPr="004B6FB6">
                          <w:rPr>
                            <w:rFonts w:ascii="Calibri Light" w:eastAsia="Calibri" w:hAnsi="Calibri Light" w:cstheme="minorBidi"/>
                            <w:color w:val="000000" w:themeColor="text1"/>
                            <w:kern w:val="24"/>
                            <w:sz w:val="20"/>
                            <w:szCs w:val="20"/>
                          </w:rPr>
                          <w:t>The human dimensions knowledge needs</w:t>
                        </w:r>
                        <w:r>
                          <w:rPr>
                            <w:rFonts w:ascii="Calibri Light" w:eastAsia="Calibri" w:hAnsi="Calibri Light" w:cstheme="minorBidi"/>
                            <w:color w:val="000000" w:themeColor="text1"/>
                            <w:kern w:val="24"/>
                            <w:sz w:val="20"/>
                            <w:szCs w:val="20"/>
                          </w:rPr>
                          <w:t xml:space="preserve"> were prioritised based on the</w:t>
                        </w:r>
                        <w:r w:rsidRPr="004B6FB6">
                          <w:rPr>
                            <w:rFonts w:ascii="Calibri Light" w:eastAsia="Calibri" w:hAnsi="Calibri Light" w:cstheme="minorBidi"/>
                            <w:color w:val="000000" w:themeColor="text1"/>
                            <w:kern w:val="24"/>
                            <w:sz w:val="20"/>
                            <w:szCs w:val="20"/>
                          </w:rPr>
                          <w:t xml:space="preserve"> </w:t>
                        </w:r>
                        <w:hyperlink r:id="rId78" w:history="1">
                          <w:r w:rsidRPr="004B6FB6">
                            <w:rPr>
                              <w:rStyle w:val="Hyperlink"/>
                              <w:rFonts w:asciiTheme="majorHAnsi" w:hAnsiTheme="majorHAnsi" w:cstheme="majorHAnsi"/>
                              <w:sz w:val="20"/>
                              <w:szCs w:val="20"/>
                            </w:rPr>
                            <w:t>Reef 2050 Water Quality Improvement Plan targets</w:t>
                          </w:r>
                        </w:hyperlink>
                        <w:r w:rsidRPr="004B6FB6">
                          <w:rPr>
                            <w:rFonts w:ascii="Calibri Light" w:eastAsia="Calibri" w:hAnsi="Calibri Light" w:cstheme="minorBidi"/>
                            <w:color w:val="000000" w:themeColor="text1"/>
                            <w:kern w:val="24"/>
                            <w:sz w:val="20"/>
                            <w:szCs w:val="20"/>
                          </w:rPr>
                          <w:t>.</w:t>
                        </w:r>
                      </w:p>
                    </w:txbxContent>
                  </v:textbox>
                </v:rect>
                <w10:wrap type="square"/>
              </v:group>
            </w:pict>
          </mc:Fallback>
        </mc:AlternateContent>
      </w:r>
    </w:p>
    <w:p w14:paraId="12635AB7" w14:textId="5EFA4B23" w:rsidR="00B604AF" w:rsidRDefault="00945FA0" w:rsidP="004017A0">
      <w:pPr>
        <w:autoSpaceDE w:val="0"/>
        <w:autoSpaceDN w:val="0"/>
        <w:adjustRightInd w:val="0"/>
        <w:spacing w:after="0" w:line="240" w:lineRule="auto"/>
        <w:rPr>
          <w:rFonts w:asciiTheme="majorHAnsi" w:hAnsiTheme="majorHAnsi" w:cstheme="majorHAnsi"/>
        </w:rPr>
      </w:pPr>
      <w:r w:rsidRPr="0081486E">
        <w:rPr>
          <w:rFonts w:asciiTheme="majorHAnsi" w:hAnsiTheme="majorHAnsi" w:cstheme="majorHAnsi"/>
        </w:rPr>
        <w:t xml:space="preserve">The </w:t>
      </w:r>
      <w:r w:rsidR="00455772">
        <w:rPr>
          <w:rFonts w:asciiTheme="majorHAnsi" w:hAnsiTheme="majorHAnsi" w:cstheme="majorHAnsi"/>
        </w:rPr>
        <w:t>h</w:t>
      </w:r>
      <w:r w:rsidRPr="0081486E">
        <w:rPr>
          <w:rFonts w:asciiTheme="majorHAnsi" w:hAnsiTheme="majorHAnsi" w:cstheme="majorHAnsi"/>
        </w:rPr>
        <w:t xml:space="preserve">uman </w:t>
      </w:r>
      <w:r w:rsidR="00455772">
        <w:rPr>
          <w:rFonts w:asciiTheme="majorHAnsi" w:hAnsiTheme="majorHAnsi" w:cstheme="majorHAnsi"/>
        </w:rPr>
        <w:t>d</w:t>
      </w:r>
      <w:r w:rsidRPr="0081486E">
        <w:rPr>
          <w:rFonts w:asciiTheme="majorHAnsi" w:hAnsiTheme="majorHAnsi" w:cstheme="majorHAnsi"/>
        </w:rPr>
        <w:t>imensions theme</w:t>
      </w:r>
      <w:r w:rsidRPr="0054775A">
        <w:rPr>
          <w:rFonts w:asciiTheme="majorHAnsi" w:hAnsiTheme="majorHAnsi" w:cstheme="majorHAnsi"/>
        </w:rPr>
        <w:t xml:space="preserve"> </w:t>
      </w:r>
      <w:r w:rsidRPr="0081486E">
        <w:rPr>
          <w:rFonts w:asciiTheme="majorHAnsi" w:hAnsiTheme="majorHAnsi" w:cstheme="majorHAnsi"/>
        </w:rPr>
        <w:t>draws on the 2017 Scientific Consensus Statement and the RIMREP Human Dimensions Final Report.</w:t>
      </w:r>
      <w:r w:rsidRPr="0054775A">
        <w:rPr>
          <w:rFonts w:asciiTheme="majorHAnsi" w:hAnsiTheme="majorHAnsi" w:cstheme="majorHAnsi"/>
        </w:rPr>
        <w:t xml:space="preserve"> </w:t>
      </w:r>
      <w:r w:rsidRPr="0081486E">
        <w:rPr>
          <w:rFonts w:asciiTheme="majorHAnsi" w:hAnsiTheme="majorHAnsi" w:cstheme="majorHAnsi"/>
        </w:rPr>
        <w:t xml:space="preserve">Some of the </w:t>
      </w:r>
      <w:r w:rsidR="00706582">
        <w:rPr>
          <w:rFonts w:asciiTheme="majorHAnsi" w:hAnsiTheme="majorHAnsi" w:cstheme="majorHAnsi"/>
        </w:rPr>
        <w:t>identified</w:t>
      </w:r>
      <w:r w:rsidRPr="0081486E">
        <w:rPr>
          <w:rFonts w:asciiTheme="majorHAnsi" w:hAnsiTheme="majorHAnsi" w:cstheme="majorHAnsi"/>
        </w:rPr>
        <w:t xml:space="preserve"> </w:t>
      </w:r>
      <w:r w:rsidR="00706582">
        <w:rPr>
          <w:rFonts w:asciiTheme="majorHAnsi" w:hAnsiTheme="majorHAnsi" w:cstheme="majorHAnsi"/>
        </w:rPr>
        <w:t>knowledge needs</w:t>
      </w:r>
      <w:r w:rsidRPr="0081486E">
        <w:rPr>
          <w:rFonts w:asciiTheme="majorHAnsi" w:hAnsiTheme="majorHAnsi" w:cstheme="majorHAnsi"/>
        </w:rPr>
        <w:t xml:space="preserve"> address issues that relate to establishing effective monitoring and evaluation, although the priority for all questions is how best to achieve effective and timely water quality outcomes. Underpinning all questions is the need to investigate how to harness shared community values to accelerate adoption of practice change in </w:t>
      </w:r>
      <w:r w:rsidR="00F97B33">
        <w:rPr>
          <w:rFonts w:asciiTheme="majorHAnsi" w:hAnsiTheme="majorHAnsi" w:cstheme="majorHAnsi"/>
        </w:rPr>
        <w:t>R</w:t>
      </w:r>
      <w:r w:rsidRPr="0081486E">
        <w:rPr>
          <w:rFonts w:asciiTheme="majorHAnsi" w:hAnsiTheme="majorHAnsi" w:cstheme="majorHAnsi"/>
        </w:rPr>
        <w:t>eef communities.</w:t>
      </w:r>
      <w:r w:rsidR="00706582">
        <w:rPr>
          <w:rFonts w:asciiTheme="majorHAnsi" w:hAnsiTheme="majorHAnsi" w:cstheme="majorHAnsi"/>
        </w:rPr>
        <w:t xml:space="preserve"> </w:t>
      </w:r>
      <w:r w:rsidR="00D57DA7" w:rsidRPr="00D57DA7">
        <w:rPr>
          <w:rFonts w:asciiTheme="majorHAnsi" w:hAnsiTheme="majorHAnsi" w:cstheme="majorHAnsi"/>
        </w:rPr>
        <w:t xml:space="preserve">These gaps have been classified as </w:t>
      </w:r>
      <w:r w:rsidR="00820287">
        <w:rPr>
          <w:rFonts w:asciiTheme="majorHAnsi" w:hAnsiTheme="majorHAnsi" w:cstheme="majorHAnsi"/>
        </w:rPr>
        <w:t xml:space="preserve">high, moderate and lower priority for investment, however can alternatively be classified in terms of their priority in </w:t>
      </w:r>
      <w:r w:rsidR="00D57DA7" w:rsidRPr="00D57DA7">
        <w:rPr>
          <w:rFonts w:asciiTheme="majorHAnsi" w:hAnsiTheme="majorHAnsi" w:cstheme="majorHAnsi"/>
        </w:rPr>
        <w:t>providing short-</w:t>
      </w:r>
      <w:r w:rsidR="004017A0">
        <w:rPr>
          <w:rFonts w:asciiTheme="majorHAnsi" w:hAnsiTheme="majorHAnsi" w:cstheme="majorHAnsi"/>
        </w:rPr>
        <w:t xml:space="preserve"> or</w:t>
      </w:r>
      <w:r w:rsidR="00D57DA7" w:rsidRPr="00D57DA7">
        <w:rPr>
          <w:rFonts w:asciiTheme="majorHAnsi" w:hAnsiTheme="majorHAnsi" w:cstheme="majorHAnsi"/>
        </w:rPr>
        <w:t xml:space="preserve"> m</w:t>
      </w:r>
      <w:r w:rsidR="009E15F4">
        <w:rPr>
          <w:rFonts w:asciiTheme="majorHAnsi" w:hAnsiTheme="majorHAnsi" w:cstheme="majorHAnsi"/>
        </w:rPr>
        <w:t>edium</w:t>
      </w:r>
      <w:r w:rsidR="00D57DA7" w:rsidRPr="00D57DA7">
        <w:rPr>
          <w:rFonts w:asciiTheme="majorHAnsi" w:hAnsiTheme="majorHAnsi" w:cstheme="majorHAnsi"/>
        </w:rPr>
        <w:t>-</w:t>
      </w:r>
      <w:r w:rsidR="00F97B33">
        <w:rPr>
          <w:rFonts w:asciiTheme="majorHAnsi" w:hAnsiTheme="majorHAnsi" w:cstheme="majorHAnsi"/>
        </w:rPr>
        <w:t>term</w:t>
      </w:r>
      <w:r w:rsidR="004017A0">
        <w:rPr>
          <w:rFonts w:asciiTheme="majorHAnsi" w:hAnsiTheme="majorHAnsi" w:cstheme="majorHAnsi"/>
        </w:rPr>
        <w:t xml:space="preserve"> </w:t>
      </w:r>
      <w:r w:rsidR="00D57DA7" w:rsidRPr="00D57DA7">
        <w:rPr>
          <w:rFonts w:asciiTheme="majorHAnsi" w:hAnsiTheme="majorHAnsi" w:cstheme="majorHAnsi"/>
        </w:rPr>
        <w:t>outcomes</w:t>
      </w:r>
      <w:r w:rsidR="00820287">
        <w:rPr>
          <w:rFonts w:asciiTheme="majorHAnsi" w:hAnsiTheme="majorHAnsi" w:cstheme="majorHAnsi"/>
        </w:rPr>
        <w:t>.</w:t>
      </w:r>
      <w:r w:rsidR="00B11578" w:rsidRPr="00B11578">
        <w:rPr>
          <w:noProof/>
          <w:lang w:eastAsia="en-AU"/>
        </w:rPr>
        <w:t xml:space="preserve"> </w:t>
      </w:r>
    </w:p>
    <w:p w14:paraId="08F7F4DD" w14:textId="77320D2D" w:rsidR="00D57DA7" w:rsidRDefault="00D57DA7" w:rsidP="004017A0">
      <w:pPr>
        <w:autoSpaceDE w:val="0"/>
        <w:autoSpaceDN w:val="0"/>
        <w:adjustRightInd w:val="0"/>
        <w:spacing w:after="0" w:line="240" w:lineRule="auto"/>
        <w:rPr>
          <w:rFonts w:asciiTheme="majorHAnsi" w:hAnsiTheme="majorHAnsi" w:cstheme="majorHAnsi"/>
        </w:rPr>
      </w:pPr>
    </w:p>
    <w:tbl>
      <w:tblPr>
        <w:tblStyle w:val="TableGrid"/>
        <w:tblW w:w="0" w:type="auto"/>
        <w:tblLook w:val="04A0" w:firstRow="1" w:lastRow="0" w:firstColumn="1" w:lastColumn="0" w:noHBand="0" w:noVBand="1"/>
      </w:tblPr>
      <w:tblGrid>
        <w:gridCol w:w="1134"/>
        <w:gridCol w:w="3402"/>
        <w:gridCol w:w="3119"/>
        <w:gridCol w:w="3089"/>
        <w:gridCol w:w="3204"/>
      </w:tblGrid>
      <w:tr w:rsidR="00FA6A04" w:rsidRPr="00FC2043" w14:paraId="02F8AB03" w14:textId="77777777" w:rsidTr="00FC2043">
        <w:trPr>
          <w:tblHeader/>
        </w:trPr>
        <w:tc>
          <w:tcPr>
            <w:tcW w:w="1134" w:type="dxa"/>
            <w:vMerge w:val="restart"/>
            <w:tcBorders>
              <w:left w:val="nil"/>
              <w:right w:val="nil"/>
            </w:tcBorders>
            <w:vAlign w:val="center"/>
          </w:tcPr>
          <w:p w14:paraId="22D084C7" w14:textId="179E40B5" w:rsidR="00FA6A04" w:rsidRPr="00FC2043" w:rsidRDefault="00B604AF" w:rsidP="00D7457B">
            <w:pPr>
              <w:autoSpaceDE w:val="0"/>
              <w:autoSpaceDN w:val="0"/>
              <w:adjustRightInd w:val="0"/>
              <w:rPr>
                <w:rFonts w:asciiTheme="majorHAnsi" w:eastAsia="Times New Roman" w:hAnsiTheme="majorHAnsi" w:cstheme="majorHAnsi"/>
                <w:b/>
                <w:bCs/>
                <w:sz w:val="20"/>
                <w:szCs w:val="20"/>
                <w:lang w:eastAsia="en-AU"/>
              </w:rPr>
            </w:pPr>
            <w:r w:rsidRPr="00FC2043">
              <w:rPr>
                <w:rFonts w:asciiTheme="majorHAnsi" w:hAnsiTheme="majorHAnsi" w:cstheme="majorHAnsi"/>
                <w:sz w:val="20"/>
                <w:szCs w:val="20"/>
              </w:rPr>
              <w:br w:type="column"/>
            </w:r>
            <w:r w:rsidR="00FA6A04" w:rsidRPr="00FC2043">
              <w:rPr>
                <w:rFonts w:asciiTheme="majorHAnsi" w:eastAsia="Times New Roman" w:hAnsiTheme="majorHAnsi" w:cstheme="majorHAnsi"/>
                <w:b/>
                <w:bCs/>
                <w:sz w:val="20"/>
                <w:szCs w:val="20"/>
                <w:lang w:eastAsia="en-AU"/>
              </w:rPr>
              <w:t>Priority</w:t>
            </w:r>
          </w:p>
        </w:tc>
        <w:tc>
          <w:tcPr>
            <w:tcW w:w="12814" w:type="dxa"/>
            <w:gridSpan w:val="4"/>
            <w:tcBorders>
              <w:left w:val="nil"/>
              <w:bottom w:val="single" w:sz="2" w:space="0" w:color="E7E6E6" w:themeColor="background2"/>
              <w:right w:val="nil"/>
            </w:tcBorders>
          </w:tcPr>
          <w:p w14:paraId="5D3E463F" w14:textId="49218A55" w:rsidR="00FA6A04" w:rsidRPr="00FC2043" w:rsidRDefault="00D7457B" w:rsidP="00FA6A04">
            <w:pPr>
              <w:jc w:val="center"/>
              <w:rPr>
                <w:rFonts w:asciiTheme="majorHAnsi" w:hAnsiTheme="majorHAnsi" w:cstheme="majorHAnsi"/>
                <w:b/>
                <w:sz w:val="20"/>
                <w:szCs w:val="20"/>
              </w:rPr>
            </w:pPr>
            <w:r w:rsidRPr="00FC2043">
              <w:rPr>
                <w:rFonts w:asciiTheme="majorHAnsi" w:hAnsiTheme="majorHAnsi" w:cstheme="majorHAnsi"/>
                <w:b/>
                <w:sz w:val="20"/>
                <w:szCs w:val="20"/>
              </w:rPr>
              <w:t xml:space="preserve">Human Dimension </w:t>
            </w:r>
            <w:r w:rsidR="00FA6A04" w:rsidRPr="00FC2043">
              <w:rPr>
                <w:rFonts w:asciiTheme="majorHAnsi" w:hAnsiTheme="majorHAnsi" w:cstheme="majorHAnsi"/>
                <w:b/>
                <w:sz w:val="20"/>
                <w:szCs w:val="20"/>
              </w:rPr>
              <w:t xml:space="preserve">Categories </w:t>
            </w:r>
          </w:p>
          <w:p w14:paraId="5B2A5B2D" w14:textId="2BB1C0CD" w:rsidR="00FA6A04" w:rsidRPr="00FC2043" w:rsidRDefault="00FA6A04" w:rsidP="00FA6A04">
            <w:pPr>
              <w:jc w:val="center"/>
              <w:rPr>
                <w:rFonts w:asciiTheme="majorHAnsi" w:hAnsiTheme="majorHAnsi" w:cstheme="majorHAnsi"/>
                <w:b/>
                <w:i/>
                <w:sz w:val="20"/>
                <w:szCs w:val="20"/>
              </w:rPr>
            </w:pPr>
            <w:r w:rsidRPr="00804943">
              <w:rPr>
                <w:rFonts w:asciiTheme="majorHAnsi" w:eastAsia="Times New Roman" w:hAnsiTheme="majorHAnsi" w:cstheme="majorHAnsi"/>
                <w:bCs/>
                <w:sz w:val="18"/>
                <w:szCs w:val="20"/>
                <w:lang w:eastAsia="en-AU"/>
              </w:rPr>
              <w:t>(follow</w:t>
            </w:r>
            <w:r w:rsidRPr="00804943">
              <w:rPr>
                <w:rFonts w:eastAsia="Times New Roman"/>
                <w:bCs/>
                <w:sz w:val="18"/>
                <w:szCs w:val="20"/>
                <w:lang w:eastAsia="en-AU"/>
              </w:rPr>
              <w:t xml:space="preserve"> the hyperlinks for more detail on each knowledge need)</w:t>
            </w:r>
          </w:p>
        </w:tc>
      </w:tr>
      <w:tr w:rsidR="00FA6A04" w:rsidRPr="00FC2043" w14:paraId="0A82EBB2" w14:textId="77777777" w:rsidTr="00FC2043">
        <w:trPr>
          <w:tblHeader/>
        </w:trPr>
        <w:tc>
          <w:tcPr>
            <w:tcW w:w="1134" w:type="dxa"/>
            <w:vMerge/>
            <w:tcBorders>
              <w:left w:val="nil"/>
              <w:bottom w:val="single" w:sz="12" w:space="0" w:color="C00000"/>
              <w:right w:val="nil"/>
            </w:tcBorders>
          </w:tcPr>
          <w:p w14:paraId="7CD82871" w14:textId="09421E11" w:rsidR="00FA6A04" w:rsidRPr="00FC2043" w:rsidRDefault="00FA6A04" w:rsidP="004017A0">
            <w:pPr>
              <w:autoSpaceDE w:val="0"/>
              <w:autoSpaceDN w:val="0"/>
              <w:adjustRightInd w:val="0"/>
              <w:rPr>
                <w:rFonts w:asciiTheme="majorHAnsi" w:hAnsiTheme="majorHAnsi" w:cstheme="majorHAnsi"/>
                <w:sz w:val="20"/>
                <w:szCs w:val="20"/>
              </w:rPr>
            </w:pPr>
          </w:p>
        </w:tc>
        <w:tc>
          <w:tcPr>
            <w:tcW w:w="3402" w:type="dxa"/>
            <w:tcBorders>
              <w:top w:val="single" w:sz="2" w:space="0" w:color="E7E6E6" w:themeColor="background2"/>
              <w:left w:val="nil"/>
              <w:bottom w:val="single" w:sz="12" w:space="0" w:color="C00000"/>
              <w:right w:val="single" w:sz="4" w:space="0" w:color="E7E6E6" w:themeColor="background2"/>
            </w:tcBorders>
            <w:vAlign w:val="center"/>
          </w:tcPr>
          <w:p w14:paraId="7D1444AA" w14:textId="65C0BFFA" w:rsidR="00FA6A04" w:rsidRPr="00FC2043" w:rsidRDefault="00FA6A04" w:rsidP="00FC2043">
            <w:pPr>
              <w:jc w:val="center"/>
              <w:rPr>
                <w:rFonts w:asciiTheme="majorHAnsi" w:hAnsiTheme="majorHAnsi" w:cstheme="majorHAnsi"/>
                <w:sz w:val="20"/>
                <w:szCs w:val="20"/>
              </w:rPr>
            </w:pPr>
            <w:r w:rsidRPr="00FC2043">
              <w:rPr>
                <w:rFonts w:asciiTheme="majorHAnsi" w:hAnsiTheme="majorHAnsi" w:cstheme="majorHAnsi"/>
                <w:b/>
                <w:sz w:val="20"/>
                <w:szCs w:val="20"/>
              </w:rPr>
              <w:t>Policies, programs and instruments</w:t>
            </w:r>
            <w:r w:rsidR="00FC2043">
              <w:rPr>
                <w:rFonts w:asciiTheme="majorHAnsi" w:hAnsiTheme="majorHAnsi" w:cstheme="majorHAnsi"/>
                <w:b/>
                <w:sz w:val="20"/>
                <w:szCs w:val="20"/>
                <w:vertAlign w:val="superscript"/>
              </w:rPr>
              <w:t>a</w:t>
            </w:r>
            <w:r w:rsidRPr="00FC2043">
              <w:rPr>
                <w:rFonts w:asciiTheme="majorHAnsi" w:hAnsiTheme="majorHAnsi" w:cstheme="majorHAnsi"/>
                <w:sz w:val="20"/>
                <w:szCs w:val="20"/>
              </w:rPr>
              <w:t xml:space="preserve"> </w:t>
            </w:r>
          </w:p>
        </w:tc>
        <w:tc>
          <w:tcPr>
            <w:tcW w:w="3119" w:type="dxa"/>
            <w:tcBorders>
              <w:top w:val="single" w:sz="2" w:space="0" w:color="E7E6E6" w:themeColor="background2"/>
              <w:left w:val="single" w:sz="4" w:space="0" w:color="E7E6E6" w:themeColor="background2"/>
              <w:bottom w:val="single" w:sz="12" w:space="0" w:color="C00000"/>
              <w:right w:val="single" w:sz="4" w:space="0" w:color="E7E6E6" w:themeColor="background2"/>
            </w:tcBorders>
            <w:vAlign w:val="center"/>
          </w:tcPr>
          <w:p w14:paraId="0D9B3648" w14:textId="07C09078" w:rsidR="00FA6A04" w:rsidRPr="00FC2043" w:rsidRDefault="00FA6A04" w:rsidP="00FC2043">
            <w:pPr>
              <w:jc w:val="center"/>
              <w:rPr>
                <w:rFonts w:asciiTheme="majorHAnsi" w:hAnsiTheme="majorHAnsi" w:cstheme="majorHAnsi"/>
                <w:sz w:val="20"/>
                <w:szCs w:val="20"/>
                <w:vertAlign w:val="superscript"/>
              </w:rPr>
            </w:pPr>
            <w:r w:rsidRPr="00FC2043">
              <w:rPr>
                <w:rFonts w:asciiTheme="majorHAnsi" w:hAnsiTheme="majorHAnsi" w:cstheme="majorHAnsi"/>
                <w:b/>
                <w:sz w:val="20"/>
                <w:szCs w:val="20"/>
              </w:rPr>
              <w:t>Partnerships</w:t>
            </w:r>
            <w:r w:rsidR="00FC2043">
              <w:rPr>
                <w:rFonts w:asciiTheme="majorHAnsi" w:hAnsiTheme="majorHAnsi" w:cstheme="majorHAnsi"/>
                <w:b/>
                <w:sz w:val="20"/>
                <w:szCs w:val="20"/>
                <w:vertAlign w:val="superscript"/>
              </w:rPr>
              <w:t>b</w:t>
            </w:r>
          </w:p>
        </w:tc>
        <w:tc>
          <w:tcPr>
            <w:tcW w:w="3089" w:type="dxa"/>
            <w:tcBorders>
              <w:top w:val="single" w:sz="2" w:space="0" w:color="E7E6E6" w:themeColor="background2"/>
              <w:left w:val="single" w:sz="4" w:space="0" w:color="E7E6E6" w:themeColor="background2"/>
              <w:bottom w:val="single" w:sz="12" w:space="0" w:color="C00000"/>
              <w:right w:val="single" w:sz="4" w:space="0" w:color="E7E6E6" w:themeColor="background2"/>
            </w:tcBorders>
            <w:vAlign w:val="center"/>
          </w:tcPr>
          <w:p w14:paraId="167E19D6" w14:textId="3FB7428A" w:rsidR="00FA6A04" w:rsidRPr="00FC2043" w:rsidRDefault="00FA6A04" w:rsidP="00FC2043">
            <w:pPr>
              <w:jc w:val="center"/>
              <w:rPr>
                <w:rFonts w:asciiTheme="majorHAnsi" w:hAnsiTheme="majorHAnsi" w:cstheme="majorHAnsi"/>
                <w:sz w:val="20"/>
                <w:szCs w:val="20"/>
                <w:vertAlign w:val="superscript"/>
              </w:rPr>
            </w:pPr>
            <w:r w:rsidRPr="00FC2043">
              <w:rPr>
                <w:rFonts w:asciiTheme="majorHAnsi" w:hAnsiTheme="majorHAnsi" w:cstheme="majorHAnsi"/>
                <w:b/>
                <w:sz w:val="20"/>
                <w:szCs w:val="20"/>
              </w:rPr>
              <w:t>Networks that influence behaviour</w:t>
            </w:r>
            <w:r w:rsidR="00FC2043">
              <w:rPr>
                <w:rFonts w:asciiTheme="majorHAnsi" w:hAnsiTheme="majorHAnsi" w:cstheme="majorHAnsi"/>
                <w:b/>
                <w:sz w:val="20"/>
                <w:szCs w:val="20"/>
                <w:vertAlign w:val="superscript"/>
              </w:rPr>
              <w:t>c</w:t>
            </w:r>
          </w:p>
        </w:tc>
        <w:tc>
          <w:tcPr>
            <w:tcW w:w="3204" w:type="dxa"/>
            <w:tcBorders>
              <w:top w:val="single" w:sz="2" w:space="0" w:color="E7E6E6" w:themeColor="background2"/>
              <w:left w:val="single" w:sz="4" w:space="0" w:color="E7E6E6" w:themeColor="background2"/>
              <w:bottom w:val="single" w:sz="12" w:space="0" w:color="C00000"/>
              <w:right w:val="nil"/>
            </w:tcBorders>
            <w:vAlign w:val="center"/>
          </w:tcPr>
          <w:p w14:paraId="7EB1EAA0" w14:textId="6B04A078" w:rsidR="00FA6A04" w:rsidRPr="00FC2043" w:rsidRDefault="00FA6A04" w:rsidP="00FC2043">
            <w:pPr>
              <w:jc w:val="center"/>
              <w:rPr>
                <w:rFonts w:asciiTheme="majorHAnsi" w:hAnsiTheme="majorHAnsi" w:cstheme="majorHAnsi"/>
                <w:sz w:val="20"/>
                <w:szCs w:val="20"/>
                <w:vertAlign w:val="superscript"/>
              </w:rPr>
            </w:pPr>
            <w:r w:rsidRPr="00FC2043">
              <w:rPr>
                <w:rFonts w:asciiTheme="majorHAnsi" w:hAnsiTheme="majorHAnsi" w:cstheme="majorHAnsi"/>
                <w:b/>
                <w:sz w:val="20"/>
                <w:szCs w:val="20"/>
              </w:rPr>
              <w:t>Land managers and their practices</w:t>
            </w:r>
            <w:r w:rsidR="00FC2043">
              <w:rPr>
                <w:rFonts w:asciiTheme="majorHAnsi" w:hAnsiTheme="majorHAnsi" w:cstheme="majorHAnsi"/>
                <w:b/>
                <w:sz w:val="20"/>
                <w:szCs w:val="20"/>
                <w:vertAlign w:val="superscript"/>
              </w:rPr>
              <w:t>d</w:t>
            </w:r>
          </w:p>
        </w:tc>
      </w:tr>
      <w:tr w:rsidR="00FC2043" w:rsidRPr="00804943" w14:paraId="65D254A2" w14:textId="77777777" w:rsidTr="00FC2043">
        <w:tc>
          <w:tcPr>
            <w:tcW w:w="1134" w:type="dxa"/>
            <w:tcBorders>
              <w:top w:val="single" w:sz="12" w:space="0" w:color="C00000"/>
              <w:left w:val="nil"/>
              <w:bottom w:val="single" w:sz="12" w:space="0" w:color="ED7D31" w:themeColor="accent2"/>
              <w:right w:val="single" w:sz="12" w:space="0" w:color="C00000"/>
            </w:tcBorders>
            <w:shd w:val="clear" w:color="auto" w:fill="auto"/>
          </w:tcPr>
          <w:p w14:paraId="57120891" w14:textId="70CAEEA9" w:rsidR="00FA6A04" w:rsidRPr="00804943" w:rsidRDefault="00FA6A04" w:rsidP="00962080">
            <w:pPr>
              <w:rPr>
                <w:rFonts w:cstheme="minorHAnsi"/>
                <w:sz w:val="20"/>
                <w:szCs w:val="20"/>
              </w:rPr>
            </w:pPr>
            <w:r w:rsidRPr="00804943">
              <w:rPr>
                <w:rFonts w:eastAsia="Times New Roman" w:cstheme="minorHAnsi"/>
                <w:b/>
                <w:bCs/>
                <w:sz w:val="20"/>
                <w:szCs w:val="20"/>
                <w:lang w:eastAsia="en-AU"/>
              </w:rPr>
              <w:t xml:space="preserve">Highest </w:t>
            </w:r>
            <w:r w:rsidR="00962080" w:rsidRPr="00804943">
              <w:rPr>
                <w:rFonts w:eastAsia="Times New Roman" w:cstheme="minorHAnsi"/>
                <w:bCs/>
                <w:sz w:val="20"/>
                <w:szCs w:val="20"/>
                <w:lang w:eastAsia="en-AU"/>
              </w:rPr>
              <w:t>(short-term)</w:t>
            </w:r>
          </w:p>
        </w:tc>
        <w:tc>
          <w:tcPr>
            <w:tcW w:w="3402" w:type="dxa"/>
            <w:tcBorders>
              <w:top w:val="single" w:sz="12" w:space="0" w:color="C00000"/>
              <w:left w:val="single" w:sz="12" w:space="0" w:color="C00000"/>
              <w:bottom w:val="single" w:sz="12" w:space="0" w:color="ED7D31" w:themeColor="accent2"/>
              <w:right w:val="single" w:sz="4" w:space="0" w:color="E7E6E6" w:themeColor="background2"/>
            </w:tcBorders>
          </w:tcPr>
          <w:p w14:paraId="167AF338" w14:textId="0A24504C" w:rsidR="00FA6A04" w:rsidRPr="00804943" w:rsidRDefault="00804943" w:rsidP="00FA6A04">
            <w:pPr>
              <w:rPr>
                <w:rFonts w:cstheme="minorHAnsi"/>
                <w:sz w:val="20"/>
                <w:szCs w:val="20"/>
              </w:rPr>
            </w:pPr>
            <w:r w:rsidRPr="00804943">
              <w:rPr>
                <w:rFonts w:cstheme="minorHAnsi"/>
                <w:sz w:val="20"/>
                <w:szCs w:val="20"/>
              </w:rPr>
              <w:t xml:space="preserve">HD.1 </w:t>
            </w:r>
            <w:hyperlink w:anchor="_Human_Dimensions_Theme" w:history="1">
              <w:r w:rsidR="00FA6A04" w:rsidRPr="00804943">
                <w:rPr>
                  <w:rStyle w:val="Hyperlink"/>
                  <w:rFonts w:cstheme="minorHAnsi"/>
                  <w:sz w:val="20"/>
                  <w:szCs w:val="20"/>
                </w:rPr>
                <w:t>How can we evaluate the relative effectiveness of the mix of policies, programs and instruments (collectively and individually) currently being used to drive improved land management?</w:t>
              </w:r>
            </w:hyperlink>
          </w:p>
          <w:p w14:paraId="34C5F1C4" w14:textId="05D1693D" w:rsidR="00FA6A04" w:rsidRPr="00804943" w:rsidRDefault="00FA6A04" w:rsidP="00FA6A04">
            <w:pPr>
              <w:autoSpaceDE w:val="0"/>
              <w:autoSpaceDN w:val="0"/>
              <w:adjustRightInd w:val="0"/>
              <w:rPr>
                <w:rFonts w:cstheme="minorHAnsi"/>
                <w:sz w:val="20"/>
                <w:szCs w:val="20"/>
              </w:rPr>
            </w:pPr>
            <w:r w:rsidRPr="00804943">
              <w:rPr>
                <w:rFonts w:eastAsia="Times New Roman" w:cstheme="minorHAnsi"/>
                <w:bCs/>
                <w:i/>
                <w:sz w:val="20"/>
                <w:szCs w:val="20"/>
                <w:lang w:eastAsia="en-AU"/>
              </w:rPr>
              <w:t>Key concepts: Systematic evaluation of delivery processes, social factors, systemic regulation, regional economies, cost benefit analysis, risk analysis, competition, effective land use management, governance.</w:t>
            </w:r>
          </w:p>
        </w:tc>
        <w:tc>
          <w:tcPr>
            <w:tcW w:w="3119" w:type="dxa"/>
            <w:tcBorders>
              <w:top w:val="single" w:sz="12" w:space="0" w:color="C00000"/>
              <w:left w:val="single" w:sz="4" w:space="0" w:color="E7E6E6" w:themeColor="background2"/>
              <w:bottom w:val="single" w:sz="12" w:space="0" w:color="ED7D31" w:themeColor="accent2"/>
              <w:right w:val="single" w:sz="4" w:space="0" w:color="E7E6E6" w:themeColor="background2"/>
            </w:tcBorders>
          </w:tcPr>
          <w:p w14:paraId="761C5BAF" w14:textId="4FC3EFC4" w:rsidR="00FA6A04" w:rsidRPr="00804943" w:rsidRDefault="00804943" w:rsidP="00FA6A04">
            <w:pPr>
              <w:rPr>
                <w:rFonts w:cstheme="minorHAnsi"/>
                <w:sz w:val="20"/>
                <w:szCs w:val="20"/>
              </w:rPr>
            </w:pPr>
            <w:r w:rsidRPr="00804943">
              <w:rPr>
                <w:rFonts w:cstheme="minorHAnsi"/>
                <w:sz w:val="20"/>
                <w:szCs w:val="20"/>
              </w:rPr>
              <w:t xml:space="preserve">HD.2 </w:t>
            </w:r>
            <w:hyperlink w:anchor="_Human_Dimensions_Theme" w:history="1">
              <w:r w:rsidR="00FA6A04" w:rsidRPr="00804943">
                <w:rPr>
                  <w:rStyle w:val="Hyperlink"/>
                  <w:rFonts w:cstheme="minorHAnsi"/>
                  <w:sz w:val="20"/>
                  <w:szCs w:val="20"/>
                </w:rPr>
                <w:t>Review and synthesise the opportunities and limitations of current partnership arrangements (at a range of levels) in delivering outcomes.</w:t>
              </w:r>
            </w:hyperlink>
          </w:p>
          <w:p w14:paraId="28D8C12C" w14:textId="38F63DFD" w:rsidR="00FA6A04" w:rsidRPr="00804943" w:rsidRDefault="00FA6A04" w:rsidP="00FA6A04">
            <w:pPr>
              <w:autoSpaceDE w:val="0"/>
              <w:autoSpaceDN w:val="0"/>
              <w:adjustRightInd w:val="0"/>
              <w:rPr>
                <w:rFonts w:cstheme="minorHAnsi"/>
                <w:sz w:val="20"/>
                <w:szCs w:val="20"/>
              </w:rPr>
            </w:pPr>
            <w:r w:rsidRPr="00804943">
              <w:rPr>
                <w:rFonts w:eastAsia="Times New Roman" w:cstheme="minorHAnsi"/>
                <w:bCs/>
                <w:i/>
                <w:sz w:val="20"/>
                <w:szCs w:val="20"/>
                <w:lang w:eastAsia="en-AU"/>
              </w:rPr>
              <w:t>Key concepts: Partnerships, engagement, cost-effectiveness, market mechanisms, Incentives, adaptiveness, governance.</w:t>
            </w:r>
          </w:p>
        </w:tc>
        <w:tc>
          <w:tcPr>
            <w:tcW w:w="3089" w:type="dxa"/>
            <w:tcBorders>
              <w:top w:val="single" w:sz="12" w:space="0" w:color="C00000"/>
              <w:left w:val="single" w:sz="4" w:space="0" w:color="E7E6E6" w:themeColor="background2"/>
              <w:bottom w:val="single" w:sz="12" w:space="0" w:color="ED7D31" w:themeColor="accent2"/>
              <w:right w:val="single" w:sz="4" w:space="0" w:color="E7E6E6" w:themeColor="background2"/>
            </w:tcBorders>
          </w:tcPr>
          <w:p w14:paraId="7A20E779" w14:textId="0BD50A83" w:rsidR="00FA6A04" w:rsidRPr="00804943" w:rsidRDefault="00804943" w:rsidP="00FA6A04">
            <w:pPr>
              <w:rPr>
                <w:rFonts w:cstheme="minorHAnsi"/>
                <w:sz w:val="20"/>
                <w:szCs w:val="20"/>
              </w:rPr>
            </w:pPr>
            <w:r w:rsidRPr="00804943">
              <w:rPr>
                <w:rFonts w:cstheme="minorHAnsi"/>
                <w:sz w:val="20"/>
                <w:szCs w:val="20"/>
              </w:rPr>
              <w:t xml:space="preserve">HD.3 </w:t>
            </w:r>
            <w:hyperlink w:anchor="_Human_Dimensions_Theme" w:history="1">
              <w:r w:rsidR="00FA6A04" w:rsidRPr="00804943">
                <w:rPr>
                  <w:rStyle w:val="Hyperlink"/>
                  <w:rFonts w:cstheme="minorHAnsi"/>
                  <w:sz w:val="20"/>
                  <w:szCs w:val="20"/>
                </w:rPr>
                <w:t>How can existing peer-based and other social networks encourage behaviours that improve water quality outcomes?</w:t>
              </w:r>
            </w:hyperlink>
          </w:p>
          <w:p w14:paraId="1E778E14" w14:textId="5B5D0DFB" w:rsidR="00FA6A04" w:rsidRPr="00804943" w:rsidRDefault="00FA6A04" w:rsidP="00FA6A04">
            <w:pPr>
              <w:autoSpaceDE w:val="0"/>
              <w:autoSpaceDN w:val="0"/>
              <w:adjustRightInd w:val="0"/>
              <w:rPr>
                <w:rFonts w:cstheme="minorHAnsi"/>
                <w:sz w:val="20"/>
                <w:szCs w:val="20"/>
              </w:rPr>
            </w:pPr>
            <w:r w:rsidRPr="00804943">
              <w:rPr>
                <w:rFonts w:cstheme="minorHAnsi"/>
                <w:i/>
                <w:sz w:val="20"/>
                <w:szCs w:val="20"/>
              </w:rPr>
              <w:t xml:space="preserve">Key </w:t>
            </w:r>
            <w:r w:rsidRPr="00804943">
              <w:rPr>
                <w:rFonts w:eastAsia="Times New Roman" w:cstheme="minorHAnsi"/>
                <w:bCs/>
                <w:i/>
                <w:sz w:val="20"/>
                <w:szCs w:val="20"/>
                <w:lang w:eastAsia="en-AU"/>
              </w:rPr>
              <w:t>concepts: Social networks, professional networks, community networks, economic networks, behaviour change, influencers, extension, values, collective governance, practice improvement.</w:t>
            </w:r>
          </w:p>
        </w:tc>
        <w:tc>
          <w:tcPr>
            <w:tcW w:w="3204" w:type="dxa"/>
            <w:tcBorders>
              <w:top w:val="single" w:sz="12" w:space="0" w:color="C00000"/>
              <w:left w:val="single" w:sz="4" w:space="0" w:color="E7E6E6" w:themeColor="background2"/>
              <w:bottom w:val="single" w:sz="12" w:space="0" w:color="ED7D31" w:themeColor="accent2"/>
              <w:right w:val="nil"/>
            </w:tcBorders>
          </w:tcPr>
          <w:p w14:paraId="798BC5C0" w14:textId="2C72531A" w:rsidR="00FA6A04" w:rsidRPr="00804943" w:rsidRDefault="00804943" w:rsidP="00FA6A04">
            <w:pPr>
              <w:rPr>
                <w:rFonts w:cstheme="minorHAnsi"/>
                <w:sz w:val="20"/>
                <w:szCs w:val="20"/>
              </w:rPr>
            </w:pPr>
            <w:r w:rsidRPr="00804943">
              <w:rPr>
                <w:rFonts w:cstheme="minorHAnsi"/>
                <w:sz w:val="20"/>
                <w:szCs w:val="20"/>
              </w:rPr>
              <w:t xml:space="preserve">HD.4 </w:t>
            </w:r>
            <w:hyperlink w:anchor="_Human_Dimensions_Theme" w:history="1">
              <w:r w:rsidR="00FA6A04" w:rsidRPr="00804943">
                <w:rPr>
                  <w:rStyle w:val="Hyperlink"/>
                  <w:rFonts w:cstheme="minorHAnsi"/>
                  <w:sz w:val="20"/>
                  <w:szCs w:val="20"/>
                </w:rPr>
                <w:t>How can we use existing knowledge about the human dimensions of practice change to overcome barriers to adoption, increase practice uptake, identify and fill key knowledge needs in priority sectors?</w:t>
              </w:r>
            </w:hyperlink>
          </w:p>
          <w:p w14:paraId="6B92479D" w14:textId="022E5130" w:rsidR="00FA6A04" w:rsidRPr="00804943" w:rsidRDefault="00FA6A04" w:rsidP="00FA6A04">
            <w:pPr>
              <w:autoSpaceDE w:val="0"/>
              <w:autoSpaceDN w:val="0"/>
              <w:adjustRightInd w:val="0"/>
              <w:rPr>
                <w:rFonts w:cstheme="minorHAnsi"/>
                <w:sz w:val="20"/>
                <w:szCs w:val="20"/>
              </w:rPr>
            </w:pPr>
            <w:r w:rsidRPr="00804943">
              <w:rPr>
                <w:rFonts w:eastAsia="Times New Roman" w:cstheme="minorHAnsi"/>
                <w:bCs/>
                <w:i/>
                <w:sz w:val="20"/>
                <w:szCs w:val="20"/>
                <w:lang w:eastAsia="en-AU"/>
              </w:rPr>
              <w:t>Key concepts: Behaviour change, barriers, motivations, knowledge, stewardship, social factors, economic factors, cultural factors, environmental factors, change mechanisms.</w:t>
            </w:r>
          </w:p>
        </w:tc>
      </w:tr>
      <w:tr w:rsidR="00FC2043" w:rsidRPr="00804943" w14:paraId="0B5617DB" w14:textId="77777777" w:rsidTr="00FC2043">
        <w:tc>
          <w:tcPr>
            <w:tcW w:w="1134" w:type="dxa"/>
            <w:tcBorders>
              <w:top w:val="single" w:sz="12" w:space="0" w:color="ED7D31" w:themeColor="accent2"/>
              <w:left w:val="nil"/>
              <w:bottom w:val="single" w:sz="12" w:space="0" w:color="FFD966" w:themeColor="accent4" w:themeTint="99"/>
              <w:right w:val="single" w:sz="12" w:space="0" w:color="ED7D31" w:themeColor="accent2"/>
            </w:tcBorders>
            <w:shd w:val="clear" w:color="auto" w:fill="auto"/>
          </w:tcPr>
          <w:p w14:paraId="3FE92C68" w14:textId="4D57035E" w:rsidR="00FA6A04" w:rsidRPr="00804943" w:rsidRDefault="00FA6A04" w:rsidP="00FA6A04">
            <w:pPr>
              <w:autoSpaceDE w:val="0"/>
              <w:autoSpaceDN w:val="0"/>
              <w:adjustRightInd w:val="0"/>
              <w:rPr>
                <w:rFonts w:cstheme="minorHAnsi"/>
                <w:sz w:val="20"/>
                <w:szCs w:val="20"/>
              </w:rPr>
            </w:pPr>
            <w:r w:rsidRPr="00804943">
              <w:rPr>
                <w:rFonts w:eastAsia="Times New Roman" w:cstheme="minorHAnsi"/>
                <w:b/>
                <w:bCs/>
                <w:sz w:val="20"/>
                <w:szCs w:val="20"/>
                <w:lang w:eastAsia="en-AU"/>
              </w:rPr>
              <w:t xml:space="preserve">Moderate </w:t>
            </w:r>
            <w:r w:rsidRPr="00804943">
              <w:rPr>
                <w:rFonts w:eastAsia="Times New Roman" w:cstheme="minorHAnsi"/>
                <w:bCs/>
                <w:sz w:val="20"/>
                <w:szCs w:val="20"/>
                <w:lang w:eastAsia="en-AU"/>
              </w:rPr>
              <w:t>(short- and medium-term)</w:t>
            </w:r>
          </w:p>
        </w:tc>
        <w:tc>
          <w:tcPr>
            <w:tcW w:w="3402" w:type="dxa"/>
            <w:tcBorders>
              <w:top w:val="single" w:sz="12" w:space="0" w:color="ED7D31" w:themeColor="accent2"/>
              <w:left w:val="single" w:sz="12" w:space="0" w:color="ED7D31" w:themeColor="accent2"/>
              <w:bottom w:val="single" w:sz="12" w:space="0" w:color="FFD966" w:themeColor="accent4" w:themeTint="99"/>
              <w:right w:val="single" w:sz="4" w:space="0" w:color="E7E6E6" w:themeColor="background2"/>
            </w:tcBorders>
          </w:tcPr>
          <w:p w14:paraId="5C2266AA" w14:textId="682B4148" w:rsidR="00FA6A04" w:rsidRPr="00804943" w:rsidRDefault="00804943" w:rsidP="00FA6A04">
            <w:pPr>
              <w:rPr>
                <w:rFonts w:cstheme="minorHAnsi"/>
                <w:sz w:val="20"/>
                <w:szCs w:val="20"/>
              </w:rPr>
            </w:pPr>
            <w:r w:rsidRPr="00804943">
              <w:rPr>
                <w:rFonts w:cstheme="minorHAnsi"/>
                <w:sz w:val="20"/>
                <w:szCs w:val="20"/>
              </w:rPr>
              <w:t xml:space="preserve">HD.5 </w:t>
            </w:r>
            <w:hyperlink w:anchor="_Human_Dimensions_Theme" w:history="1">
              <w:r w:rsidR="00FA6A04" w:rsidRPr="00804943">
                <w:rPr>
                  <w:rStyle w:val="Hyperlink"/>
                  <w:rFonts w:cstheme="minorHAnsi"/>
                  <w:sz w:val="20"/>
                  <w:szCs w:val="20"/>
                </w:rPr>
                <w:t>How can we improve the design and delivery of the current mix of policies, programs and instruments?</w:t>
              </w:r>
            </w:hyperlink>
          </w:p>
          <w:p w14:paraId="5105BBC5" w14:textId="2EC97D8C" w:rsidR="00FA6A04" w:rsidRPr="00804943" w:rsidRDefault="00FA6A04" w:rsidP="00FA6A04">
            <w:pPr>
              <w:autoSpaceDE w:val="0"/>
              <w:autoSpaceDN w:val="0"/>
              <w:adjustRightInd w:val="0"/>
              <w:rPr>
                <w:rFonts w:cstheme="minorHAnsi"/>
                <w:sz w:val="20"/>
                <w:szCs w:val="20"/>
              </w:rPr>
            </w:pPr>
            <w:r w:rsidRPr="00804943">
              <w:rPr>
                <w:rFonts w:eastAsia="Times New Roman" w:cstheme="minorHAnsi"/>
                <w:bCs/>
                <w:i/>
                <w:sz w:val="20"/>
                <w:szCs w:val="20"/>
                <w:lang w:eastAsia="en-AU"/>
              </w:rPr>
              <w:t xml:space="preserve">Key concepts: </w:t>
            </w:r>
            <w:r w:rsidRPr="00804943">
              <w:rPr>
                <w:rFonts w:cstheme="minorHAnsi"/>
                <w:i/>
                <w:sz w:val="20"/>
                <w:szCs w:val="20"/>
              </w:rPr>
              <w:t>Optimal program/policy design, cost-effectiveness, social factors, supply chains, collaborative design, governance</w:t>
            </w:r>
          </w:p>
        </w:tc>
        <w:tc>
          <w:tcPr>
            <w:tcW w:w="3119" w:type="dxa"/>
            <w:tcBorders>
              <w:top w:val="single" w:sz="12" w:space="0" w:color="ED7D31" w:themeColor="accent2"/>
              <w:left w:val="single" w:sz="4" w:space="0" w:color="E7E6E6" w:themeColor="background2"/>
              <w:bottom w:val="single" w:sz="12" w:space="0" w:color="FFD966" w:themeColor="accent4" w:themeTint="99"/>
              <w:right w:val="single" w:sz="4" w:space="0" w:color="E7E6E6" w:themeColor="background2"/>
            </w:tcBorders>
          </w:tcPr>
          <w:p w14:paraId="64014423" w14:textId="77777777" w:rsidR="00FA6A04" w:rsidRPr="00804943" w:rsidRDefault="00FA6A04" w:rsidP="00FA6A04">
            <w:pPr>
              <w:autoSpaceDE w:val="0"/>
              <w:autoSpaceDN w:val="0"/>
              <w:adjustRightInd w:val="0"/>
              <w:rPr>
                <w:rFonts w:cstheme="minorHAnsi"/>
                <w:sz w:val="20"/>
                <w:szCs w:val="20"/>
              </w:rPr>
            </w:pPr>
          </w:p>
        </w:tc>
        <w:tc>
          <w:tcPr>
            <w:tcW w:w="3089" w:type="dxa"/>
            <w:tcBorders>
              <w:top w:val="single" w:sz="12" w:space="0" w:color="ED7D31" w:themeColor="accent2"/>
              <w:left w:val="single" w:sz="4" w:space="0" w:color="E7E6E6" w:themeColor="background2"/>
              <w:bottom w:val="single" w:sz="12" w:space="0" w:color="FFD966" w:themeColor="accent4" w:themeTint="99"/>
              <w:right w:val="single" w:sz="4" w:space="0" w:color="E7E6E6" w:themeColor="background2"/>
            </w:tcBorders>
          </w:tcPr>
          <w:p w14:paraId="45E65CE7" w14:textId="2863AD95" w:rsidR="00FA6A04" w:rsidRPr="00804943" w:rsidRDefault="00804943" w:rsidP="00FA6A04">
            <w:pPr>
              <w:rPr>
                <w:rFonts w:cstheme="minorHAnsi"/>
                <w:sz w:val="20"/>
                <w:szCs w:val="20"/>
              </w:rPr>
            </w:pPr>
            <w:r w:rsidRPr="00804943">
              <w:rPr>
                <w:rFonts w:cstheme="minorHAnsi"/>
                <w:sz w:val="20"/>
                <w:szCs w:val="20"/>
              </w:rPr>
              <w:t xml:space="preserve">HD.6 </w:t>
            </w:r>
            <w:hyperlink w:anchor="_Human_Dimensions_Theme" w:history="1">
              <w:r w:rsidR="00FA6A04" w:rsidRPr="00804943">
                <w:rPr>
                  <w:rStyle w:val="Hyperlink"/>
                  <w:rFonts w:cstheme="minorHAnsi"/>
                  <w:sz w:val="20"/>
                  <w:szCs w:val="20"/>
                </w:rPr>
                <w:t>How can existing supply chains and markets encourage behaviours that improve water quality outcomes?</w:t>
              </w:r>
            </w:hyperlink>
          </w:p>
          <w:p w14:paraId="1F9FEF2C" w14:textId="3186E88E" w:rsidR="00FA6A04" w:rsidRPr="00804943" w:rsidRDefault="00FA6A04" w:rsidP="00FA6A04">
            <w:pPr>
              <w:autoSpaceDE w:val="0"/>
              <w:autoSpaceDN w:val="0"/>
              <w:adjustRightInd w:val="0"/>
              <w:rPr>
                <w:rFonts w:cstheme="minorHAnsi"/>
                <w:sz w:val="20"/>
                <w:szCs w:val="20"/>
              </w:rPr>
            </w:pPr>
            <w:r w:rsidRPr="00804943">
              <w:rPr>
                <w:rFonts w:eastAsia="Times New Roman" w:cstheme="minorHAnsi"/>
                <w:bCs/>
                <w:i/>
                <w:sz w:val="20"/>
                <w:szCs w:val="20"/>
                <w:lang w:eastAsia="en-AU"/>
              </w:rPr>
              <w:t>Key concepts:</w:t>
            </w:r>
            <w:r w:rsidRPr="00804943">
              <w:rPr>
                <w:rFonts w:cstheme="minorHAnsi"/>
                <w:i/>
                <w:sz w:val="20"/>
                <w:szCs w:val="20"/>
              </w:rPr>
              <w:t xml:space="preserve"> Supply chains, markets, behaviour change, public vs private outcomes.</w:t>
            </w:r>
          </w:p>
        </w:tc>
        <w:tc>
          <w:tcPr>
            <w:tcW w:w="3204" w:type="dxa"/>
            <w:tcBorders>
              <w:top w:val="single" w:sz="12" w:space="0" w:color="ED7D31" w:themeColor="accent2"/>
              <w:left w:val="single" w:sz="4" w:space="0" w:color="E7E6E6" w:themeColor="background2"/>
              <w:bottom w:val="single" w:sz="12" w:space="0" w:color="FFD966" w:themeColor="accent4" w:themeTint="99"/>
              <w:right w:val="nil"/>
            </w:tcBorders>
          </w:tcPr>
          <w:p w14:paraId="55A73982" w14:textId="77777777" w:rsidR="00FA6A04" w:rsidRPr="00804943" w:rsidRDefault="00FA6A04" w:rsidP="00FA6A04">
            <w:pPr>
              <w:autoSpaceDE w:val="0"/>
              <w:autoSpaceDN w:val="0"/>
              <w:adjustRightInd w:val="0"/>
              <w:rPr>
                <w:rFonts w:cstheme="minorHAnsi"/>
                <w:sz w:val="20"/>
                <w:szCs w:val="20"/>
              </w:rPr>
            </w:pPr>
          </w:p>
        </w:tc>
      </w:tr>
      <w:tr w:rsidR="00804943" w:rsidRPr="00804943" w14:paraId="3F2DA5BE" w14:textId="77777777" w:rsidTr="00FC2043">
        <w:tc>
          <w:tcPr>
            <w:tcW w:w="1134" w:type="dxa"/>
            <w:tcBorders>
              <w:top w:val="single" w:sz="12" w:space="0" w:color="FFD966" w:themeColor="accent4" w:themeTint="99"/>
              <w:left w:val="nil"/>
              <w:right w:val="single" w:sz="12" w:space="0" w:color="FFD966" w:themeColor="accent4" w:themeTint="99"/>
            </w:tcBorders>
            <w:shd w:val="clear" w:color="auto" w:fill="auto"/>
          </w:tcPr>
          <w:p w14:paraId="54BEE1B7" w14:textId="5C7FDCE2" w:rsidR="00FA6A04" w:rsidRPr="00804943" w:rsidRDefault="00FA6A04" w:rsidP="00D7457B">
            <w:pPr>
              <w:autoSpaceDE w:val="0"/>
              <w:autoSpaceDN w:val="0"/>
              <w:adjustRightInd w:val="0"/>
              <w:rPr>
                <w:rFonts w:cstheme="minorHAnsi"/>
                <w:sz w:val="20"/>
                <w:szCs w:val="20"/>
              </w:rPr>
            </w:pPr>
            <w:r w:rsidRPr="00804943">
              <w:rPr>
                <w:rFonts w:eastAsia="Times New Roman" w:cstheme="minorHAnsi"/>
                <w:b/>
                <w:bCs/>
                <w:sz w:val="20"/>
                <w:szCs w:val="20"/>
                <w:lang w:eastAsia="en-AU"/>
              </w:rPr>
              <w:lastRenderedPageBreak/>
              <w:t xml:space="preserve">Lower </w:t>
            </w:r>
            <w:r w:rsidRPr="00804943">
              <w:rPr>
                <w:rFonts w:eastAsia="Times New Roman" w:cstheme="minorHAnsi"/>
                <w:bCs/>
                <w:sz w:val="20"/>
                <w:szCs w:val="20"/>
                <w:lang w:eastAsia="en-AU"/>
              </w:rPr>
              <w:t>(medium-term)</w:t>
            </w:r>
          </w:p>
        </w:tc>
        <w:tc>
          <w:tcPr>
            <w:tcW w:w="3402" w:type="dxa"/>
            <w:tcBorders>
              <w:top w:val="single" w:sz="12" w:space="0" w:color="FFD966" w:themeColor="accent4" w:themeTint="99"/>
              <w:left w:val="single" w:sz="12" w:space="0" w:color="FFD966" w:themeColor="accent4" w:themeTint="99"/>
              <w:right w:val="single" w:sz="4" w:space="0" w:color="E7E6E6" w:themeColor="background2"/>
            </w:tcBorders>
          </w:tcPr>
          <w:p w14:paraId="0C162008" w14:textId="32C40B94" w:rsidR="00FA6A04" w:rsidRPr="00804943" w:rsidRDefault="00804943" w:rsidP="00FA6A04">
            <w:pPr>
              <w:rPr>
                <w:rFonts w:cstheme="minorHAnsi"/>
                <w:sz w:val="20"/>
                <w:szCs w:val="20"/>
              </w:rPr>
            </w:pPr>
            <w:r w:rsidRPr="00804943">
              <w:rPr>
                <w:rFonts w:cstheme="minorHAnsi"/>
                <w:sz w:val="20"/>
                <w:szCs w:val="20"/>
              </w:rPr>
              <w:t xml:space="preserve">HD.7 </w:t>
            </w:r>
            <w:hyperlink w:anchor="_Human_Dimensions_Theme" w:history="1">
              <w:r w:rsidR="00FA6A04" w:rsidRPr="00804943">
                <w:rPr>
                  <w:rStyle w:val="Hyperlink"/>
                  <w:rFonts w:cstheme="minorHAnsi"/>
                  <w:sz w:val="20"/>
                  <w:szCs w:val="20"/>
                </w:rPr>
                <w:t>How will changes in land use (and the underlying drivers of land use change e.g. climate, market, policy) influence the ability of communities and stakeholders to manage water quality effectively?</w:t>
              </w:r>
            </w:hyperlink>
          </w:p>
          <w:p w14:paraId="00DDE80E" w14:textId="47D78D93" w:rsidR="00FA6A04" w:rsidRPr="00804943" w:rsidRDefault="00FA6A04" w:rsidP="00FA6A04">
            <w:pPr>
              <w:autoSpaceDE w:val="0"/>
              <w:autoSpaceDN w:val="0"/>
              <w:adjustRightInd w:val="0"/>
              <w:rPr>
                <w:rFonts w:cstheme="minorHAnsi"/>
                <w:sz w:val="20"/>
                <w:szCs w:val="20"/>
              </w:rPr>
            </w:pPr>
            <w:r w:rsidRPr="00804943">
              <w:rPr>
                <w:rFonts w:eastAsia="Times New Roman" w:cstheme="minorHAnsi"/>
                <w:bCs/>
                <w:i/>
                <w:sz w:val="20"/>
                <w:szCs w:val="20"/>
                <w:lang w:eastAsia="en-AU"/>
              </w:rPr>
              <w:t>Key concepts:</w:t>
            </w:r>
            <w:r w:rsidRPr="00804943">
              <w:rPr>
                <w:rFonts w:cstheme="minorHAnsi"/>
                <w:i/>
                <w:sz w:val="20"/>
                <w:szCs w:val="20"/>
              </w:rPr>
              <w:t xml:space="preserve"> Consequences of land-use changes, regulatory change, market drivers, climate drivers, policy drivers, practice and cultural change, regional economies, systemic regulation, governance, social factors.</w:t>
            </w:r>
          </w:p>
        </w:tc>
        <w:tc>
          <w:tcPr>
            <w:tcW w:w="3119" w:type="dxa"/>
            <w:tcBorders>
              <w:top w:val="single" w:sz="12" w:space="0" w:color="FFD966" w:themeColor="accent4" w:themeTint="99"/>
              <w:left w:val="single" w:sz="4" w:space="0" w:color="E7E6E6" w:themeColor="background2"/>
              <w:right w:val="single" w:sz="4" w:space="0" w:color="E7E6E6" w:themeColor="background2"/>
            </w:tcBorders>
          </w:tcPr>
          <w:p w14:paraId="5C1C1D1A" w14:textId="77777777" w:rsidR="00FA6A04" w:rsidRPr="00804943" w:rsidRDefault="00FA6A04" w:rsidP="00FA6A04">
            <w:pPr>
              <w:autoSpaceDE w:val="0"/>
              <w:autoSpaceDN w:val="0"/>
              <w:adjustRightInd w:val="0"/>
              <w:rPr>
                <w:rFonts w:cstheme="minorHAnsi"/>
                <w:sz w:val="20"/>
                <w:szCs w:val="20"/>
              </w:rPr>
            </w:pPr>
          </w:p>
        </w:tc>
        <w:tc>
          <w:tcPr>
            <w:tcW w:w="3089" w:type="dxa"/>
            <w:tcBorders>
              <w:top w:val="single" w:sz="12" w:space="0" w:color="FFD966" w:themeColor="accent4" w:themeTint="99"/>
              <w:left w:val="single" w:sz="4" w:space="0" w:color="E7E6E6" w:themeColor="background2"/>
              <w:right w:val="single" w:sz="4" w:space="0" w:color="E7E6E6" w:themeColor="background2"/>
            </w:tcBorders>
          </w:tcPr>
          <w:p w14:paraId="563AEC0A" w14:textId="14FDA5BA" w:rsidR="00FA6A04" w:rsidRPr="00804943" w:rsidRDefault="00804943" w:rsidP="00FA6A04">
            <w:pPr>
              <w:rPr>
                <w:rFonts w:cstheme="minorHAnsi"/>
                <w:sz w:val="20"/>
                <w:szCs w:val="20"/>
              </w:rPr>
            </w:pPr>
            <w:r w:rsidRPr="00804943">
              <w:rPr>
                <w:rFonts w:cstheme="minorHAnsi"/>
                <w:sz w:val="20"/>
                <w:szCs w:val="20"/>
              </w:rPr>
              <w:t xml:space="preserve">HD.8 </w:t>
            </w:r>
            <w:hyperlink w:anchor="_Human_Dimensions_Theme" w:history="1">
              <w:r w:rsidR="00FA6A04" w:rsidRPr="00804943">
                <w:rPr>
                  <w:rStyle w:val="Hyperlink"/>
                  <w:rFonts w:cstheme="minorHAnsi"/>
                  <w:sz w:val="20"/>
                  <w:szCs w:val="20"/>
                </w:rPr>
                <w:t>How can media and community narratives encourage behaviours that improve water quality outcomes?</w:t>
              </w:r>
            </w:hyperlink>
          </w:p>
          <w:p w14:paraId="3D955B3E" w14:textId="2D7E0DAE" w:rsidR="00FA6A04" w:rsidRPr="00804943" w:rsidRDefault="00FA6A04" w:rsidP="00FA6A04">
            <w:pPr>
              <w:autoSpaceDE w:val="0"/>
              <w:autoSpaceDN w:val="0"/>
              <w:adjustRightInd w:val="0"/>
              <w:rPr>
                <w:rFonts w:cstheme="minorHAnsi"/>
                <w:sz w:val="20"/>
                <w:szCs w:val="20"/>
              </w:rPr>
            </w:pPr>
            <w:r w:rsidRPr="00804943">
              <w:rPr>
                <w:rFonts w:eastAsia="Times New Roman" w:cstheme="minorHAnsi"/>
                <w:bCs/>
                <w:i/>
                <w:sz w:val="20"/>
                <w:szCs w:val="20"/>
                <w:lang w:eastAsia="en-AU"/>
              </w:rPr>
              <w:t>Key concepts:</w:t>
            </w:r>
            <w:r w:rsidRPr="00804943">
              <w:rPr>
                <w:rFonts w:cstheme="minorHAnsi"/>
                <w:i/>
                <w:sz w:val="20"/>
                <w:szCs w:val="20"/>
              </w:rPr>
              <w:t xml:space="preserve"> Media, community, narrative, behaviour change, values, engagement.</w:t>
            </w:r>
          </w:p>
        </w:tc>
        <w:tc>
          <w:tcPr>
            <w:tcW w:w="3204" w:type="dxa"/>
            <w:tcBorders>
              <w:top w:val="single" w:sz="12" w:space="0" w:color="FFD966" w:themeColor="accent4" w:themeTint="99"/>
              <w:left w:val="single" w:sz="4" w:space="0" w:color="E7E6E6" w:themeColor="background2"/>
              <w:right w:val="nil"/>
            </w:tcBorders>
          </w:tcPr>
          <w:p w14:paraId="25DA34F0" w14:textId="77777777" w:rsidR="00FA6A04" w:rsidRPr="00804943" w:rsidRDefault="00FA6A04" w:rsidP="00FA6A04">
            <w:pPr>
              <w:autoSpaceDE w:val="0"/>
              <w:autoSpaceDN w:val="0"/>
              <w:adjustRightInd w:val="0"/>
              <w:rPr>
                <w:rFonts w:cstheme="minorHAnsi"/>
                <w:sz w:val="20"/>
                <w:szCs w:val="20"/>
              </w:rPr>
            </w:pPr>
          </w:p>
        </w:tc>
      </w:tr>
    </w:tbl>
    <w:p w14:paraId="362DB214" w14:textId="4CBD2AB3" w:rsidR="00FC2043" w:rsidRDefault="00FC2043" w:rsidP="00FC2043">
      <w:pPr>
        <w:spacing w:after="0" w:line="240" w:lineRule="auto"/>
      </w:pPr>
      <w:r>
        <w:rPr>
          <w:rStyle w:val="FootnoteReference"/>
        </w:rPr>
        <w:t>a</w:t>
      </w:r>
      <w:r>
        <w:rPr>
          <w:rFonts w:asciiTheme="majorHAnsi" w:hAnsiTheme="majorHAnsi" w:cstheme="majorHAnsi"/>
          <w:sz w:val="20"/>
          <w:szCs w:val="20"/>
        </w:rPr>
        <w:t xml:space="preserve"> </w:t>
      </w:r>
      <w:r w:rsidRPr="00816636">
        <w:rPr>
          <w:rFonts w:asciiTheme="majorHAnsi" w:hAnsiTheme="majorHAnsi" w:cstheme="majorHAnsi"/>
          <w:sz w:val="20"/>
          <w:szCs w:val="20"/>
        </w:rPr>
        <w:t>Policies</w:t>
      </w:r>
      <w:r>
        <w:rPr>
          <w:rFonts w:asciiTheme="majorHAnsi" w:hAnsiTheme="majorHAnsi" w:cstheme="majorHAnsi"/>
          <w:sz w:val="20"/>
          <w:szCs w:val="20"/>
        </w:rPr>
        <w:t xml:space="preserve"> –</w:t>
      </w:r>
      <w:r w:rsidRPr="00816636">
        <w:rPr>
          <w:rFonts w:asciiTheme="majorHAnsi" w:hAnsiTheme="majorHAnsi" w:cstheme="majorHAnsi"/>
          <w:sz w:val="20"/>
          <w:szCs w:val="20"/>
        </w:rPr>
        <w:t xml:space="preserve"> government legislation and regulation, plans (e.g. Reef 2050 Plan), policy statements</w:t>
      </w:r>
      <w:r>
        <w:rPr>
          <w:rFonts w:asciiTheme="majorHAnsi" w:hAnsiTheme="majorHAnsi" w:cstheme="majorHAnsi"/>
          <w:sz w:val="20"/>
          <w:szCs w:val="20"/>
        </w:rPr>
        <w:t xml:space="preserve">; </w:t>
      </w:r>
      <w:r w:rsidRPr="00816636">
        <w:rPr>
          <w:rFonts w:asciiTheme="majorHAnsi" w:hAnsiTheme="majorHAnsi" w:cstheme="majorHAnsi"/>
          <w:sz w:val="20"/>
          <w:szCs w:val="20"/>
        </w:rPr>
        <w:t xml:space="preserve">Programs </w:t>
      </w:r>
      <w:r>
        <w:rPr>
          <w:rFonts w:asciiTheme="majorHAnsi" w:hAnsiTheme="majorHAnsi" w:cstheme="majorHAnsi"/>
          <w:sz w:val="20"/>
          <w:szCs w:val="20"/>
        </w:rPr>
        <w:t>–</w:t>
      </w:r>
      <w:r w:rsidRPr="00816636">
        <w:rPr>
          <w:rFonts w:asciiTheme="majorHAnsi" w:hAnsiTheme="majorHAnsi" w:cstheme="majorHAnsi"/>
          <w:sz w:val="20"/>
          <w:szCs w:val="20"/>
        </w:rPr>
        <w:t xml:space="preserve"> </w:t>
      </w:r>
      <w:r>
        <w:rPr>
          <w:rFonts w:asciiTheme="majorHAnsi" w:hAnsiTheme="majorHAnsi" w:cstheme="majorHAnsi"/>
          <w:sz w:val="20"/>
          <w:szCs w:val="20"/>
        </w:rPr>
        <w:t xml:space="preserve">e.g. </w:t>
      </w:r>
      <w:r w:rsidRPr="00816636">
        <w:rPr>
          <w:rFonts w:asciiTheme="majorHAnsi" w:hAnsiTheme="majorHAnsi" w:cstheme="majorHAnsi"/>
          <w:sz w:val="20"/>
          <w:szCs w:val="20"/>
        </w:rPr>
        <w:t>Queensland Reef Water Quality Program, Reef Trust Program</w:t>
      </w:r>
      <w:r>
        <w:rPr>
          <w:rFonts w:asciiTheme="majorHAnsi" w:hAnsiTheme="majorHAnsi" w:cstheme="majorHAnsi"/>
          <w:sz w:val="20"/>
          <w:szCs w:val="20"/>
        </w:rPr>
        <w:t xml:space="preserve">; </w:t>
      </w:r>
      <w:r w:rsidRPr="00816636">
        <w:rPr>
          <w:rFonts w:asciiTheme="majorHAnsi" w:hAnsiTheme="majorHAnsi" w:cstheme="majorHAnsi"/>
          <w:sz w:val="20"/>
          <w:szCs w:val="20"/>
        </w:rPr>
        <w:t xml:space="preserve">Instruments </w:t>
      </w:r>
      <w:r>
        <w:rPr>
          <w:rFonts w:asciiTheme="majorHAnsi" w:hAnsiTheme="majorHAnsi" w:cstheme="majorHAnsi"/>
          <w:sz w:val="20"/>
          <w:szCs w:val="20"/>
        </w:rPr>
        <w:t>–</w:t>
      </w:r>
      <w:r w:rsidRPr="00816636">
        <w:rPr>
          <w:rFonts w:asciiTheme="majorHAnsi" w:hAnsiTheme="majorHAnsi" w:cstheme="majorHAnsi"/>
          <w:sz w:val="20"/>
          <w:szCs w:val="20"/>
        </w:rPr>
        <w:t xml:space="preserve"> </w:t>
      </w:r>
      <w:r>
        <w:rPr>
          <w:rFonts w:asciiTheme="majorHAnsi" w:hAnsiTheme="majorHAnsi" w:cstheme="majorHAnsi"/>
          <w:sz w:val="20"/>
          <w:szCs w:val="20"/>
        </w:rPr>
        <w:t>e.g. best management practice p</w:t>
      </w:r>
      <w:r w:rsidRPr="00816636">
        <w:rPr>
          <w:rFonts w:asciiTheme="majorHAnsi" w:hAnsiTheme="majorHAnsi" w:cstheme="majorHAnsi"/>
          <w:sz w:val="20"/>
          <w:szCs w:val="20"/>
        </w:rPr>
        <w:t>rograms, market-based initiatives, extension, education, incentives</w:t>
      </w:r>
      <w:r>
        <w:rPr>
          <w:rFonts w:asciiTheme="majorHAnsi" w:hAnsiTheme="majorHAnsi" w:cstheme="majorHAnsi"/>
          <w:sz w:val="20"/>
          <w:szCs w:val="20"/>
        </w:rPr>
        <w:t>.</w:t>
      </w:r>
    </w:p>
    <w:p w14:paraId="1215710D" w14:textId="4734F1C4" w:rsidR="00FC2043" w:rsidRPr="00816636" w:rsidRDefault="00FC2043" w:rsidP="00FC2043">
      <w:pPr>
        <w:spacing w:after="0" w:line="240" w:lineRule="auto"/>
        <w:rPr>
          <w:rFonts w:asciiTheme="majorHAnsi" w:hAnsiTheme="majorHAnsi" w:cstheme="majorHAnsi"/>
          <w:sz w:val="20"/>
          <w:szCs w:val="20"/>
        </w:rPr>
      </w:pPr>
      <w:r>
        <w:rPr>
          <w:rStyle w:val="FootnoteReference"/>
        </w:rPr>
        <w:t>b</w:t>
      </w:r>
      <w:r>
        <w:t xml:space="preserve"> </w:t>
      </w:r>
      <w:r w:rsidRPr="00931562">
        <w:rPr>
          <w:rFonts w:asciiTheme="majorHAnsi" w:hAnsiTheme="majorHAnsi" w:cstheme="majorHAnsi"/>
          <w:i/>
          <w:sz w:val="20"/>
          <w:szCs w:val="20"/>
        </w:rPr>
        <w:t>Partnerships</w:t>
      </w:r>
      <w:r w:rsidRPr="00894098">
        <w:rPr>
          <w:rFonts w:asciiTheme="majorHAnsi" w:hAnsiTheme="majorHAnsi" w:cstheme="majorHAnsi"/>
          <w:sz w:val="20"/>
          <w:szCs w:val="20"/>
        </w:rPr>
        <w:t xml:space="preserve"> such as </w:t>
      </w:r>
      <w:r>
        <w:rPr>
          <w:rFonts w:asciiTheme="majorHAnsi" w:hAnsiTheme="majorHAnsi" w:cstheme="majorHAnsi"/>
          <w:sz w:val="20"/>
          <w:szCs w:val="20"/>
        </w:rPr>
        <w:t>natural resource management (</w:t>
      </w:r>
      <w:r w:rsidRPr="00894098">
        <w:rPr>
          <w:rFonts w:asciiTheme="majorHAnsi" w:hAnsiTheme="majorHAnsi" w:cstheme="majorHAnsi"/>
          <w:sz w:val="20"/>
          <w:szCs w:val="20"/>
        </w:rPr>
        <w:t>NRM</w:t>
      </w:r>
      <w:r>
        <w:rPr>
          <w:rFonts w:asciiTheme="majorHAnsi" w:hAnsiTheme="majorHAnsi" w:cstheme="majorHAnsi"/>
          <w:sz w:val="20"/>
          <w:szCs w:val="20"/>
        </w:rPr>
        <w:t>)</w:t>
      </w:r>
      <w:r w:rsidRPr="00894098">
        <w:rPr>
          <w:rFonts w:asciiTheme="majorHAnsi" w:hAnsiTheme="majorHAnsi" w:cstheme="majorHAnsi"/>
          <w:sz w:val="20"/>
          <w:szCs w:val="20"/>
        </w:rPr>
        <w:t xml:space="preserve"> partnerships, alliances and regional report cards etc.</w:t>
      </w:r>
    </w:p>
    <w:p w14:paraId="5B9EB3A6" w14:textId="34556D0E" w:rsidR="00FC2043" w:rsidRDefault="00FC2043" w:rsidP="00FC2043">
      <w:pPr>
        <w:pStyle w:val="FootnoteText"/>
      </w:pPr>
      <w:r>
        <w:rPr>
          <w:rStyle w:val="FootnoteReference"/>
        </w:rPr>
        <w:t>c</w:t>
      </w:r>
      <w:r>
        <w:t xml:space="preserve"> </w:t>
      </w:r>
      <w:r w:rsidRPr="00CC165E">
        <w:rPr>
          <w:rFonts w:asciiTheme="majorHAnsi" w:hAnsiTheme="majorHAnsi" w:cstheme="majorHAnsi"/>
          <w:i/>
        </w:rPr>
        <w:t>Definition:</w:t>
      </w:r>
      <w:r>
        <w:rPr>
          <w:rFonts w:asciiTheme="majorHAnsi" w:hAnsiTheme="majorHAnsi" w:cstheme="majorHAnsi"/>
        </w:rPr>
        <w:t xml:space="preserve"> </w:t>
      </w:r>
      <w:r w:rsidRPr="00894098">
        <w:rPr>
          <w:rFonts w:asciiTheme="majorHAnsi" w:hAnsiTheme="majorHAnsi" w:cstheme="majorHAnsi"/>
        </w:rPr>
        <w:t>Understanding the networks and narratives in place (peer, market, media and community) that influence behaviours, and thus practice uptake to improve water quality outcomes.</w:t>
      </w:r>
    </w:p>
    <w:p w14:paraId="725EBC6C" w14:textId="29BEC5E8" w:rsidR="00FC2043" w:rsidRDefault="00FC2043" w:rsidP="00FC2043">
      <w:pPr>
        <w:pStyle w:val="FootnoteText"/>
      </w:pPr>
      <w:r>
        <w:rPr>
          <w:rStyle w:val="FootnoteReference"/>
        </w:rPr>
        <w:t>d</w:t>
      </w:r>
      <w:r>
        <w:t xml:space="preserve"> </w:t>
      </w:r>
      <w:r w:rsidRPr="00CC165E">
        <w:rPr>
          <w:rFonts w:asciiTheme="majorHAnsi" w:hAnsiTheme="majorHAnsi" w:cstheme="majorHAnsi"/>
          <w:i/>
        </w:rPr>
        <w:t>Definition:</w:t>
      </w:r>
      <w:r>
        <w:rPr>
          <w:rFonts w:asciiTheme="majorHAnsi" w:hAnsiTheme="majorHAnsi" w:cstheme="majorHAnsi"/>
        </w:rPr>
        <w:t xml:space="preserve"> </w:t>
      </w:r>
      <w:r w:rsidRPr="00894098">
        <w:rPr>
          <w:rFonts w:asciiTheme="majorHAnsi" w:hAnsiTheme="majorHAnsi" w:cstheme="majorHAnsi"/>
        </w:rPr>
        <w:t>Ensuring we utilise and learn from current human dimensions knowledge around land managers and their practices and identifying what we still don’t know.</w:t>
      </w:r>
    </w:p>
    <w:p w14:paraId="0E7BE8BE" w14:textId="77777777" w:rsidR="00DC7C93" w:rsidRDefault="00DC7C93" w:rsidP="002F78D6">
      <w:pPr>
        <w:pStyle w:val="Heading1"/>
        <w:sectPr w:rsidR="00DC7C93" w:rsidSect="00395E11">
          <w:pgSz w:w="16838" w:h="11906" w:orient="landscape"/>
          <w:pgMar w:top="1440" w:right="1440" w:bottom="1440" w:left="1440" w:header="708" w:footer="708" w:gutter="0"/>
          <w:cols w:space="708"/>
          <w:docGrid w:linePitch="360"/>
        </w:sectPr>
      </w:pPr>
    </w:p>
    <w:p w14:paraId="429C78EC" w14:textId="4C13D652" w:rsidR="00DC7C93" w:rsidRDefault="00DC7C93" w:rsidP="00E449D9">
      <w:pPr>
        <w:pStyle w:val="Heading1"/>
      </w:pPr>
      <w:bookmarkStart w:id="81" w:name="_Appendix_1:_Methodology"/>
      <w:bookmarkStart w:id="82" w:name="_Toc517797038"/>
      <w:bookmarkStart w:id="83" w:name="_Toc517872832"/>
      <w:bookmarkEnd w:id="81"/>
      <w:r>
        <w:lastRenderedPageBreak/>
        <w:t xml:space="preserve">Appendix 1: Methodology for prioritising </w:t>
      </w:r>
      <w:r w:rsidR="00AB02D5">
        <w:t>k</w:t>
      </w:r>
      <w:r w:rsidR="001922C5">
        <w:t xml:space="preserve">nowledge </w:t>
      </w:r>
      <w:r w:rsidR="00B6552E">
        <w:t>n</w:t>
      </w:r>
      <w:r w:rsidR="001922C5">
        <w:t>eeds</w:t>
      </w:r>
      <w:bookmarkEnd w:id="82"/>
      <w:bookmarkEnd w:id="83"/>
    </w:p>
    <w:p w14:paraId="61E637FD" w14:textId="77777777" w:rsidR="006C09C4" w:rsidRDefault="006C09C4" w:rsidP="00A81C71">
      <w:pPr>
        <w:jc w:val="both"/>
        <w:rPr>
          <w:rStyle w:val="Strong"/>
          <w:rFonts w:asciiTheme="majorHAnsi" w:hAnsiTheme="majorHAnsi" w:cstheme="majorHAnsi"/>
        </w:rPr>
      </w:pPr>
    </w:p>
    <w:p w14:paraId="07D7BC8C" w14:textId="77777777" w:rsidR="00DC7C93" w:rsidRPr="00C10F33" w:rsidRDefault="00DC7C93" w:rsidP="00A81C71">
      <w:pPr>
        <w:jc w:val="both"/>
        <w:rPr>
          <w:rStyle w:val="Strong"/>
          <w:rFonts w:asciiTheme="majorHAnsi" w:hAnsiTheme="majorHAnsi" w:cstheme="majorHAnsi"/>
        </w:rPr>
      </w:pPr>
      <w:r w:rsidRPr="00C10F33">
        <w:rPr>
          <w:rStyle w:val="Strong"/>
          <w:rFonts w:asciiTheme="majorHAnsi" w:hAnsiTheme="majorHAnsi" w:cstheme="majorHAnsi"/>
        </w:rPr>
        <w:t xml:space="preserve">Sourcing and </w:t>
      </w:r>
      <w:r w:rsidR="00B6552E">
        <w:rPr>
          <w:rStyle w:val="Strong"/>
          <w:rFonts w:asciiTheme="majorHAnsi" w:hAnsiTheme="majorHAnsi" w:cstheme="majorHAnsi"/>
        </w:rPr>
        <w:t>c</w:t>
      </w:r>
      <w:r w:rsidRPr="00C10F33">
        <w:rPr>
          <w:rStyle w:val="Strong"/>
          <w:rFonts w:asciiTheme="majorHAnsi" w:hAnsiTheme="majorHAnsi" w:cstheme="majorHAnsi"/>
        </w:rPr>
        <w:t xml:space="preserve">ollating the </w:t>
      </w:r>
      <w:r w:rsidR="00B6552E">
        <w:rPr>
          <w:rStyle w:val="Strong"/>
          <w:rFonts w:asciiTheme="majorHAnsi" w:hAnsiTheme="majorHAnsi" w:cstheme="majorHAnsi"/>
        </w:rPr>
        <w:t>k</w:t>
      </w:r>
      <w:r w:rsidR="000E37CE">
        <w:rPr>
          <w:rStyle w:val="Strong"/>
          <w:rFonts w:asciiTheme="majorHAnsi" w:hAnsiTheme="majorHAnsi" w:cstheme="majorHAnsi"/>
        </w:rPr>
        <w:t>nowledge needs</w:t>
      </w:r>
    </w:p>
    <w:p w14:paraId="7A68ECEB" w14:textId="77777777" w:rsidR="00DC7C93" w:rsidRPr="00C10F33" w:rsidRDefault="00DC7C93" w:rsidP="004017A0">
      <w:pPr>
        <w:rPr>
          <w:rFonts w:asciiTheme="majorHAnsi" w:hAnsiTheme="majorHAnsi" w:cstheme="majorHAnsi"/>
          <w:lang w:eastAsia="en-AU"/>
        </w:rPr>
      </w:pPr>
      <w:r w:rsidRPr="00C10F33">
        <w:rPr>
          <w:rFonts w:asciiTheme="majorHAnsi" w:hAnsiTheme="majorHAnsi" w:cstheme="majorHAnsi"/>
          <w:lang w:eastAsia="en-AU"/>
        </w:rPr>
        <w:t xml:space="preserve">The </w:t>
      </w:r>
      <w:r w:rsidR="000E37CE">
        <w:rPr>
          <w:rFonts w:asciiTheme="majorHAnsi" w:hAnsiTheme="majorHAnsi" w:cstheme="majorHAnsi"/>
          <w:lang w:eastAsia="en-AU"/>
        </w:rPr>
        <w:t>knowledge needs</w:t>
      </w:r>
      <w:r w:rsidRPr="00C10F33">
        <w:rPr>
          <w:rFonts w:asciiTheme="majorHAnsi" w:hAnsiTheme="majorHAnsi" w:cstheme="majorHAnsi"/>
          <w:lang w:eastAsia="en-AU"/>
        </w:rPr>
        <w:t xml:space="preserve"> were first classified </w:t>
      </w:r>
      <w:r w:rsidR="00664042">
        <w:rPr>
          <w:rFonts w:asciiTheme="majorHAnsi" w:hAnsiTheme="majorHAnsi" w:cstheme="majorHAnsi"/>
          <w:lang w:eastAsia="en-AU"/>
        </w:rPr>
        <w:t xml:space="preserve">for </w:t>
      </w:r>
      <w:r w:rsidRPr="00C10F33">
        <w:rPr>
          <w:rFonts w:asciiTheme="majorHAnsi" w:hAnsiTheme="majorHAnsi" w:cstheme="majorHAnsi"/>
          <w:lang w:eastAsia="en-AU"/>
        </w:rPr>
        <w:t>‘</w:t>
      </w:r>
      <w:r w:rsidR="00B6552E">
        <w:rPr>
          <w:rFonts w:asciiTheme="majorHAnsi" w:hAnsiTheme="majorHAnsi" w:cstheme="majorHAnsi"/>
          <w:lang w:eastAsia="en-AU"/>
        </w:rPr>
        <w:t>r</w:t>
      </w:r>
      <w:r w:rsidRPr="00C10F33">
        <w:rPr>
          <w:rFonts w:asciiTheme="majorHAnsi" w:hAnsiTheme="majorHAnsi" w:cstheme="majorHAnsi"/>
          <w:lang w:eastAsia="en-AU"/>
        </w:rPr>
        <w:t xml:space="preserve">esearch </w:t>
      </w:r>
      <w:r w:rsidR="00664042">
        <w:rPr>
          <w:rFonts w:asciiTheme="majorHAnsi" w:hAnsiTheme="majorHAnsi" w:cstheme="majorHAnsi"/>
          <w:lang w:eastAsia="en-AU"/>
        </w:rPr>
        <w:t xml:space="preserve">and </w:t>
      </w:r>
      <w:r w:rsidR="00B6552E">
        <w:rPr>
          <w:rFonts w:asciiTheme="majorHAnsi" w:hAnsiTheme="majorHAnsi" w:cstheme="majorHAnsi"/>
          <w:lang w:eastAsia="en-AU"/>
        </w:rPr>
        <w:t>d</w:t>
      </w:r>
      <w:r w:rsidR="00664042">
        <w:rPr>
          <w:rFonts w:asciiTheme="majorHAnsi" w:hAnsiTheme="majorHAnsi" w:cstheme="majorHAnsi"/>
          <w:lang w:eastAsia="en-AU"/>
        </w:rPr>
        <w:t>evelopment</w:t>
      </w:r>
      <w:r w:rsidRPr="00C10F33">
        <w:rPr>
          <w:rFonts w:asciiTheme="majorHAnsi" w:hAnsiTheme="majorHAnsi" w:cstheme="majorHAnsi"/>
          <w:lang w:eastAsia="en-AU"/>
        </w:rPr>
        <w:t>’ or ‘</w:t>
      </w:r>
      <w:r w:rsidR="00B6552E">
        <w:rPr>
          <w:rFonts w:asciiTheme="majorHAnsi" w:hAnsiTheme="majorHAnsi" w:cstheme="majorHAnsi"/>
          <w:lang w:eastAsia="en-AU"/>
        </w:rPr>
        <w:t>m</w:t>
      </w:r>
      <w:r w:rsidR="00664042">
        <w:rPr>
          <w:rFonts w:asciiTheme="majorHAnsi" w:hAnsiTheme="majorHAnsi" w:cstheme="majorHAnsi"/>
          <w:lang w:eastAsia="en-AU"/>
        </w:rPr>
        <w:t xml:space="preserve">onitoring and </w:t>
      </w:r>
      <w:r w:rsidR="00B6552E">
        <w:rPr>
          <w:rFonts w:asciiTheme="majorHAnsi" w:hAnsiTheme="majorHAnsi" w:cstheme="majorHAnsi"/>
          <w:lang w:eastAsia="en-AU"/>
        </w:rPr>
        <w:t>e</w:t>
      </w:r>
      <w:r w:rsidR="00664042">
        <w:rPr>
          <w:rFonts w:asciiTheme="majorHAnsi" w:hAnsiTheme="majorHAnsi" w:cstheme="majorHAnsi"/>
          <w:lang w:eastAsia="en-AU"/>
        </w:rPr>
        <w:t>valuation</w:t>
      </w:r>
      <w:r w:rsidRPr="00C10F33">
        <w:rPr>
          <w:rFonts w:asciiTheme="majorHAnsi" w:hAnsiTheme="majorHAnsi" w:cstheme="majorHAnsi"/>
          <w:lang w:eastAsia="en-AU"/>
        </w:rPr>
        <w:t xml:space="preserve">’ and assigned to a research theme. The </w:t>
      </w:r>
      <w:r w:rsidR="00664042">
        <w:rPr>
          <w:rFonts w:asciiTheme="majorHAnsi" w:hAnsiTheme="majorHAnsi" w:cstheme="majorHAnsi"/>
          <w:lang w:eastAsia="en-AU"/>
        </w:rPr>
        <w:t>knowledge needs were refined t</w:t>
      </w:r>
      <w:r w:rsidRPr="00C10F33">
        <w:rPr>
          <w:rFonts w:asciiTheme="majorHAnsi" w:hAnsiTheme="majorHAnsi" w:cstheme="majorHAnsi"/>
          <w:lang w:eastAsia="en-AU"/>
        </w:rPr>
        <w:t xml:space="preserve">o approximately 15 - 20 broad (overarching) research </w:t>
      </w:r>
      <w:r w:rsidR="00664042">
        <w:rPr>
          <w:rFonts w:asciiTheme="majorHAnsi" w:hAnsiTheme="majorHAnsi" w:cstheme="majorHAnsi"/>
          <w:lang w:eastAsia="en-AU"/>
        </w:rPr>
        <w:t>and development questions</w:t>
      </w:r>
      <w:r w:rsidRPr="00C10F33">
        <w:rPr>
          <w:rFonts w:asciiTheme="majorHAnsi" w:hAnsiTheme="majorHAnsi" w:cstheme="majorHAnsi"/>
          <w:lang w:eastAsia="en-AU"/>
        </w:rPr>
        <w:t xml:space="preserve">, within each research theme, to aid with the prioritisation process at the </w:t>
      </w:r>
      <w:r w:rsidR="00664042">
        <w:rPr>
          <w:rFonts w:asciiTheme="majorHAnsi" w:hAnsiTheme="majorHAnsi" w:cstheme="majorHAnsi"/>
          <w:lang w:eastAsia="en-AU"/>
        </w:rPr>
        <w:t>Synthesis W</w:t>
      </w:r>
      <w:r w:rsidRPr="00C10F33">
        <w:rPr>
          <w:rFonts w:asciiTheme="majorHAnsi" w:hAnsiTheme="majorHAnsi" w:cstheme="majorHAnsi"/>
          <w:lang w:eastAsia="en-AU"/>
        </w:rPr>
        <w:t>orkshop</w:t>
      </w:r>
      <w:r w:rsidR="00664042">
        <w:rPr>
          <w:rFonts w:asciiTheme="majorHAnsi" w:hAnsiTheme="majorHAnsi" w:cstheme="majorHAnsi"/>
          <w:lang w:eastAsia="en-AU"/>
        </w:rPr>
        <w:t>.</w:t>
      </w:r>
      <w:r w:rsidRPr="00C10F33">
        <w:rPr>
          <w:rFonts w:asciiTheme="majorHAnsi" w:hAnsiTheme="majorHAnsi" w:cstheme="majorHAnsi"/>
          <w:lang w:eastAsia="en-AU"/>
        </w:rPr>
        <w:t xml:space="preserve"> </w:t>
      </w:r>
    </w:p>
    <w:p w14:paraId="2655FE11" w14:textId="77777777" w:rsidR="00DC7C93" w:rsidRPr="00C10F33" w:rsidRDefault="00DC7C93" w:rsidP="004017A0">
      <w:pPr>
        <w:rPr>
          <w:rStyle w:val="Strong"/>
          <w:rFonts w:asciiTheme="majorHAnsi" w:hAnsiTheme="majorHAnsi" w:cstheme="majorHAnsi"/>
        </w:rPr>
      </w:pPr>
      <w:r w:rsidRPr="00C10F33">
        <w:rPr>
          <w:rStyle w:val="Strong"/>
          <w:rFonts w:asciiTheme="majorHAnsi" w:hAnsiTheme="majorHAnsi" w:cstheme="majorHAnsi"/>
        </w:rPr>
        <w:t xml:space="preserve">Supporting </w:t>
      </w:r>
      <w:r w:rsidR="00B6552E">
        <w:rPr>
          <w:rStyle w:val="Strong"/>
          <w:rFonts w:asciiTheme="majorHAnsi" w:hAnsiTheme="majorHAnsi" w:cstheme="majorHAnsi"/>
        </w:rPr>
        <w:t>i</w:t>
      </w:r>
      <w:r w:rsidRPr="00C10F33">
        <w:rPr>
          <w:rStyle w:val="Strong"/>
          <w:rFonts w:asciiTheme="majorHAnsi" w:hAnsiTheme="majorHAnsi" w:cstheme="majorHAnsi"/>
        </w:rPr>
        <w:t xml:space="preserve">nformation – context of the </w:t>
      </w:r>
      <w:r w:rsidR="001922C5">
        <w:rPr>
          <w:rStyle w:val="Strong"/>
          <w:rFonts w:asciiTheme="majorHAnsi" w:hAnsiTheme="majorHAnsi" w:cstheme="majorHAnsi"/>
        </w:rPr>
        <w:t>knowledge needs</w:t>
      </w:r>
    </w:p>
    <w:p w14:paraId="4C008E0B" w14:textId="77777777" w:rsidR="00DC7C93" w:rsidRPr="00C10F33" w:rsidRDefault="00664042" w:rsidP="004017A0">
      <w:pPr>
        <w:rPr>
          <w:rFonts w:asciiTheme="majorHAnsi" w:hAnsiTheme="majorHAnsi" w:cstheme="majorHAnsi"/>
          <w:lang w:eastAsia="en-AU"/>
        </w:rPr>
      </w:pPr>
      <w:r>
        <w:rPr>
          <w:rFonts w:asciiTheme="majorHAnsi" w:hAnsiTheme="majorHAnsi" w:cstheme="majorHAnsi"/>
          <w:lang w:eastAsia="en-AU"/>
        </w:rPr>
        <w:t>Supporting information to</w:t>
      </w:r>
      <w:r w:rsidR="00DC7C93" w:rsidRPr="00C10F33">
        <w:rPr>
          <w:rFonts w:asciiTheme="majorHAnsi" w:hAnsiTheme="majorHAnsi" w:cstheme="majorHAnsi"/>
          <w:lang w:eastAsia="en-AU"/>
        </w:rPr>
        <w:t xml:space="preserve"> provide context for each of the </w:t>
      </w:r>
      <w:r>
        <w:rPr>
          <w:rFonts w:asciiTheme="majorHAnsi" w:hAnsiTheme="majorHAnsi" w:cstheme="majorHAnsi"/>
          <w:lang w:eastAsia="en-AU"/>
        </w:rPr>
        <w:t xml:space="preserve">knowledge needs was </w:t>
      </w:r>
      <w:r w:rsidR="00DC7C93" w:rsidRPr="00C10F33">
        <w:rPr>
          <w:rFonts w:asciiTheme="majorHAnsi" w:hAnsiTheme="majorHAnsi" w:cstheme="majorHAnsi"/>
          <w:lang w:eastAsia="en-AU"/>
        </w:rPr>
        <w:t xml:space="preserve">collated </w:t>
      </w:r>
      <w:r>
        <w:rPr>
          <w:rFonts w:asciiTheme="majorHAnsi" w:hAnsiTheme="majorHAnsi" w:cstheme="majorHAnsi"/>
          <w:lang w:eastAsia="en-AU"/>
        </w:rPr>
        <w:t xml:space="preserve">from </w:t>
      </w:r>
      <w:r w:rsidR="00DC7C93" w:rsidRPr="00C10F33">
        <w:rPr>
          <w:rFonts w:asciiTheme="majorHAnsi" w:hAnsiTheme="majorHAnsi" w:cstheme="majorHAnsi"/>
          <w:lang w:eastAsia="en-AU"/>
        </w:rPr>
        <w:t>the following:</w:t>
      </w:r>
    </w:p>
    <w:p w14:paraId="4C561ADB" w14:textId="77777777" w:rsidR="00DC7C93" w:rsidRPr="00C10F33" w:rsidRDefault="00DC7C93" w:rsidP="00E64B0B">
      <w:pPr>
        <w:numPr>
          <w:ilvl w:val="0"/>
          <w:numId w:val="2"/>
        </w:numPr>
        <w:spacing w:after="200" w:line="276" w:lineRule="auto"/>
        <w:contextualSpacing/>
        <w:rPr>
          <w:rFonts w:asciiTheme="majorHAnsi" w:hAnsiTheme="majorHAnsi" w:cstheme="majorHAnsi"/>
          <w:b/>
          <w:lang w:eastAsia="en-AU"/>
        </w:rPr>
      </w:pPr>
      <w:r w:rsidRPr="00C10F33">
        <w:rPr>
          <w:rFonts w:asciiTheme="majorHAnsi" w:hAnsiTheme="majorHAnsi" w:cstheme="majorHAnsi"/>
          <w:lang w:eastAsia="en-AU"/>
        </w:rPr>
        <w:t xml:space="preserve">The </w:t>
      </w:r>
      <w:r w:rsidR="000E37CE">
        <w:rPr>
          <w:rFonts w:asciiTheme="majorHAnsi" w:hAnsiTheme="majorHAnsi" w:cstheme="majorHAnsi"/>
          <w:lang w:eastAsia="en-AU"/>
        </w:rPr>
        <w:t>knowledge needs</w:t>
      </w:r>
      <w:r w:rsidRPr="00C10F33">
        <w:rPr>
          <w:rFonts w:asciiTheme="majorHAnsi" w:hAnsiTheme="majorHAnsi" w:cstheme="majorHAnsi"/>
          <w:lang w:eastAsia="en-AU"/>
        </w:rPr>
        <w:t xml:space="preserve"> that underpinned the broad </w:t>
      </w:r>
      <w:r w:rsidR="001922C5">
        <w:rPr>
          <w:rFonts w:asciiTheme="majorHAnsi" w:hAnsiTheme="majorHAnsi" w:cstheme="majorHAnsi"/>
          <w:lang w:eastAsia="en-AU"/>
        </w:rPr>
        <w:t>knowledge needs</w:t>
      </w:r>
      <w:r w:rsidRPr="00C10F33">
        <w:rPr>
          <w:rFonts w:asciiTheme="majorHAnsi" w:hAnsiTheme="majorHAnsi" w:cstheme="majorHAnsi"/>
          <w:lang w:eastAsia="en-AU"/>
        </w:rPr>
        <w:t xml:space="preserve"> (mentioned above).</w:t>
      </w:r>
    </w:p>
    <w:p w14:paraId="1E511BC0" w14:textId="77777777" w:rsidR="00DC7C93" w:rsidRPr="00C10F33" w:rsidRDefault="00DC7C93" w:rsidP="00E64B0B">
      <w:pPr>
        <w:numPr>
          <w:ilvl w:val="0"/>
          <w:numId w:val="2"/>
        </w:numPr>
        <w:spacing w:after="200" w:line="276" w:lineRule="auto"/>
        <w:contextualSpacing/>
        <w:rPr>
          <w:rFonts w:asciiTheme="majorHAnsi" w:hAnsiTheme="majorHAnsi" w:cstheme="majorHAnsi"/>
          <w:b/>
          <w:lang w:eastAsia="en-AU"/>
        </w:rPr>
      </w:pPr>
      <w:r w:rsidRPr="00C10F33">
        <w:rPr>
          <w:rFonts w:asciiTheme="majorHAnsi" w:hAnsiTheme="majorHAnsi" w:cstheme="majorHAnsi"/>
          <w:lang w:eastAsia="en-AU"/>
        </w:rPr>
        <w:t xml:space="preserve">A summary of the established and current knowledge relating to the </w:t>
      </w:r>
      <w:r w:rsidR="00664042">
        <w:rPr>
          <w:rFonts w:asciiTheme="majorHAnsi" w:hAnsiTheme="majorHAnsi" w:cstheme="majorHAnsi"/>
          <w:lang w:eastAsia="en-AU"/>
        </w:rPr>
        <w:t>knowledge need</w:t>
      </w:r>
      <w:r w:rsidRPr="00C10F33">
        <w:rPr>
          <w:rFonts w:asciiTheme="majorHAnsi" w:hAnsiTheme="majorHAnsi" w:cstheme="majorHAnsi"/>
          <w:lang w:eastAsia="en-AU"/>
        </w:rPr>
        <w:t xml:space="preserve"> extracted from the 2017 Scientific Consensus Statement.</w:t>
      </w:r>
    </w:p>
    <w:p w14:paraId="28A26693" w14:textId="77777777" w:rsidR="00DC7C93" w:rsidRPr="00C10F33" w:rsidRDefault="00DC7C93" w:rsidP="00E64B0B">
      <w:pPr>
        <w:numPr>
          <w:ilvl w:val="0"/>
          <w:numId w:val="2"/>
        </w:numPr>
        <w:spacing w:after="200" w:line="276" w:lineRule="auto"/>
        <w:contextualSpacing/>
        <w:rPr>
          <w:rFonts w:asciiTheme="majorHAnsi" w:hAnsiTheme="majorHAnsi" w:cstheme="majorHAnsi"/>
          <w:lang w:eastAsia="en-AU"/>
        </w:rPr>
      </w:pPr>
      <w:r w:rsidRPr="00C10F33">
        <w:rPr>
          <w:rFonts w:asciiTheme="majorHAnsi" w:hAnsiTheme="majorHAnsi" w:cstheme="majorHAnsi"/>
          <w:lang w:eastAsia="en-AU"/>
        </w:rPr>
        <w:t xml:space="preserve">Related </w:t>
      </w:r>
      <w:r w:rsidR="000E37CE">
        <w:rPr>
          <w:rFonts w:asciiTheme="majorHAnsi" w:hAnsiTheme="majorHAnsi" w:cstheme="majorHAnsi"/>
          <w:lang w:eastAsia="en-AU"/>
        </w:rPr>
        <w:t>knowledge needs</w:t>
      </w:r>
      <w:r w:rsidRPr="00C10F33">
        <w:rPr>
          <w:rFonts w:asciiTheme="majorHAnsi" w:hAnsiTheme="majorHAnsi" w:cstheme="majorHAnsi"/>
          <w:lang w:eastAsia="en-AU"/>
        </w:rPr>
        <w:t xml:space="preserve"> from the </w:t>
      </w:r>
      <w:r w:rsidRPr="00C10F33">
        <w:rPr>
          <w:rFonts w:asciiTheme="majorHAnsi" w:hAnsiTheme="majorHAnsi" w:cstheme="majorHAnsi"/>
        </w:rPr>
        <w:t xml:space="preserve">Reef Water Quality Protection Plan RDI Strategy (2013-2018) along with additional relevant information presented in the Evaluation Report (Hammill, 2016) that came under the headings: </w:t>
      </w:r>
    </w:p>
    <w:p w14:paraId="7945D65D" w14:textId="77777777" w:rsidR="00DC7C93" w:rsidRPr="00C10F33" w:rsidRDefault="002D5097" w:rsidP="00E64B0B">
      <w:pPr>
        <w:numPr>
          <w:ilvl w:val="1"/>
          <w:numId w:val="2"/>
        </w:numPr>
        <w:spacing w:after="200" w:line="276" w:lineRule="auto"/>
        <w:contextualSpacing/>
        <w:rPr>
          <w:rFonts w:asciiTheme="majorHAnsi" w:hAnsiTheme="majorHAnsi" w:cstheme="majorHAnsi"/>
          <w:lang w:eastAsia="en-AU"/>
        </w:rPr>
      </w:pPr>
      <w:r>
        <w:rPr>
          <w:rFonts w:asciiTheme="majorHAnsi" w:hAnsiTheme="majorHAnsi" w:cstheme="majorHAnsi"/>
          <w:lang w:eastAsia="en-AU"/>
        </w:rPr>
        <w:t>‘</w:t>
      </w:r>
      <w:r w:rsidR="00DC7C93" w:rsidRPr="00C10F33">
        <w:rPr>
          <w:rFonts w:asciiTheme="majorHAnsi" w:hAnsiTheme="majorHAnsi" w:cstheme="majorHAnsi"/>
          <w:lang w:eastAsia="en-AU"/>
        </w:rPr>
        <w:t>Gaps still remaining</w:t>
      </w:r>
      <w:r>
        <w:rPr>
          <w:rFonts w:asciiTheme="majorHAnsi" w:hAnsiTheme="majorHAnsi" w:cstheme="majorHAnsi"/>
          <w:lang w:eastAsia="en-AU"/>
        </w:rPr>
        <w:t>’</w:t>
      </w:r>
      <w:r w:rsidR="00DC7C93" w:rsidRPr="00C10F33">
        <w:rPr>
          <w:rFonts w:asciiTheme="majorHAnsi" w:hAnsiTheme="majorHAnsi" w:cstheme="majorHAnsi"/>
          <w:lang w:eastAsia="en-AU"/>
        </w:rPr>
        <w:t xml:space="preserve"> </w:t>
      </w:r>
    </w:p>
    <w:p w14:paraId="073D9A23" w14:textId="77777777" w:rsidR="00DC7C93" w:rsidRPr="00C10F33" w:rsidRDefault="002D5097" w:rsidP="00E64B0B">
      <w:pPr>
        <w:numPr>
          <w:ilvl w:val="1"/>
          <w:numId w:val="2"/>
        </w:numPr>
        <w:spacing w:after="200" w:line="276" w:lineRule="auto"/>
        <w:contextualSpacing/>
        <w:rPr>
          <w:rFonts w:asciiTheme="majorHAnsi" w:hAnsiTheme="majorHAnsi" w:cstheme="majorHAnsi"/>
          <w:lang w:eastAsia="en-AU"/>
        </w:rPr>
      </w:pPr>
      <w:r>
        <w:rPr>
          <w:rFonts w:asciiTheme="majorHAnsi" w:hAnsiTheme="majorHAnsi" w:cstheme="majorHAnsi"/>
          <w:lang w:eastAsia="en-AU"/>
        </w:rPr>
        <w:t>‘</w:t>
      </w:r>
      <w:r w:rsidR="00DC7C93" w:rsidRPr="00C10F33">
        <w:rPr>
          <w:rFonts w:asciiTheme="majorHAnsi" w:hAnsiTheme="majorHAnsi" w:cstheme="majorHAnsi"/>
          <w:lang w:eastAsia="en-AU"/>
        </w:rPr>
        <w:t xml:space="preserve">Emerging </w:t>
      </w:r>
      <w:r w:rsidR="00B6552E">
        <w:rPr>
          <w:rFonts w:asciiTheme="majorHAnsi" w:hAnsiTheme="majorHAnsi" w:cstheme="majorHAnsi"/>
          <w:lang w:eastAsia="en-AU"/>
        </w:rPr>
        <w:t>r</w:t>
      </w:r>
      <w:r w:rsidR="00DC7C93" w:rsidRPr="00C10F33">
        <w:rPr>
          <w:rFonts w:asciiTheme="majorHAnsi" w:hAnsiTheme="majorHAnsi" w:cstheme="majorHAnsi"/>
          <w:lang w:eastAsia="en-AU"/>
        </w:rPr>
        <w:t>esponses</w:t>
      </w:r>
      <w:r>
        <w:rPr>
          <w:rFonts w:asciiTheme="majorHAnsi" w:hAnsiTheme="majorHAnsi" w:cstheme="majorHAnsi"/>
          <w:lang w:eastAsia="en-AU"/>
        </w:rPr>
        <w:t>’</w:t>
      </w:r>
    </w:p>
    <w:p w14:paraId="614ED700" w14:textId="77777777" w:rsidR="00DC7C93" w:rsidRPr="00C10F33" w:rsidRDefault="002D5097" w:rsidP="00E64B0B">
      <w:pPr>
        <w:numPr>
          <w:ilvl w:val="1"/>
          <w:numId w:val="2"/>
        </w:numPr>
        <w:spacing w:after="200" w:line="276" w:lineRule="auto"/>
        <w:contextualSpacing/>
        <w:rPr>
          <w:rFonts w:asciiTheme="majorHAnsi" w:hAnsiTheme="majorHAnsi" w:cstheme="majorHAnsi"/>
          <w:lang w:eastAsia="en-AU"/>
        </w:rPr>
      </w:pPr>
      <w:r>
        <w:rPr>
          <w:rFonts w:asciiTheme="majorHAnsi" w:hAnsiTheme="majorHAnsi" w:cstheme="majorHAnsi"/>
          <w:lang w:eastAsia="en-AU"/>
        </w:rPr>
        <w:t>‘</w:t>
      </w:r>
      <w:r w:rsidR="00DC7C93" w:rsidRPr="00C10F33">
        <w:rPr>
          <w:rFonts w:asciiTheme="majorHAnsi" w:hAnsiTheme="majorHAnsi" w:cstheme="majorHAnsi"/>
          <w:lang w:eastAsia="en-AU"/>
        </w:rPr>
        <w:t>Projects initiated in 2013-2016’</w:t>
      </w:r>
      <w:r w:rsidR="00B6552E">
        <w:rPr>
          <w:rFonts w:asciiTheme="majorHAnsi" w:hAnsiTheme="majorHAnsi" w:cstheme="majorHAnsi"/>
          <w:lang w:eastAsia="en-AU"/>
        </w:rPr>
        <w:t>.</w:t>
      </w:r>
      <w:r w:rsidR="00DC7C93" w:rsidRPr="00C10F33">
        <w:rPr>
          <w:rFonts w:asciiTheme="majorHAnsi" w:hAnsiTheme="majorHAnsi" w:cstheme="majorHAnsi"/>
          <w:lang w:eastAsia="en-AU"/>
        </w:rPr>
        <w:t xml:space="preserve"> </w:t>
      </w:r>
    </w:p>
    <w:p w14:paraId="289B143C" w14:textId="77777777" w:rsidR="00DC7C93" w:rsidRPr="00C10F33" w:rsidRDefault="00DC7C93" w:rsidP="00E64B0B">
      <w:pPr>
        <w:numPr>
          <w:ilvl w:val="0"/>
          <w:numId w:val="2"/>
        </w:numPr>
        <w:spacing w:after="200" w:line="276" w:lineRule="auto"/>
        <w:contextualSpacing/>
        <w:rPr>
          <w:rFonts w:asciiTheme="majorHAnsi" w:hAnsiTheme="majorHAnsi" w:cstheme="majorHAnsi"/>
          <w:lang w:eastAsia="en-AU"/>
        </w:rPr>
      </w:pPr>
      <w:r w:rsidRPr="00C10F33">
        <w:rPr>
          <w:rFonts w:asciiTheme="majorHAnsi" w:hAnsiTheme="majorHAnsi" w:cstheme="majorHAnsi"/>
          <w:lang w:eastAsia="en-AU"/>
        </w:rPr>
        <w:t xml:space="preserve">For the pesticide theme only – related </w:t>
      </w:r>
      <w:r w:rsidR="000E37CE">
        <w:rPr>
          <w:rFonts w:asciiTheme="majorHAnsi" w:hAnsiTheme="majorHAnsi" w:cstheme="majorHAnsi"/>
          <w:lang w:eastAsia="en-AU"/>
        </w:rPr>
        <w:t>knowledge needs</w:t>
      </w:r>
      <w:r w:rsidRPr="00C10F33">
        <w:rPr>
          <w:rFonts w:asciiTheme="majorHAnsi" w:hAnsiTheme="majorHAnsi" w:cstheme="majorHAnsi"/>
          <w:lang w:eastAsia="en-AU"/>
        </w:rPr>
        <w:t xml:space="preserve"> and contextual background extracted from the Pesticide Synthesis Report (Devlin et al, 2015)</w:t>
      </w:r>
      <w:r w:rsidR="00B6552E">
        <w:rPr>
          <w:rFonts w:asciiTheme="majorHAnsi" w:hAnsiTheme="majorHAnsi" w:cstheme="majorHAnsi"/>
          <w:lang w:eastAsia="en-AU"/>
        </w:rPr>
        <w:t>.</w:t>
      </w:r>
    </w:p>
    <w:p w14:paraId="60641797" w14:textId="77777777" w:rsidR="005561B1" w:rsidRDefault="00DC7C93" w:rsidP="004017A0">
      <w:pPr>
        <w:rPr>
          <w:rFonts w:asciiTheme="majorHAnsi" w:hAnsiTheme="majorHAnsi" w:cstheme="majorHAnsi"/>
          <w:lang w:eastAsia="en-AU"/>
        </w:rPr>
      </w:pPr>
      <w:r w:rsidRPr="00C10F33">
        <w:rPr>
          <w:rFonts w:asciiTheme="majorHAnsi" w:hAnsiTheme="majorHAnsi" w:cstheme="majorHAnsi"/>
          <w:lang w:eastAsia="en-AU"/>
        </w:rPr>
        <w:t xml:space="preserve">The supporting information for the </w:t>
      </w:r>
      <w:r w:rsidR="001922C5">
        <w:rPr>
          <w:rFonts w:asciiTheme="majorHAnsi" w:hAnsiTheme="majorHAnsi" w:cstheme="majorHAnsi"/>
          <w:lang w:eastAsia="en-AU"/>
        </w:rPr>
        <w:t>knowledge needs</w:t>
      </w:r>
      <w:r w:rsidRPr="00C10F33">
        <w:rPr>
          <w:rFonts w:asciiTheme="majorHAnsi" w:hAnsiTheme="majorHAnsi" w:cstheme="majorHAnsi"/>
          <w:lang w:eastAsia="en-AU"/>
        </w:rPr>
        <w:t xml:space="preserve"> were provided to the attendees of the Synthesis Workshop, members of the </w:t>
      </w:r>
      <w:r w:rsidR="002D5097">
        <w:rPr>
          <w:rFonts w:asciiTheme="majorHAnsi" w:hAnsiTheme="majorHAnsi" w:cstheme="majorHAnsi"/>
          <w:lang w:eastAsia="en-AU"/>
        </w:rPr>
        <w:t>w</w:t>
      </w:r>
      <w:r w:rsidRPr="00C10F33">
        <w:rPr>
          <w:rFonts w:asciiTheme="majorHAnsi" w:hAnsiTheme="majorHAnsi" w:cstheme="majorHAnsi"/>
          <w:lang w:eastAsia="en-AU"/>
        </w:rPr>
        <w:t xml:space="preserve">orking </w:t>
      </w:r>
      <w:r w:rsidR="00B6552E">
        <w:rPr>
          <w:rFonts w:asciiTheme="majorHAnsi" w:hAnsiTheme="majorHAnsi" w:cstheme="majorHAnsi"/>
          <w:lang w:eastAsia="en-AU"/>
        </w:rPr>
        <w:t>g</w:t>
      </w:r>
      <w:r w:rsidRPr="00C10F33">
        <w:rPr>
          <w:rFonts w:asciiTheme="majorHAnsi" w:hAnsiTheme="majorHAnsi" w:cstheme="majorHAnsi"/>
          <w:lang w:eastAsia="en-AU"/>
        </w:rPr>
        <w:t xml:space="preserve">roups and the Independent Science Panel to aid in the prioritisation of the </w:t>
      </w:r>
      <w:r w:rsidR="00664042">
        <w:rPr>
          <w:rFonts w:asciiTheme="majorHAnsi" w:hAnsiTheme="majorHAnsi" w:cstheme="majorHAnsi"/>
          <w:lang w:eastAsia="en-AU"/>
        </w:rPr>
        <w:t>knowledge needs</w:t>
      </w:r>
      <w:r w:rsidRPr="00C10F33">
        <w:rPr>
          <w:rFonts w:asciiTheme="majorHAnsi" w:hAnsiTheme="majorHAnsi" w:cstheme="majorHAnsi"/>
          <w:lang w:eastAsia="en-AU"/>
        </w:rPr>
        <w:t xml:space="preserve">. </w:t>
      </w:r>
    </w:p>
    <w:p w14:paraId="7AE9D4DE" w14:textId="77777777" w:rsidR="00DC7C93" w:rsidRPr="00C10F33" w:rsidRDefault="00DC7C93" w:rsidP="004017A0">
      <w:pPr>
        <w:rPr>
          <w:rStyle w:val="Strong"/>
          <w:rFonts w:asciiTheme="majorHAnsi" w:hAnsiTheme="majorHAnsi" w:cstheme="majorHAnsi"/>
        </w:rPr>
      </w:pPr>
      <w:r w:rsidRPr="00C10F33">
        <w:rPr>
          <w:rStyle w:val="Strong"/>
          <w:rFonts w:asciiTheme="majorHAnsi" w:hAnsiTheme="majorHAnsi" w:cstheme="majorHAnsi"/>
        </w:rPr>
        <w:t xml:space="preserve">The </w:t>
      </w:r>
      <w:r w:rsidR="005B4104">
        <w:rPr>
          <w:rStyle w:val="Strong"/>
          <w:rFonts w:asciiTheme="majorHAnsi" w:hAnsiTheme="majorHAnsi" w:cstheme="majorHAnsi"/>
        </w:rPr>
        <w:t xml:space="preserve">Great Barrier Reef </w:t>
      </w:r>
      <w:r w:rsidRPr="00C10F33">
        <w:rPr>
          <w:rStyle w:val="Strong"/>
          <w:rFonts w:asciiTheme="majorHAnsi" w:hAnsiTheme="majorHAnsi" w:cstheme="majorHAnsi"/>
        </w:rPr>
        <w:t xml:space="preserve">Synthesis Workshop: </w:t>
      </w:r>
      <w:r w:rsidR="005561B1">
        <w:rPr>
          <w:rStyle w:val="Strong"/>
          <w:rFonts w:asciiTheme="majorHAnsi" w:hAnsiTheme="majorHAnsi" w:cstheme="majorHAnsi"/>
        </w:rPr>
        <w:t>‘</w:t>
      </w:r>
      <w:r w:rsidRPr="00C10F33">
        <w:rPr>
          <w:rStyle w:val="Strong"/>
          <w:rFonts w:asciiTheme="majorHAnsi" w:hAnsiTheme="majorHAnsi" w:cstheme="majorHAnsi"/>
        </w:rPr>
        <w:t>Knowledge to Support Delivery</w:t>
      </w:r>
      <w:r w:rsidR="005561B1">
        <w:rPr>
          <w:rStyle w:val="Strong"/>
          <w:rFonts w:asciiTheme="majorHAnsi" w:hAnsiTheme="majorHAnsi" w:cstheme="majorHAnsi"/>
        </w:rPr>
        <w:t>’</w:t>
      </w:r>
    </w:p>
    <w:p w14:paraId="779840C1" w14:textId="77777777" w:rsidR="00DC7C93" w:rsidRPr="00C10F33" w:rsidRDefault="00DC7C93" w:rsidP="004017A0">
      <w:pPr>
        <w:rPr>
          <w:rFonts w:asciiTheme="majorHAnsi" w:hAnsiTheme="majorHAnsi" w:cstheme="majorHAnsi"/>
          <w:lang w:eastAsia="en-AU"/>
        </w:rPr>
      </w:pPr>
      <w:r w:rsidRPr="00C10F33">
        <w:rPr>
          <w:rFonts w:asciiTheme="majorHAnsi" w:hAnsiTheme="majorHAnsi" w:cstheme="majorHAnsi"/>
          <w:lang w:eastAsia="en-AU"/>
        </w:rPr>
        <w:t xml:space="preserve">The key objectives for the workshop session Knowledge to Support Delivery were to qualitatively rank the </w:t>
      </w:r>
      <w:r w:rsidR="000E37CE">
        <w:rPr>
          <w:rFonts w:asciiTheme="majorHAnsi" w:hAnsiTheme="majorHAnsi" w:cstheme="majorHAnsi"/>
          <w:lang w:eastAsia="en-AU"/>
        </w:rPr>
        <w:t>knowledge needs</w:t>
      </w:r>
      <w:r w:rsidRPr="00C10F33">
        <w:rPr>
          <w:rFonts w:asciiTheme="majorHAnsi" w:hAnsiTheme="majorHAnsi" w:cstheme="majorHAnsi"/>
          <w:lang w:eastAsia="en-AU"/>
        </w:rPr>
        <w:t>, in terms of their priority to be funded and delivered through research, using two approaches:</w:t>
      </w:r>
    </w:p>
    <w:p w14:paraId="26F932E9" w14:textId="77777777" w:rsidR="00DC7C93" w:rsidRPr="00C10F33" w:rsidRDefault="00DC7C93" w:rsidP="00E64B0B">
      <w:pPr>
        <w:numPr>
          <w:ilvl w:val="0"/>
          <w:numId w:val="1"/>
        </w:numPr>
        <w:kinsoku w:val="0"/>
        <w:overflowPunct w:val="0"/>
        <w:spacing w:before="120" w:after="120" w:line="276" w:lineRule="auto"/>
        <w:contextualSpacing/>
        <w:textAlignment w:val="baseline"/>
        <w:rPr>
          <w:rFonts w:asciiTheme="majorHAnsi" w:eastAsia="Times New Roman" w:hAnsiTheme="majorHAnsi" w:cstheme="majorHAnsi"/>
          <w:lang w:eastAsia="en-AU"/>
        </w:rPr>
      </w:pPr>
      <w:r w:rsidRPr="00C10F33">
        <w:rPr>
          <w:rFonts w:asciiTheme="majorHAnsi" w:eastAsia="Times New Roman" w:hAnsiTheme="majorHAnsi" w:cstheme="majorHAnsi"/>
          <w:lang w:eastAsia="en-AU"/>
        </w:rPr>
        <w:t xml:space="preserve">Group consensus –  which aimed to prioritise the broad </w:t>
      </w:r>
      <w:r w:rsidR="001922C5">
        <w:rPr>
          <w:rFonts w:asciiTheme="majorHAnsi" w:eastAsia="Times New Roman" w:hAnsiTheme="majorHAnsi" w:cstheme="majorHAnsi"/>
          <w:lang w:eastAsia="en-AU"/>
        </w:rPr>
        <w:t>knowledge needs</w:t>
      </w:r>
      <w:r w:rsidRPr="00C10F33">
        <w:rPr>
          <w:rFonts w:asciiTheme="majorHAnsi" w:eastAsia="Times New Roman" w:hAnsiTheme="majorHAnsi" w:cstheme="majorHAnsi"/>
          <w:lang w:eastAsia="en-AU"/>
        </w:rPr>
        <w:t xml:space="preserve"> (into high/medium/low groupings) based on the ‘big picture’ – i.e. water quality targets and objectives</w:t>
      </w:r>
    </w:p>
    <w:p w14:paraId="4122E5CB" w14:textId="77777777" w:rsidR="00DC7C93" w:rsidRPr="00C10F33" w:rsidRDefault="00DC7C93" w:rsidP="00E64B0B">
      <w:pPr>
        <w:numPr>
          <w:ilvl w:val="0"/>
          <w:numId w:val="1"/>
        </w:numPr>
        <w:kinsoku w:val="0"/>
        <w:overflowPunct w:val="0"/>
        <w:spacing w:before="120" w:after="120" w:line="276" w:lineRule="auto"/>
        <w:contextualSpacing/>
        <w:textAlignment w:val="baseline"/>
        <w:rPr>
          <w:rFonts w:asciiTheme="majorHAnsi" w:eastAsia="Times New Roman" w:hAnsiTheme="majorHAnsi" w:cstheme="majorHAnsi"/>
          <w:lang w:eastAsia="en-AU"/>
        </w:rPr>
      </w:pPr>
      <w:r w:rsidRPr="00C10F33">
        <w:rPr>
          <w:rFonts w:asciiTheme="majorHAnsi" w:eastAsia="Times New Roman" w:hAnsiTheme="majorHAnsi" w:cstheme="majorHAnsi"/>
          <w:lang w:eastAsia="en-AU"/>
        </w:rPr>
        <w:t>Individual opinion – which aimed to examine the research priorities of people wit</w:t>
      </w:r>
      <w:r w:rsidR="005561B1">
        <w:rPr>
          <w:rFonts w:asciiTheme="majorHAnsi" w:eastAsia="Times New Roman" w:hAnsiTheme="majorHAnsi" w:cstheme="majorHAnsi"/>
          <w:lang w:eastAsia="en-AU"/>
        </w:rPr>
        <w:t>h different work needs; from a s</w:t>
      </w:r>
      <w:r w:rsidRPr="00C10F33">
        <w:rPr>
          <w:rFonts w:asciiTheme="majorHAnsi" w:eastAsia="Times New Roman" w:hAnsiTheme="majorHAnsi" w:cstheme="majorHAnsi"/>
          <w:lang w:eastAsia="en-AU"/>
        </w:rPr>
        <w:t xml:space="preserve">cience, </w:t>
      </w:r>
      <w:r w:rsidR="00890ADC">
        <w:rPr>
          <w:rFonts w:asciiTheme="majorHAnsi" w:eastAsia="Times New Roman" w:hAnsiTheme="majorHAnsi" w:cstheme="majorHAnsi"/>
          <w:lang w:eastAsia="en-AU"/>
        </w:rPr>
        <w:t>p</w:t>
      </w:r>
      <w:r w:rsidRPr="00C10F33">
        <w:rPr>
          <w:rFonts w:asciiTheme="majorHAnsi" w:eastAsia="Times New Roman" w:hAnsiTheme="majorHAnsi" w:cstheme="majorHAnsi"/>
          <w:lang w:eastAsia="en-AU"/>
        </w:rPr>
        <w:t xml:space="preserve">olicy and </w:t>
      </w:r>
      <w:r w:rsidR="00890ADC">
        <w:rPr>
          <w:rFonts w:asciiTheme="majorHAnsi" w:eastAsia="Times New Roman" w:hAnsiTheme="majorHAnsi" w:cstheme="majorHAnsi"/>
          <w:lang w:eastAsia="en-AU"/>
        </w:rPr>
        <w:t>o</w:t>
      </w:r>
      <w:r w:rsidRPr="00C10F33">
        <w:rPr>
          <w:rFonts w:asciiTheme="majorHAnsi" w:eastAsia="Times New Roman" w:hAnsiTheme="majorHAnsi" w:cstheme="majorHAnsi"/>
          <w:lang w:eastAsia="en-AU"/>
        </w:rPr>
        <w:t>n-ground perspective.</w:t>
      </w:r>
    </w:p>
    <w:p w14:paraId="72D66BB8" w14:textId="77777777" w:rsidR="00DC7C93" w:rsidRPr="00C10F33" w:rsidRDefault="00DC7C93" w:rsidP="004017A0">
      <w:pPr>
        <w:rPr>
          <w:rFonts w:asciiTheme="majorHAnsi" w:hAnsiTheme="majorHAnsi" w:cstheme="majorHAnsi"/>
          <w:lang w:eastAsia="en-AU"/>
        </w:rPr>
      </w:pPr>
      <w:r w:rsidRPr="00C10F33">
        <w:rPr>
          <w:rFonts w:asciiTheme="majorHAnsi" w:hAnsiTheme="majorHAnsi" w:cstheme="majorHAnsi"/>
          <w:lang w:eastAsia="en-AU"/>
        </w:rPr>
        <w:t xml:space="preserve">For the group consensus workshop attendees self-organised themselves into one of five groups based on the research themes. The groups were asked to organise the broad </w:t>
      </w:r>
      <w:r w:rsidR="001922C5">
        <w:rPr>
          <w:rFonts w:asciiTheme="majorHAnsi" w:hAnsiTheme="majorHAnsi" w:cstheme="majorHAnsi"/>
          <w:lang w:eastAsia="en-AU"/>
        </w:rPr>
        <w:t>knowledge needs</w:t>
      </w:r>
      <w:r w:rsidRPr="00C10F33">
        <w:rPr>
          <w:rFonts w:asciiTheme="majorHAnsi" w:hAnsiTheme="majorHAnsi" w:cstheme="majorHAnsi"/>
          <w:lang w:eastAsia="en-AU"/>
        </w:rPr>
        <w:t xml:space="preserve"> as </w:t>
      </w:r>
      <w:r w:rsidR="005561B1">
        <w:rPr>
          <w:rFonts w:asciiTheme="majorHAnsi" w:hAnsiTheme="majorHAnsi" w:cstheme="majorHAnsi"/>
          <w:lang w:eastAsia="en-AU"/>
        </w:rPr>
        <w:t>h</w:t>
      </w:r>
      <w:r w:rsidRPr="00C10F33">
        <w:rPr>
          <w:rFonts w:asciiTheme="majorHAnsi" w:hAnsiTheme="majorHAnsi" w:cstheme="majorHAnsi"/>
          <w:lang w:eastAsia="en-AU"/>
        </w:rPr>
        <w:t xml:space="preserve">igh, </w:t>
      </w:r>
      <w:r w:rsidR="00CA2B62">
        <w:rPr>
          <w:rFonts w:asciiTheme="majorHAnsi" w:hAnsiTheme="majorHAnsi" w:cstheme="majorHAnsi"/>
          <w:lang w:eastAsia="en-AU"/>
        </w:rPr>
        <w:t>m</w:t>
      </w:r>
      <w:r w:rsidRPr="00C10F33">
        <w:rPr>
          <w:rFonts w:asciiTheme="majorHAnsi" w:hAnsiTheme="majorHAnsi" w:cstheme="majorHAnsi"/>
          <w:lang w:eastAsia="en-AU"/>
        </w:rPr>
        <w:t xml:space="preserve">oderate or </w:t>
      </w:r>
      <w:r w:rsidR="00CA2B62">
        <w:rPr>
          <w:rFonts w:asciiTheme="majorHAnsi" w:hAnsiTheme="majorHAnsi" w:cstheme="majorHAnsi"/>
          <w:lang w:eastAsia="en-AU"/>
        </w:rPr>
        <w:t>l</w:t>
      </w:r>
      <w:r w:rsidRPr="00C10F33">
        <w:rPr>
          <w:rFonts w:asciiTheme="majorHAnsi" w:hAnsiTheme="majorHAnsi" w:cstheme="majorHAnsi"/>
          <w:lang w:eastAsia="en-AU"/>
        </w:rPr>
        <w:t>ow</w:t>
      </w:r>
      <w:r w:rsidR="00664042">
        <w:rPr>
          <w:rFonts w:asciiTheme="majorHAnsi" w:hAnsiTheme="majorHAnsi" w:cstheme="majorHAnsi"/>
          <w:lang w:eastAsia="en-AU"/>
        </w:rPr>
        <w:t>er</w:t>
      </w:r>
      <w:r w:rsidRPr="00C10F33">
        <w:rPr>
          <w:rFonts w:asciiTheme="majorHAnsi" w:hAnsiTheme="majorHAnsi" w:cstheme="majorHAnsi"/>
          <w:lang w:eastAsia="en-AU"/>
        </w:rPr>
        <w:t xml:space="preserve"> in terms of their priority for achieving the </w:t>
      </w:r>
      <w:r w:rsidR="00664042">
        <w:rPr>
          <w:rFonts w:asciiTheme="majorHAnsi" w:hAnsiTheme="majorHAnsi" w:cstheme="majorHAnsi"/>
          <w:lang w:eastAsia="en-AU"/>
        </w:rPr>
        <w:t>targets, objectives and long-term o</w:t>
      </w:r>
      <w:r w:rsidRPr="00C10F33">
        <w:rPr>
          <w:rFonts w:asciiTheme="majorHAnsi" w:hAnsiTheme="majorHAnsi" w:cstheme="majorHAnsi"/>
          <w:lang w:eastAsia="en-AU"/>
        </w:rPr>
        <w:t xml:space="preserve">utcome </w:t>
      </w:r>
      <w:r w:rsidR="00664042">
        <w:rPr>
          <w:rFonts w:asciiTheme="majorHAnsi" w:hAnsiTheme="majorHAnsi" w:cstheme="majorHAnsi"/>
          <w:lang w:eastAsia="en-AU"/>
        </w:rPr>
        <w:t>t</w:t>
      </w:r>
      <w:r w:rsidRPr="00C10F33">
        <w:rPr>
          <w:rFonts w:asciiTheme="majorHAnsi" w:hAnsiTheme="majorHAnsi" w:cstheme="majorHAnsi"/>
          <w:lang w:eastAsia="en-AU"/>
        </w:rPr>
        <w:t xml:space="preserve">he Reef 2050 WQIP. Lastly, the groups were asked to add any additional </w:t>
      </w:r>
      <w:r w:rsidR="00664042">
        <w:rPr>
          <w:rFonts w:asciiTheme="majorHAnsi" w:hAnsiTheme="majorHAnsi" w:cstheme="majorHAnsi"/>
          <w:lang w:eastAsia="en-AU"/>
        </w:rPr>
        <w:t>knowledge needs</w:t>
      </w:r>
      <w:r w:rsidR="00664042" w:rsidRPr="00C10F33">
        <w:rPr>
          <w:rFonts w:asciiTheme="majorHAnsi" w:hAnsiTheme="majorHAnsi" w:cstheme="majorHAnsi"/>
          <w:lang w:eastAsia="en-AU"/>
        </w:rPr>
        <w:t xml:space="preserve"> </w:t>
      </w:r>
      <w:r w:rsidRPr="00C10F33">
        <w:rPr>
          <w:rFonts w:asciiTheme="majorHAnsi" w:hAnsiTheme="majorHAnsi" w:cstheme="majorHAnsi"/>
          <w:lang w:eastAsia="en-AU"/>
        </w:rPr>
        <w:t xml:space="preserve">that had not been included and re-word/edit the broad </w:t>
      </w:r>
      <w:r w:rsidR="001922C5">
        <w:rPr>
          <w:rFonts w:asciiTheme="majorHAnsi" w:hAnsiTheme="majorHAnsi" w:cstheme="majorHAnsi"/>
          <w:lang w:eastAsia="en-AU"/>
        </w:rPr>
        <w:t>knowledge needs</w:t>
      </w:r>
      <w:r w:rsidRPr="00C10F33">
        <w:rPr>
          <w:rFonts w:asciiTheme="majorHAnsi" w:hAnsiTheme="majorHAnsi" w:cstheme="majorHAnsi"/>
          <w:lang w:eastAsia="en-AU"/>
        </w:rPr>
        <w:t xml:space="preserve"> if needed. The supporting information was provided to aid the process. Individuals were then asked to identify four </w:t>
      </w:r>
      <w:r w:rsidR="000E37CE">
        <w:rPr>
          <w:rFonts w:asciiTheme="majorHAnsi" w:hAnsiTheme="majorHAnsi" w:cstheme="majorHAnsi"/>
          <w:lang w:eastAsia="en-AU"/>
        </w:rPr>
        <w:t>knowledge needs</w:t>
      </w:r>
      <w:r w:rsidRPr="00C10F33">
        <w:rPr>
          <w:rFonts w:asciiTheme="majorHAnsi" w:hAnsiTheme="majorHAnsi" w:cstheme="majorHAnsi"/>
          <w:lang w:eastAsia="en-AU"/>
        </w:rPr>
        <w:t xml:space="preserve"> (across any/all themes) that were a priority for their own work needs. </w:t>
      </w:r>
    </w:p>
    <w:p w14:paraId="26EF5CEB" w14:textId="77777777" w:rsidR="00DC7C93" w:rsidRPr="00C10F33" w:rsidRDefault="00DC7C93" w:rsidP="004017A0">
      <w:pPr>
        <w:rPr>
          <w:rFonts w:asciiTheme="majorHAnsi" w:hAnsiTheme="majorHAnsi" w:cstheme="majorHAnsi"/>
          <w:lang w:eastAsia="en-AU"/>
        </w:rPr>
      </w:pPr>
      <w:r w:rsidRPr="00C10F33">
        <w:rPr>
          <w:rFonts w:asciiTheme="majorHAnsi" w:hAnsiTheme="majorHAnsi" w:cstheme="majorHAnsi"/>
          <w:lang w:eastAsia="en-AU"/>
        </w:rPr>
        <w:lastRenderedPageBreak/>
        <w:t xml:space="preserve">It should be noted that the Human Dimensions group could not come to a group consensus to prioritise the </w:t>
      </w:r>
      <w:r w:rsidR="00664042">
        <w:rPr>
          <w:rFonts w:asciiTheme="majorHAnsi" w:hAnsiTheme="majorHAnsi" w:cstheme="majorHAnsi"/>
          <w:lang w:eastAsia="en-AU"/>
        </w:rPr>
        <w:t>knowledge needs</w:t>
      </w:r>
      <w:r w:rsidRPr="00C10F33">
        <w:rPr>
          <w:rFonts w:asciiTheme="majorHAnsi" w:hAnsiTheme="majorHAnsi" w:cstheme="majorHAnsi"/>
          <w:lang w:eastAsia="en-AU"/>
        </w:rPr>
        <w:t xml:space="preserve"> prepared before the workshop. </w:t>
      </w:r>
      <w:r w:rsidR="00664042">
        <w:rPr>
          <w:rFonts w:asciiTheme="majorHAnsi" w:hAnsiTheme="majorHAnsi" w:cstheme="majorHAnsi"/>
          <w:lang w:eastAsia="en-AU"/>
        </w:rPr>
        <w:t xml:space="preserve">As a result, a </w:t>
      </w:r>
      <w:hyperlink w:anchor="_Appendix_2:_Human" w:history="1">
        <w:r w:rsidR="00664042" w:rsidRPr="000359CE">
          <w:rPr>
            <w:rStyle w:val="Hyperlink"/>
            <w:rFonts w:asciiTheme="majorHAnsi" w:hAnsiTheme="majorHAnsi" w:cstheme="majorHAnsi"/>
            <w:lang w:eastAsia="en-AU"/>
          </w:rPr>
          <w:t>Human Dimensions workshop</w:t>
        </w:r>
      </w:hyperlink>
      <w:r w:rsidR="00664042">
        <w:rPr>
          <w:rFonts w:asciiTheme="majorHAnsi" w:hAnsiTheme="majorHAnsi" w:cstheme="majorHAnsi"/>
          <w:lang w:eastAsia="en-AU"/>
        </w:rPr>
        <w:t xml:space="preserve"> was organised to prepare and prioritise the knowledge needs for Human Dimensions research. </w:t>
      </w:r>
    </w:p>
    <w:p w14:paraId="47CC6C93" w14:textId="77777777" w:rsidR="00DC7C93" w:rsidRPr="00C10F33" w:rsidRDefault="00DC7C93" w:rsidP="004017A0">
      <w:pPr>
        <w:rPr>
          <w:rStyle w:val="Strong"/>
          <w:rFonts w:asciiTheme="majorHAnsi" w:hAnsiTheme="majorHAnsi" w:cstheme="majorHAnsi"/>
        </w:rPr>
      </w:pPr>
      <w:r w:rsidRPr="00C10F33">
        <w:rPr>
          <w:rStyle w:val="Strong"/>
          <w:rFonts w:asciiTheme="majorHAnsi" w:hAnsiTheme="majorHAnsi" w:cstheme="majorHAnsi"/>
        </w:rPr>
        <w:t xml:space="preserve">Working </w:t>
      </w:r>
      <w:r w:rsidR="005561B1">
        <w:rPr>
          <w:rStyle w:val="Strong"/>
          <w:rFonts w:asciiTheme="majorHAnsi" w:hAnsiTheme="majorHAnsi" w:cstheme="majorHAnsi"/>
        </w:rPr>
        <w:t>g</w:t>
      </w:r>
      <w:r w:rsidRPr="00C10F33">
        <w:rPr>
          <w:rStyle w:val="Strong"/>
          <w:rFonts w:asciiTheme="majorHAnsi" w:hAnsiTheme="majorHAnsi" w:cstheme="majorHAnsi"/>
        </w:rPr>
        <w:t xml:space="preserve">roup </w:t>
      </w:r>
      <w:r w:rsidR="00CA2B62">
        <w:rPr>
          <w:rStyle w:val="Strong"/>
          <w:rFonts w:asciiTheme="majorHAnsi" w:hAnsiTheme="majorHAnsi" w:cstheme="majorHAnsi"/>
        </w:rPr>
        <w:t>f</w:t>
      </w:r>
      <w:r w:rsidRPr="00C10F33">
        <w:rPr>
          <w:rStyle w:val="Strong"/>
          <w:rFonts w:asciiTheme="majorHAnsi" w:hAnsiTheme="majorHAnsi" w:cstheme="majorHAnsi"/>
        </w:rPr>
        <w:t>eedback</w:t>
      </w:r>
    </w:p>
    <w:p w14:paraId="086E2F01" w14:textId="77777777" w:rsidR="00DC7C93" w:rsidRPr="00C10F33" w:rsidRDefault="00DC7C93" w:rsidP="004017A0">
      <w:pPr>
        <w:rPr>
          <w:rFonts w:asciiTheme="majorHAnsi" w:hAnsiTheme="majorHAnsi" w:cstheme="majorHAnsi"/>
          <w:lang w:eastAsia="en-AU"/>
        </w:rPr>
      </w:pPr>
      <w:r w:rsidRPr="00C10F33">
        <w:rPr>
          <w:rFonts w:asciiTheme="majorHAnsi" w:hAnsiTheme="majorHAnsi" w:cstheme="majorHAnsi"/>
          <w:lang w:eastAsia="en-AU"/>
        </w:rPr>
        <w:t>The outcomes from the Synthesis Wor</w:t>
      </w:r>
      <w:r w:rsidR="005561B1">
        <w:rPr>
          <w:rFonts w:asciiTheme="majorHAnsi" w:hAnsiTheme="majorHAnsi" w:cstheme="majorHAnsi"/>
          <w:lang w:eastAsia="en-AU"/>
        </w:rPr>
        <w:t>kshop, along with the relevant s</w:t>
      </w:r>
      <w:r w:rsidRPr="00C10F33">
        <w:rPr>
          <w:rFonts w:asciiTheme="majorHAnsi" w:hAnsiTheme="majorHAnsi" w:cstheme="majorHAnsi"/>
          <w:lang w:eastAsia="en-AU"/>
        </w:rPr>
        <w:t xml:space="preserve">upporting </w:t>
      </w:r>
      <w:r w:rsidR="005561B1">
        <w:rPr>
          <w:rFonts w:asciiTheme="majorHAnsi" w:hAnsiTheme="majorHAnsi" w:cstheme="majorHAnsi"/>
          <w:lang w:eastAsia="en-AU"/>
        </w:rPr>
        <w:t>i</w:t>
      </w:r>
      <w:r w:rsidRPr="00C10F33">
        <w:rPr>
          <w:rFonts w:asciiTheme="majorHAnsi" w:hAnsiTheme="majorHAnsi" w:cstheme="majorHAnsi"/>
          <w:lang w:eastAsia="en-AU"/>
        </w:rPr>
        <w:t xml:space="preserve">nformation, were synthesised and sent to members of the Pesticide, Sediment, Nutrient Use Efficiency and Human Dimensions Working Groups. The </w:t>
      </w:r>
      <w:r w:rsidR="00CA2B62">
        <w:rPr>
          <w:rFonts w:asciiTheme="majorHAnsi" w:hAnsiTheme="majorHAnsi" w:cstheme="majorHAnsi"/>
          <w:lang w:eastAsia="en-AU"/>
        </w:rPr>
        <w:t>m</w:t>
      </w:r>
      <w:r w:rsidRPr="00C10F33">
        <w:rPr>
          <w:rFonts w:asciiTheme="majorHAnsi" w:hAnsiTheme="majorHAnsi" w:cstheme="majorHAnsi"/>
          <w:lang w:eastAsia="en-AU"/>
        </w:rPr>
        <w:t xml:space="preserve">arine and </w:t>
      </w:r>
      <w:r w:rsidR="00CA2B62">
        <w:rPr>
          <w:rFonts w:asciiTheme="majorHAnsi" w:hAnsiTheme="majorHAnsi" w:cstheme="majorHAnsi"/>
          <w:lang w:eastAsia="en-AU"/>
        </w:rPr>
        <w:t>c</w:t>
      </w:r>
      <w:r w:rsidRPr="00C10F33">
        <w:rPr>
          <w:rFonts w:asciiTheme="majorHAnsi" w:hAnsiTheme="majorHAnsi" w:cstheme="majorHAnsi"/>
          <w:lang w:eastAsia="en-AU"/>
        </w:rPr>
        <w:t xml:space="preserve">oastal research priorities were sent to relevant experts. </w:t>
      </w:r>
      <w:r w:rsidR="000359CE">
        <w:rPr>
          <w:rFonts w:asciiTheme="majorHAnsi" w:hAnsiTheme="majorHAnsi" w:cstheme="majorHAnsi"/>
          <w:lang w:eastAsia="en-AU"/>
        </w:rPr>
        <w:t>Working group members</w:t>
      </w:r>
      <w:r w:rsidR="000359CE" w:rsidRPr="00C10F33">
        <w:rPr>
          <w:rFonts w:asciiTheme="majorHAnsi" w:hAnsiTheme="majorHAnsi" w:cstheme="majorHAnsi"/>
          <w:lang w:eastAsia="en-AU"/>
        </w:rPr>
        <w:t xml:space="preserve"> </w:t>
      </w:r>
      <w:r w:rsidRPr="00C10F33">
        <w:rPr>
          <w:rFonts w:asciiTheme="majorHAnsi" w:hAnsiTheme="majorHAnsi" w:cstheme="majorHAnsi"/>
          <w:lang w:eastAsia="en-AU"/>
        </w:rPr>
        <w:t>were asked to provide feedback on whether they agreed with</w:t>
      </w:r>
      <w:r w:rsidR="000359CE">
        <w:rPr>
          <w:rFonts w:asciiTheme="majorHAnsi" w:hAnsiTheme="majorHAnsi" w:cstheme="majorHAnsi"/>
          <w:lang w:eastAsia="en-AU"/>
        </w:rPr>
        <w:t xml:space="preserve"> the wording and </w:t>
      </w:r>
      <w:r w:rsidRPr="00C10F33">
        <w:rPr>
          <w:rFonts w:asciiTheme="majorHAnsi" w:hAnsiTheme="majorHAnsi" w:cstheme="majorHAnsi"/>
          <w:lang w:eastAsia="en-AU"/>
        </w:rPr>
        <w:t xml:space="preserve">priority assigned to each </w:t>
      </w:r>
      <w:r w:rsidR="000359CE">
        <w:rPr>
          <w:rFonts w:asciiTheme="majorHAnsi" w:hAnsiTheme="majorHAnsi" w:cstheme="majorHAnsi"/>
          <w:lang w:eastAsia="en-AU"/>
        </w:rPr>
        <w:t>knowledge need</w:t>
      </w:r>
      <w:r w:rsidRPr="00C10F33">
        <w:rPr>
          <w:rFonts w:asciiTheme="majorHAnsi" w:hAnsiTheme="majorHAnsi" w:cstheme="majorHAnsi"/>
          <w:lang w:eastAsia="en-AU"/>
        </w:rPr>
        <w:t xml:space="preserve"> at the workshop</w:t>
      </w:r>
      <w:r w:rsidR="000359CE">
        <w:rPr>
          <w:rFonts w:asciiTheme="majorHAnsi" w:hAnsiTheme="majorHAnsi" w:cstheme="majorHAnsi"/>
          <w:lang w:eastAsia="en-AU"/>
        </w:rPr>
        <w:t xml:space="preserve"> </w:t>
      </w:r>
      <w:r w:rsidRPr="00C10F33">
        <w:rPr>
          <w:rFonts w:asciiTheme="majorHAnsi" w:hAnsiTheme="majorHAnsi" w:cstheme="majorHAnsi"/>
          <w:lang w:eastAsia="en-AU"/>
        </w:rPr>
        <w:t xml:space="preserve">and provide any additional comments. Feedback was collated and presented to the Independent Science Panel. </w:t>
      </w:r>
    </w:p>
    <w:p w14:paraId="060DE68D" w14:textId="77777777" w:rsidR="00E449D9" w:rsidRPr="00C10F33" w:rsidRDefault="00E449D9" w:rsidP="004017A0">
      <w:pPr>
        <w:spacing w:after="0" w:line="240" w:lineRule="auto"/>
        <w:rPr>
          <w:rFonts w:asciiTheme="majorHAnsi" w:eastAsia="Times New Roman" w:hAnsiTheme="majorHAnsi" w:cstheme="majorHAnsi"/>
        </w:rPr>
      </w:pPr>
    </w:p>
    <w:p w14:paraId="5E5250A4" w14:textId="77777777" w:rsidR="00E449D9" w:rsidRPr="00C10F33" w:rsidRDefault="003549AF" w:rsidP="004017A0">
      <w:pPr>
        <w:rPr>
          <w:rStyle w:val="Strong"/>
          <w:rFonts w:asciiTheme="majorHAnsi" w:hAnsiTheme="majorHAnsi" w:cstheme="majorHAnsi"/>
        </w:rPr>
      </w:pPr>
      <w:r w:rsidRPr="00C10F33">
        <w:rPr>
          <w:rStyle w:val="Strong"/>
          <w:rFonts w:asciiTheme="majorHAnsi" w:hAnsiTheme="majorHAnsi" w:cstheme="majorHAnsi"/>
        </w:rPr>
        <w:t xml:space="preserve">Finalisation of </w:t>
      </w:r>
      <w:r w:rsidR="001922C5">
        <w:rPr>
          <w:rStyle w:val="Strong"/>
          <w:rFonts w:asciiTheme="majorHAnsi" w:hAnsiTheme="majorHAnsi" w:cstheme="majorHAnsi"/>
        </w:rPr>
        <w:t>knowledge needs</w:t>
      </w:r>
    </w:p>
    <w:p w14:paraId="16EC7DDF" w14:textId="77777777" w:rsidR="00E449D9" w:rsidRPr="00C10F33" w:rsidRDefault="00E449D9" w:rsidP="004017A0">
      <w:pPr>
        <w:spacing w:after="0" w:line="240" w:lineRule="auto"/>
        <w:rPr>
          <w:rFonts w:asciiTheme="majorHAnsi" w:eastAsia="Times New Roman" w:hAnsiTheme="majorHAnsi" w:cstheme="majorHAnsi"/>
        </w:rPr>
      </w:pPr>
      <w:r w:rsidRPr="00C10F33">
        <w:rPr>
          <w:rFonts w:asciiTheme="majorHAnsi" w:eastAsia="Times New Roman" w:hAnsiTheme="majorHAnsi" w:cstheme="majorHAnsi"/>
        </w:rPr>
        <w:t xml:space="preserve">The wording of the </w:t>
      </w:r>
      <w:r w:rsidR="001922C5">
        <w:rPr>
          <w:rFonts w:asciiTheme="majorHAnsi" w:eastAsia="Times New Roman" w:hAnsiTheme="majorHAnsi" w:cstheme="majorHAnsi"/>
        </w:rPr>
        <w:t>knowledge needs</w:t>
      </w:r>
      <w:r w:rsidRPr="00C10F33">
        <w:rPr>
          <w:rFonts w:asciiTheme="majorHAnsi" w:eastAsia="Times New Roman" w:hAnsiTheme="majorHAnsi" w:cstheme="majorHAnsi"/>
        </w:rPr>
        <w:t xml:space="preserve"> </w:t>
      </w:r>
      <w:r w:rsidR="003549AF" w:rsidRPr="00C10F33">
        <w:rPr>
          <w:rFonts w:asciiTheme="majorHAnsi" w:eastAsia="Times New Roman" w:hAnsiTheme="majorHAnsi" w:cstheme="majorHAnsi"/>
        </w:rPr>
        <w:t>was</w:t>
      </w:r>
      <w:r w:rsidRPr="00C10F33">
        <w:rPr>
          <w:rFonts w:asciiTheme="majorHAnsi" w:eastAsia="Times New Roman" w:hAnsiTheme="majorHAnsi" w:cstheme="majorHAnsi"/>
        </w:rPr>
        <w:t xml:space="preserve"> finalised and reviewed by authors from the 2017 Scientific Consensus Statement (and/or experts from the </w:t>
      </w:r>
      <w:r w:rsidR="005561B1">
        <w:rPr>
          <w:rFonts w:asciiTheme="majorHAnsi" w:eastAsia="Times New Roman" w:hAnsiTheme="majorHAnsi" w:cstheme="majorHAnsi"/>
        </w:rPr>
        <w:t>w</w:t>
      </w:r>
      <w:r w:rsidRPr="00C10F33">
        <w:rPr>
          <w:rFonts w:asciiTheme="majorHAnsi" w:eastAsia="Times New Roman" w:hAnsiTheme="majorHAnsi" w:cstheme="majorHAnsi"/>
        </w:rPr>
        <w:t xml:space="preserve">orking </w:t>
      </w:r>
      <w:r w:rsidR="00543FDD">
        <w:rPr>
          <w:rFonts w:asciiTheme="majorHAnsi" w:eastAsia="Times New Roman" w:hAnsiTheme="majorHAnsi" w:cstheme="majorHAnsi"/>
        </w:rPr>
        <w:t>g</w:t>
      </w:r>
      <w:r w:rsidRPr="00C10F33">
        <w:rPr>
          <w:rFonts w:asciiTheme="majorHAnsi" w:eastAsia="Times New Roman" w:hAnsiTheme="majorHAnsi" w:cstheme="majorHAnsi"/>
        </w:rPr>
        <w:t xml:space="preserve">roups) and approved by the Independent Science Panel and the Reef 2050 Executive Steering Committee. </w:t>
      </w:r>
    </w:p>
    <w:p w14:paraId="09A582C5" w14:textId="77777777" w:rsidR="00E449D9" w:rsidRDefault="00E449D9" w:rsidP="004017A0">
      <w:pPr>
        <w:spacing w:after="0" w:line="240" w:lineRule="auto"/>
        <w:rPr>
          <w:rFonts w:ascii="Calibri" w:eastAsia="Times New Roman" w:hAnsi="Calibri" w:cs="Calibri"/>
        </w:rPr>
      </w:pPr>
    </w:p>
    <w:p w14:paraId="1798CE96" w14:textId="77777777" w:rsidR="001D2F63" w:rsidRDefault="001D2F63" w:rsidP="004017A0">
      <w:pPr>
        <w:rPr>
          <w:lang w:eastAsia="en-AU"/>
        </w:rPr>
      </w:pPr>
    </w:p>
    <w:p w14:paraId="2D96803B" w14:textId="12638243" w:rsidR="0078054C" w:rsidRDefault="00AD4840" w:rsidP="004017A0">
      <w:pPr>
        <w:rPr>
          <w:lang w:eastAsia="en-AU"/>
        </w:rPr>
      </w:pPr>
      <w:hyperlink w:anchor="_Consultation_and_engagement" w:history="1">
        <w:r w:rsidR="001D2F63" w:rsidRPr="002E6FBD">
          <w:rPr>
            <w:rStyle w:val="Hyperlink"/>
            <w:rFonts w:ascii="Century Gothic" w:hAnsi="Century Gothic"/>
            <w:sz w:val="20"/>
          </w:rPr>
          <w:t>Back to Consultation and Engagement</w:t>
        </w:r>
      </w:hyperlink>
    </w:p>
    <w:p w14:paraId="01C227E9" w14:textId="502608B4" w:rsidR="00572DA8" w:rsidRDefault="000359CE" w:rsidP="004017A0">
      <w:pPr>
        <w:pStyle w:val="Heading1"/>
      </w:pPr>
      <w:bookmarkStart w:id="84" w:name="_Appendix_2:_Human"/>
      <w:bookmarkEnd w:id="84"/>
      <w:r>
        <w:br w:type="column"/>
      </w:r>
      <w:bookmarkStart w:id="85" w:name="_Toc517797039"/>
      <w:bookmarkStart w:id="86" w:name="_Toc517872833"/>
      <w:r w:rsidR="00572DA8">
        <w:lastRenderedPageBreak/>
        <w:t xml:space="preserve">Appendix 2: Human </w:t>
      </w:r>
      <w:r w:rsidR="00455772">
        <w:t>d</w:t>
      </w:r>
      <w:r w:rsidR="00572DA8">
        <w:t>imensions consultation and engagement</w:t>
      </w:r>
      <w:bookmarkEnd w:id="85"/>
      <w:bookmarkEnd w:id="86"/>
    </w:p>
    <w:p w14:paraId="1081CC45" w14:textId="77777777" w:rsidR="007D7E13" w:rsidRDefault="007D7E13" w:rsidP="005561B1"/>
    <w:p w14:paraId="5E863681" w14:textId="77777777" w:rsidR="009E15F4" w:rsidRPr="007D7E13" w:rsidRDefault="009E15F4" w:rsidP="005561B1">
      <w:pPr>
        <w:spacing w:line="276" w:lineRule="auto"/>
        <w:rPr>
          <w:rFonts w:asciiTheme="majorHAnsi" w:hAnsiTheme="majorHAnsi" w:cstheme="majorHAnsi"/>
        </w:rPr>
      </w:pPr>
      <w:r w:rsidRPr="007D7E13">
        <w:rPr>
          <w:rFonts w:asciiTheme="majorHAnsi" w:hAnsiTheme="majorHAnsi" w:cstheme="majorHAnsi"/>
        </w:rPr>
        <w:t xml:space="preserve">In November 2017, an initial Synthesis Workshop was held in Townsville </w:t>
      </w:r>
      <w:r>
        <w:rPr>
          <w:rFonts w:asciiTheme="majorHAnsi" w:hAnsiTheme="majorHAnsi" w:cstheme="majorHAnsi"/>
        </w:rPr>
        <w:t xml:space="preserve">with highly invested water quality stakeholders and experts </w:t>
      </w:r>
      <w:r w:rsidRPr="007D7E13">
        <w:rPr>
          <w:rFonts w:asciiTheme="majorHAnsi" w:hAnsiTheme="majorHAnsi" w:cstheme="majorHAnsi"/>
        </w:rPr>
        <w:t xml:space="preserve">to begin prioritisation discussions for the RDI Strategy. The social and economic research priorities identified from the </w:t>
      </w:r>
      <w:r w:rsidR="0097141F">
        <w:rPr>
          <w:rFonts w:asciiTheme="majorHAnsi" w:hAnsiTheme="majorHAnsi" w:cstheme="majorHAnsi"/>
        </w:rPr>
        <w:t xml:space="preserve">2017 </w:t>
      </w:r>
      <w:r w:rsidRPr="007D7E13">
        <w:rPr>
          <w:rFonts w:asciiTheme="majorHAnsi" w:hAnsiTheme="majorHAnsi" w:cstheme="majorHAnsi"/>
        </w:rPr>
        <w:t>Scientific Consensus Statement were examined</w:t>
      </w:r>
      <w:r>
        <w:rPr>
          <w:rFonts w:asciiTheme="majorHAnsi" w:hAnsiTheme="majorHAnsi" w:cstheme="majorHAnsi"/>
        </w:rPr>
        <w:t>. This was followed by a</w:t>
      </w:r>
      <w:r w:rsidRPr="007D7E13">
        <w:rPr>
          <w:rFonts w:asciiTheme="majorHAnsi" w:hAnsiTheme="majorHAnsi" w:cstheme="majorHAnsi"/>
        </w:rPr>
        <w:t xml:space="preserve"> discussion </w:t>
      </w:r>
      <w:r>
        <w:rPr>
          <w:rFonts w:asciiTheme="majorHAnsi" w:hAnsiTheme="majorHAnsi" w:cstheme="majorHAnsi"/>
        </w:rPr>
        <w:t xml:space="preserve">to </w:t>
      </w:r>
      <w:r w:rsidRPr="007D7E13">
        <w:rPr>
          <w:rFonts w:asciiTheme="majorHAnsi" w:hAnsiTheme="majorHAnsi" w:cstheme="majorHAnsi"/>
        </w:rPr>
        <w:t>prioriti</w:t>
      </w:r>
      <w:r>
        <w:rPr>
          <w:rFonts w:asciiTheme="majorHAnsi" w:hAnsiTheme="majorHAnsi" w:cstheme="majorHAnsi"/>
        </w:rPr>
        <w:t>se</w:t>
      </w:r>
      <w:r w:rsidRPr="007D7E13">
        <w:rPr>
          <w:rFonts w:asciiTheme="majorHAnsi" w:hAnsiTheme="majorHAnsi" w:cstheme="majorHAnsi"/>
        </w:rPr>
        <w:t xml:space="preserve"> and refin</w:t>
      </w:r>
      <w:r>
        <w:rPr>
          <w:rFonts w:asciiTheme="majorHAnsi" w:hAnsiTheme="majorHAnsi" w:cstheme="majorHAnsi"/>
        </w:rPr>
        <w:t>e</w:t>
      </w:r>
      <w:r w:rsidRPr="007D7E13">
        <w:rPr>
          <w:rFonts w:asciiTheme="majorHAnsi" w:hAnsiTheme="majorHAnsi" w:cstheme="majorHAnsi"/>
        </w:rPr>
        <w:t xml:space="preserve"> </w:t>
      </w:r>
      <w:r>
        <w:rPr>
          <w:rFonts w:asciiTheme="majorHAnsi" w:hAnsiTheme="majorHAnsi" w:cstheme="majorHAnsi"/>
        </w:rPr>
        <w:t xml:space="preserve">the </w:t>
      </w:r>
      <w:r w:rsidRPr="007D7E13">
        <w:rPr>
          <w:rFonts w:asciiTheme="majorHAnsi" w:hAnsiTheme="majorHAnsi" w:cstheme="majorHAnsi"/>
        </w:rPr>
        <w:t xml:space="preserve">key gaps. Following this workshop, information was sent to a broader group of stakeholders </w:t>
      </w:r>
      <w:r>
        <w:rPr>
          <w:rFonts w:asciiTheme="majorHAnsi" w:hAnsiTheme="majorHAnsi" w:cstheme="majorHAnsi"/>
        </w:rPr>
        <w:t xml:space="preserve">to rank </w:t>
      </w:r>
      <w:r w:rsidRPr="007D7E13">
        <w:rPr>
          <w:rFonts w:asciiTheme="majorHAnsi" w:hAnsiTheme="majorHAnsi" w:cstheme="majorHAnsi"/>
        </w:rPr>
        <w:t xml:space="preserve">the highest research priorities from the </w:t>
      </w:r>
      <w:r w:rsidR="0097141F">
        <w:rPr>
          <w:rFonts w:asciiTheme="majorHAnsi" w:hAnsiTheme="majorHAnsi" w:cstheme="majorHAnsi"/>
        </w:rPr>
        <w:t xml:space="preserve">2017 Scientific Consensus Statement </w:t>
      </w:r>
      <w:r w:rsidRPr="007D7E13">
        <w:rPr>
          <w:rFonts w:asciiTheme="majorHAnsi" w:hAnsiTheme="majorHAnsi" w:cstheme="majorHAnsi"/>
        </w:rPr>
        <w:t>and to review the wording of gaps.</w:t>
      </w:r>
    </w:p>
    <w:p w14:paraId="5DE5CF9F" w14:textId="77777777" w:rsidR="009E15F4" w:rsidRPr="007D7E13" w:rsidRDefault="009E15F4" w:rsidP="005561B1">
      <w:pPr>
        <w:spacing w:line="276" w:lineRule="auto"/>
        <w:rPr>
          <w:rFonts w:asciiTheme="majorHAnsi" w:hAnsiTheme="majorHAnsi" w:cstheme="majorHAnsi"/>
        </w:rPr>
      </w:pPr>
      <w:r w:rsidRPr="007D7E13">
        <w:rPr>
          <w:rFonts w:asciiTheme="majorHAnsi" w:hAnsiTheme="majorHAnsi" w:cstheme="majorHAnsi"/>
        </w:rPr>
        <w:t xml:space="preserve">To further refine the </w:t>
      </w:r>
      <w:r>
        <w:rPr>
          <w:rFonts w:asciiTheme="majorHAnsi" w:hAnsiTheme="majorHAnsi" w:cstheme="majorHAnsi"/>
        </w:rPr>
        <w:t>information</w:t>
      </w:r>
      <w:r w:rsidR="005561B1">
        <w:rPr>
          <w:rFonts w:asciiTheme="majorHAnsi" w:hAnsiTheme="majorHAnsi" w:cstheme="majorHAnsi"/>
        </w:rPr>
        <w:t xml:space="preserve"> from the S</w:t>
      </w:r>
      <w:r w:rsidRPr="007D7E13">
        <w:rPr>
          <w:rFonts w:asciiTheme="majorHAnsi" w:hAnsiTheme="majorHAnsi" w:cstheme="majorHAnsi"/>
        </w:rPr>
        <w:t xml:space="preserve">ynthesis </w:t>
      </w:r>
      <w:r w:rsidR="0097141F">
        <w:rPr>
          <w:rFonts w:asciiTheme="majorHAnsi" w:hAnsiTheme="majorHAnsi" w:cstheme="majorHAnsi"/>
        </w:rPr>
        <w:t>W</w:t>
      </w:r>
      <w:r w:rsidRPr="007D7E13">
        <w:rPr>
          <w:rFonts w:asciiTheme="majorHAnsi" w:hAnsiTheme="majorHAnsi" w:cstheme="majorHAnsi"/>
        </w:rPr>
        <w:t>orkshop and to develop a list of possible research questions/criteria for further consultation, another workshop was held in March</w:t>
      </w:r>
      <w:r>
        <w:rPr>
          <w:rFonts w:asciiTheme="majorHAnsi" w:hAnsiTheme="majorHAnsi" w:cstheme="majorHAnsi"/>
        </w:rPr>
        <w:t xml:space="preserve"> </w:t>
      </w:r>
      <w:r w:rsidR="0097141F">
        <w:rPr>
          <w:rFonts w:asciiTheme="majorHAnsi" w:hAnsiTheme="majorHAnsi" w:cstheme="majorHAnsi"/>
        </w:rPr>
        <w:t xml:space="preserve">2018 </w:t>
      </w:r>
      <w:r>
        <w:rPr>
          <w:rFonts w:asciiTheme="majorHAnsi" w:hAnsiTheme="majorHAnsi" w:cstheme="majorHAnsi"/>
        </w:rPr>
        <w:t>with a smaller group of key experts</w:t>
      </w:r>
      <w:r w:rsidRPr="007D7E13">
        <w:rPr>
          <w:rFonts w:asciiTheme="majorHAnsi" w:hAnsiTheme="majorHAnsi" w:cstheme="majorHAnsi"/>
        </w:rPr>
        <w:t xml:space="preserve">. After </w:t>
      </w:r>
      <w:r>
        <w:rPr>
          <w:rFonts w:asciiTheme="majorHAnsi" w:hAnsiTheme="majorHAnsi" w:cstheme="majorHAnsi"/>
        </w:rPr>
        <w:t>clarifying the</w:t>
      </w:r>
      <w:r w:rsidRPr="007D7E13">
        <w:rPr>
          <w:rFonts w:asciiTheme="majorHAnsi" w:hAnsiTheme="majorHAnsi" w:cstheme="majorHAnsi"/>
        </w:rPr>
        <w:t xml:space="preserve"> </w:t>
      </w:r>
      <w:r>
        <w:rPr>
          <w:rFonts w:asciiTheme="majorHAnsi" w:hAnsiTheme="majorHAnsi" w:cstheme="majorHAnsi"/>
        </w:rPr>
        <w:t>scope</w:t>
      </w:r>
      <w:r w:rsidRPr="007D7E13">
        <w:rPr>
          <w:rFonts w:asciiTheme="majorHAnsi" w:hAnsiTheme="majorHAnsi" w:cstheme="majorHAnsi"/>
        </w:rPr>
        <w:t xml:space="preserve"> of Human Dimensions</w:t>
      </w:r>
      <w:r>
        <w:rPr>
          <w:rFonts w:asciiTheme="majorHAnsi" w:hAnsiTheme="majorHAnsi" w:cstheme="majorHAnsi"/>
        </w:rPr>
        <w:t xml:space="preserve"> and </w:t>
      </w:r>
      <w:r w:rsidRPr="007D7E13">
        <w:rPr>
          <w:rFonts w:asciiTheme="majorHAnsi" w:hAnsiTheme="majorHAnsi" w:cstheme="majorHAnsi"/>
        </w:rPr>
        <w:t xml:space="preserve">the role of participants, </w:t>
      </w:r>
      <w:r>
        <w:rPr>
          <w:rFonts w:asciiTheme="majorHAnsi" w:hAnsiTheme="majorHAnsi" w:cstheme="majorHAnsi"/>
        </w:rPr>
        <w:t xml:space="preserve">key </w:t>
      </w:r>
      <w:r w:rsidR="001922C5">
        <w:rPr>
          <w:rFonts w:asciiTheme="majorHAnsi" w:hAnsiTheme="majorHAnsi" w:cstheme="majorHAnsi"/>
        </w:rPr>
        <w:t>knowledge needs</w:t>
      </w:r>
      <w:r>
        <w:rPr>
          <w:rFonts w:asciiTheme="majorHAnsi" w:hAnsiTheme="majorHAnsi" w:cstheme="majorHAnsi"/>
        </w:rPr>
        <w:t xml:space="preserve"> as part of a framework were discussed</w:t>
      </w:r>
      <w:r w:rsidR="0097141F">
        <w:rPr>
          <w:rFonts w:asciiTheme="majorHAnsi" w:hAnsiTheme="majorHAnsi" w:cstheme="majorHAnsi"/>
        </w:rPr>
        <w:t>,</w:t>
      </w:r>
      <w:r>
        <w:rPr>
          <w:rFonts w:asciiTheme="majorHAnsi" w:hAnsiTheme="majorHAnsi" w:cstheme="majorHAnsi"/>
        </w:rPr>
        <w:t xml:space="preserve"> alongside a further consultation process on how the framework will be refined and agreed. This process ensured that the framework</w:t>
      </w:r>
      <w:r w:rsidRPr="007D7E13">
        <w:rPr>
          <w:rFonts w:asciiTheme="majorHAnsi" w:hAnsiTheme="majorHAnsi" w:cstheme="majorHAnsi"/>
        </w:rPr>
        <w:t xml:space="preserve"> reflect</w:t>
      </w:r>
      <w:r>
        <w:rPr>
          <w:rFonts w:asciiTheme="majorHAnsi" w:hAnsiTheme="majorHAnsi" w:cstheme="majorHAnsi"/>
        </w:rPr>
        <w:t>ed</w:t>
      </w:r>
      <w:r w:rsidRPr="007D7E13">
        <w:rPr>
          <w:rFonts w:asciiTheme="majorHAnsi" w:hAnsiTheme="majorHAnsi" w:cstheme="majorHAnsi"/>
        </w:rPr>
        <w:t xml:space="preserve"> the </w:t>
      </w:r>
      <w:r w:rsidR="005561B1">
        <w:rPr>
          <w:rFonts w:asciiTheme="majorHAnsi" w:hAnsiTheme="majorHAnsi" w:cstheme="majorHAnsi"/>
        </w:rPr>
        <w:t xml:space="preserve">2017 </w:t>
      </w:r>
      <w:r w:rsidRPr="007D7E13">
        <w:rPr>
          <w:rFonts w:asciiTheme="majorHAnsi" w:hAnsiTheme="majorHAnsi" w:cstheme="majorHAnsi"/>
        </w:rPr>
        <w:t xml:space="preserve">Scientific Consensus Statement findings, </w:t>
      </w:r>
      <w:r>
        <w:rPr>
          <w:rFonts w:asciiTheme="majorHAnsi" w:hAnsiTheme="majorHAnsi" w:cstheme="majorHAnsi"/>
        </w:rPr>
        <w:t>and established</w:t>
      </w:r>
      <w:r w:rsidRPr="007D7E13">
        <w:rPr>
          <w:rFonts w:asciiTheme="majorHAnsi" w:hAnsiTheme="majorHAnsi" w:cstheme="majorHAnsi"/>
        </w:rPr>
        <w:t xml:space="preserve"> headings around which research questions could be developed. </w:t>
      </w:r>
    </w:p>
    <w:p w14:paraId="545B0205" w14:textId="77777777" w:rsidR="009E15F4" w:rsidRPr="007D7E13" w:rsidRDefault="009E15F4" w:rsidP="005561B1">
      <w:pPr>
        <w:spacing w:line="276" w:lineRule="auto"/>
        <w:rPr>
          <w:rFonts w:asciiTheme="majorHAnsi" w:hAnsiTheme="majorHAnsi" w:cstheme="majorHAnsi"/>
          <w:b/>
          <w:bCs/>
          <w:caps/>
        </w:rPr>
      </w:pPr>
      <w:r w:rsidRPr="007D7E13">
        <w:rPr>
          <w:rFonts w:asciiTheme="majorHAnsi" w:hAnsiTheme="majorHAnsi" w:cstheme="majorHAnsi"/>
        </w:rPr>
        <w:t>In April</w:t>
      </w:r>
      <w:r w:rsidR="0097141F">
        <w:rPr>
          <w:rFonts w:asciiTheme="majorHAnsi" w:hAnsiTheme="majorHAnsi" w:cstheme="majorHAnsi"/>
        </w:rPr>
        <w:t xml:space="preserve"> 2018</w:t>
      </w:r>
      <w:r w:rsidRPr="007D7E13">
        <w:rPr>
          <w:rFonts w:asciiTheme="majorHAnsi" w:hAnsiTheme="majorHAnsi" w:cstheme="majorHAnsi"/>
        </w:rPr>
        <w:t xml:space="preserve">, a </w:t>
      </w:r>
      <w:r>
        <w:rPr>
          <w:rFonts w:asciiTheme="majorHAnsi" w:hAnsiTheme="majorHAnsi" w:cstheme="majorHAnsi"/>
        </w:rPr>
        <w:t xml:space="preserve">targeted </w:t>
      </w:r>
      <w:r w:rsidRPr="007D7E13">
        <w:rPr>
          <w:rFonts w:asciiTheme="majorHAnsi" w:hAnsiTheme="majorHAnsi" w:cstheme="majorHAnsi"/>
        </w:rPr>
        <w:t xml:space="preserve">group workshop was held to refine the questions and priorities further, resulting in </w:t>
      </w:r>
      <w:r>
        <w:rPr>
          <w:rFonts w:asciiTheme="majorHAnsi" w:hAnsiTheme="majorHAnsi" w:cstheme="majorHAnsi"/>
        </w:rPr>
        <w:t xml:space="preserve">the refinement of </w:t>
      </w:r>
      <w:r w:rsidRPr="007D7E13">
        <w:rPr>
          <w:rFonts w:asciiTheme="majorHAnsi" w:hAnsiTheme="majorHAnsi" w:cstheme="majorHAnsi"/>
        </w:rPr>
        <w:t>key questions. These were</w:t>
      </w:r>
      <w:r>
        <w:rPr>
          <w:rFonts w:asciiTheme="majorHAnsi" w:hAnsiTheme="majorHAnsi" w:cstheme="majorHAnsi"/>
        </w:rPr>
        <w:t xml:space="preserve"> </w:t>
      </w:r>
      <w:r w:rsidRPr="007D7E13">
        <w:rPr>
          <w:rFonts w:asciiTheme="majorHAnsi" w:hAnsiTheme="majorHAnsi" w:cstheme="majorHAnsi"/>
        </w:rPr>
        <w:t xml:space="preserve">circulated to the working party </w:t>
      </w:r>
      <w:r>
        <w:rPr>
          <w:rFonts w:asciiTheme="majorHAnsi" w:hAnsiTheme="majorHAnsi" w:cstheme="majorHAnsi"/>
        </w:rPr>
        <w:t xml:space="preserve">as well as </w:t>
      </w:r>
      <w:r w:rsidRPr="007D7E13">
        <w:rPr>
          <w:rFonts w:asciiTheme="majorHAnsi" w:hAnsiTheme="majorHAnsi" w:cstheme="majorHAnsi"/>
        </w:rPr>
        <w:t>to a few key external stakeholders for final comment. Final feedback was incorporated and questions were then submitted to the I</w:t>
      </w:r>
      <w:r w:rsidR="0097141F">
        <w:rPr>
          <w:rFonts w:asciiTheme="majorHAnsi" w:hAnsiTheme="majorHAnsi" w:cstheme="majorHAnsi"/>
        </w:rPr>
        <w:t xml:space="preserve">ndependent </w:t>
      </w:r>
      <w:r w:rsidRPr="007D7E13">
        <w:rPr>
          <w:rFonts w:asciiTheme="majorHAnsi" w:hAnsiTheme="majorHAnsi" w:cstheme="majorHAnsi"/>
        </w:rPr>
        <w:t>S</w:t>
      </w:r>
      <w:r w:rsidR="0097141F">
        <w:rPr>
          <w:rFonts w:asciiTheme="majorHAnsi" w:hAnsiTheme="majorHAnsi" w:cstheme="majorHAnsi"/>
        </w:rPr>
        <w:t xml:space="preserve">cience </w:t>
      </w:r>
      <w:r w:rsidRPr="007D7E13">
        <w:rPr>
          <w:rFonts w:asciiTheme="majorHAnsi" w:hAnsiTheme="majorHAnsi" w:cstheme="majorHAnsi"/>
        </w:rPr>
        <w:t>P</w:t>
      </w:r>
      <w:r w:rsidR="0097141F">
        <w:rPr>
          <w:rFonts w:asciiTheme="majorHAnsi" w:hAnsiTheme="majorHAnsi" w:cstheme="majorHAnsi"/>
        </w:rPr>
        <w:t>anel</w:t>
      </w:r>
      <w:r>
        <w:rPr>
          <w:rFonts w:asciiTheme="majorHAnsi" w:hAnsiTheme="majorHAnsi" w:cstheme="majorHAnsi"/>
        </w:rPr>
        <w:t xml:space="preserve"> for their consideration</w:t>
      </w:r>
      <w:r w:rsidRPr="007D7E13">
        <w:rPr>
          <w:rFonts w:asciiTheme="majorHAnsi" w:hAnsiTheme="majorHAnsi" w:cstheme="majorHAnsi"/>
        </w:rPr>
        <w:t xml:space="preserve">.  </w:t>
      </w:r>
    </w:p>
    <w:p w14:paraId="42694BF0" w14:textId="549619BE" w:rsidR="007D7E13" w:rsidRDefault="007D7E13" w:rsidP="007D7E13"/>
    <w:p w14:paraId="5C931306" w14:textId="02BBA0E2" w:rsidR="00572DA8" w:rsidRDefault="00AD4840" w:rsidP="00572DA8">
      <w:hyperlink w:anchor="_Consultation_and_engagement" w:history="1">
        <w:r w:rsidR="001D2F63" w:rsidRPr="002E6FBD">
          <w:rPr>
            <w:rStyle w:val="Hyperlink"/>
            <w:rFonts w:ascii="Century Gothic" w:hAnsi="Century Gothic"/>
            <w:sz w:val="20"/>
          </w:rPr>
          <w:t>Back to Consultation and Engagement</w:t>
        </w:r>
      </w:hyperlink>
    </w:p>
    <w:p w14:paraId="114DA90C" w14:textId="77777777" w:rsidR="00572DA8" w:rsidRDefault="00E229BE" w:rsidP="00572DA8">
      <w:pPr>
        <w:pStyle w:val="Heading1"/>
      </w:pPr>
      <w:bookmarkStart w:id="87" w:name="_Appendix_3:_Particulate"/>
      <w:bookmarkEnd w:id="87"/>
      <w:r>
        <w:br w:type="column"/>
      </w:r>
      <w:bookmarkStart w:id="88" w:name="_Toc517797040"/>
      <w:bookmarkStart w:id="89" w:name="_Toc517872834"/>
      <w:r w:rsidR="00572DA8">
        <w:lastRenderedPageBreak/>
        <w:t>Appendix 3: Particulate Nutrients consultation and engagement</w:t>
      </w:r>
      <w:bookmarkEnd w:id="88"/>
      <w:bookmarkEnd w:id="89"/>
    </w:p>
    <w:p w14:paraId="6B5AD8FE" w14:textId="77777777" w:rsidR="00E229BE" w:rsidRPr="00617133" w:rsidRDefault="00E229BE" w:rsidP="00B9016E"/>
    <w:p w14:paraId="17438BDA" w14:textId="77777777" w:rsidR="008370D7" w:rsidRPr="00617133" w:rsidRDefault="008370D7" w:rsidP="00E229BE">
      <w:pPr>
        <w:rPr>
          <w:rFonts w:asciiTheme="majorHAnsi" w:hAnsiTheme="majorHAnsi"/>
          <w:b/>
          <w:i/>
        </w:rPr>
      </w:pPr>
      <w:bookmarkStart w:id="90" w:name="_Hlk516606614"/>
      <w:r w:rsidRPr="00617133">
        <w:rPr>
          <w:rFonts w:asciiTheme="majorHAnsi" w:hAnsiTheme="majorHAnsi"/>
          <w:b/>
          <w:i/>
        </w:rPr>
        <w:t>Background</w:t>
      </w:r>
    </w:p>
    <w:p w14:paraId="1558DC2D" w14:textId="77777777" w:rsidR="008370D7" w:rsidRPr="00B9016E" w:rsidRDefault="008370D7" w:rsidP="005561B1">
      <w:pPr>
        <w:rPr>
          <w:rFonts w:asciiTheme="majorHAnsi" w:hAnsiTheme="majorHAnsi"/>
        </w:rPr>
      </w:pPr>
      <w:r w:rsidRPr="00B9016E">
        <w:rPr>
          <w:rFonts w:asciiTheme="majorHAnsi" w:hAnsiTheme="majorHAnsi"/>
        </w:rPr>
        <w:t>On behalf of the Office of the Great Barrier Reef, C</w:t>
      </w:r>
      <w:r w:rsidRPr="00B9016E">
        <w:rPr>
          <w:rFonts w:asciiTheme="majorHAnsi" w:hAnsiTheme="majorHAnsi"/>
          <w:vertAlign w:val="subscript"/>
        </w:rPr>
        <w:t>2</w:t>
      </w:r>
      <w:r w:rsidRPr="00B9016E">
        <w:rPr>
          <w:rFonts w:asciiTheme="majorHAnsi" w:hAnsiTheme="majorHAnsi"/>
        </w:rPr>
        <w:t>O Consulting coordinated a</w:t>
      </w:r>
      <w:r w:rsidR="00E06139" w:rsidRPr="00617133">
        <w:rPr>
          <w:rFonts w:asciiTheme="majorHAnsi" w:hAnsiTheme="majorHAnsi" w:cstheme="majorHAnsi"/>
        </w:rPr>
        <w:t xml:space="preserve"> </w:t>
      </w:r>
      <w:r w:rsidR="00244F77">
        <w:rPr>
          <w:rFonts w:asciiTheme="majorHAnsi" w:hAnsiTheme="majorHAnsi" w:cstheme="majorHAnsi"/>
        </w:rPr>
        <w:t>Bioavailable Nutrient</w:t>
      </w:r>
      <w:r w:rsidRPr="00E229BE">
        <w:rPr>
          <w:rFonts w:asciiTheme="majorHAnsi" w:hAnsiTheme="majorHAnsi" w:cstheme="majorHAnsi"/>
        </w:rPr>
        <w:t xml:space="preserve"> </w:t>
      </w:r>
      <w:r w:rsidRPr="00B9016E">
        <w:rPr>
          <w:rFonts w:asciiTheme="majorHAnsi" w:hAnsiTheme="majorHAnsi"/>
        </w:rPr>
        <w:t>workshop on 15 March 2018 aiming to provide clearer direction for future efforts to support improved understanding and management of bioavailable nutrient sources, pathways and impacts in the Great Barrier Reef. The outcomes will guide investment in management responses associated with bioavailable nutrients for achieving outcomes for the health of the Reef.</w:t>
      </w:r>
    </w:p>
    <w:p w14:paraId="0D0363BF" w14:textId="77777777" w:rsidR="008370D7" w:rsidRPr="00B9016E" w:rsidRDefault="008370D7" w:rsidP="005561B1">
      <w:pPr>
        <w:rPr>
          <w:rFonts w:asciiTheme="majorHAnsi" w:hAnsiTheme="majorHAnsi"/>
        </w:rPr>
      </w:pPr>
      <w:r w:rsidRPr="00B9016E">
        <w:rPr>
          <w:rFonts w:asciiTheme="majorHAnsi" w:hAnsiTheme="majorHAnsi"/>
        </w:rPr>
        <w:t xml:space="preserve">The workshop </w:t>
      </w:r>
      <w:r w:rsidRPr="00E229BE">
        <w:rPr>
          <w:rFonts w:asciiTheme="majorHAnsi" w:hAnsiTheme="majorHAnsi" w:cstheme="majorHAnsi"/>
        </w:rPr>
        <w:t>provide</w:t>
      </w:r>
      <w:r w:rsidR="00A3535B">
        <w:rPr>
          <w:rFonts w:asciiTheme="majorHAnsi" w:hAnsiTheme="majorHAnsi" w:cstheme="majorHAnsi"/>
        </w:rPr>
        <w:t>d</w:t>
      </w:r>
      <w:r w:rsidRPr="00B9016E">
        <w:rPr>
          <w:rFonts w:asciiTheme="majorHAnsi" w:hAnsiTheme="majorHAnsi"/>
        </w:rPr>
        <w:t>:</w:t>
      </w:r>
    </w:p>
    <w:p w14:paraId="56164F1B" w14:textId="77777777" w:rsidR="008370D7" w:rsidRPr="00B9016E" w:rsidRDefault="008370D7" w:rsidP="00E64B0B">
      <w:pPr>
        <w:numPr>
          <w:ilvl w:val="0"/>
          <w:numId w:val="10"/>
        </w:numPr>
        <w:spacing w:after="120" w:line="240" w:lineRule="auto"/>
        <w:ind w:left="426" w:hanging="284"/>
        <w:rPr>
          <w:rFonts w:asciiTheme="majorHAnsi" w:hAnsiTheme="majorHAnsi"/>
        </w:rPr>
      </w:pPr>
      <w:r w:rsidRPr="00B9016E">
        <w:rPr>
          <w:rFonts w:asciiTheme="majorHAnsi" w:hAnsiTheme="majorHAnsi"/>
        </w:rPr>
        <w:t xml:space="preserve">An agreed conceptual model of the delivery, transformation and fate of bioavailable nutrients from their source to the Reef. This </w:t>
      </w:r>
      <w:r w:rsidR="00E06139" w:rsidRPr="00617133">
        <w:rPr>
          <w:rFonts w:asciiTheme="majorHAnsi" w:hAnsiTheme="majorHAnsi" w:cstheme="majorHAnsi"/>
        </w:rPr>
        <w:t>will</w:t>
      </w:r>
      <w:r w:rsidRPr="00B9016E">
        <w:rPr>
          <w:rFonts w:asciiTheme="majorHAnsi" w:hAnsiTheme="majorHAnsi"/>
        </w:rPr>
        <w:t xml:space="preserve"> help communicate this complex issue for management, policy and modelling</w:t>
      </w:r>
      <w:r w:rsidR="00A3535B">
        <w:rPr>
          <w:rFonts w:asciiTheme="majorHAnsi" w:hAnsiTheme="majorHAnsi" w:cstheme="majorHAnsi"/>
        </w:rPr>
        <w:t>,</w:t>
      </w:r>
      <w:r w:rsidRPr="00B9016E">
        <w:rPr>
          <w:rFonts w:asciiTheme="majorHAnsi" w:hAnsiTheme="majorHAnsi"/>
        </w:rPr>
        <w:t xml:space="preserve"> and support understanding of where future research investments need to focus. </w:t>
      </w:r>
    </w:p>
    <w:p w14:paraId="30E5ABE8" w14:textId="77777777" w:rsidR="008370D7" w:rsidRPr="00B9016E" w:rsidRDefault="008370D7" w:rsidP="00E64B0B">
      <w:pPr>
        <w:numPr>
          <w:ilvl w:val="0"/>
          <w:numId w:val="10"/>
        </w:numPr>
        <w:spacing w:after="120" w:line="240" w:lineRule="auto"/>
        <w:ind w:left="426" w:hanging="284"/>
        <w:rPr>
          <w:rFonts w:asciiTheme="majorHAnsi" w:hAnsiTheme="majorHAnsi"/>
        </w:rPr>
      </w:pPr>
      <w:r w:rsidRPr="00B9016E">
        <w:rPr>
          <w:rFonts w:asciiTheme="majorHAnsi" w:hAnsiTheme="majorHAnsi"/>
        </w:rPr>
        <w:t xml:space="preserve">A clear picture of current knowledge and additional research required  to determine: what happens to particulate nutrients in the marine environment; what are the risks of particulate nutrients on varying timescales in the </w:t>
      </w:r>
      <w:r w:rsidRPr="00E229BE">
        <w:rPr>
          <w:rFonts w:asciiTheme="majorHAnsi" w:hAnsiTheme="majorHAnsi" w:cstheme="majorHAnsi"/>
        </w:rPr>
        <w:t>G</w:t>
      </w:r>
      <w:r w:rsidR="00A3535B">
        <w:rPr>
          <w:rFonts w:asciiTheme="majorHAnsi" w:hAnsiTheme="majorHAnsi" w:cstheme="majorHAnsi"/>
        </w:rPr>
        <w:t xml:space="preserve">reat </w:t>
      </w:r>
      <w:r w:rsidRPr="00E229BE">
        <w:rPr>
          <w:rFonts w:asciiTheme="majorHAnsi" w:hAnsiTheme="majorHAnsi" w:cstheme="majorHAnsi"/>
        </w:rPr>
        <w:t>B</w:t>
      </w:r>
      <w:r w:rsidR="00A3535B">
        <w:rPr>
          <w:rFonts w:asciiTheme="majorHAnsi" w:hAnsiTheme="majorHAnsi" w:cstheme="majorHAnsi"/>
        </w:rPr>
        <w:t xml:space="preserve">arrier </w:t>
      </w:r>
      <w:r w:rsidRPr="00E229BE">
        <w:rPr>
          <w:rFonts w:asciiTheme="majorHAnsi" w:hAnsiTheme="majorHAnsi" w:cstheme="majorHAnsi"/>
        </w:rPr>
        <w:t>R</w:t>
      </w:r>
      <w:r w:rsidR="00A3535B">
        <w:rPr>
          <w:rFonts w:asciiTheme="majorHAnsi" w:hAnsiTheme="majorHAnsi" w:cstheme="majorHAnsi"/>
        </w:rPr>
        <w:t>eef</w:t>
      </w:r>
      <w:r w:rsidRPr="00B9016E">
        <w:rPr>
          <w:rFonts w:asciiTheme="majorHAnsi" w:hAnsiTheme="majorHAnsi"/>
        </w:rPr>
        <w:t xml:space="preserve"> lagoon; what is the contribution of particulate nutrients to bioavailable nutrients in the </w:t>
      </w:r>
      <w:r w:rsidRPr="00E229BE">
        <w:rPr>
          <w:rFonts w:asciiTheme="majorHAnsi" w:hAnsiTheme="majorHAnsi" w:cstheme="majorHAnsi"/>
        </w:rPr>
        <w:t>G</w:t>
      </w:r>
      <w:r w:rsidR="00A3535B">
        <w:rPr>
          <w:rFonts w:asciiTheme="majorHAnsi" w:hAnsiTheme="majorHAnsi" w:cstheme="majorHAnsi"/>
        </w:rPr>
        <w:t xml:space="preserve">reat </w:t>
      </w:r>
      <w:r w:rsidRPr="00E229BE">
        <w:rPr>
          <w:rFonts w:asciiTheme="majorHAnsi" w:hAnsiTheme="majorHAnsi" w:cstheme="majorHAnsi"/>
        </w:rPr>
        <w:t>B</w:t>
      </w:r>
      <w:r w:rsidR="00A3535B">
        <w:rPr>
          <w:rFonts w:asciiTheme="majorHAnsi" w:hAnsiTheme="majorHAnsi" w:cstheme="majorHAnsi"/>
        </w:rPr>
        <w:t xml:space="preserve">arrier </w:t>
      </w:r>
      <w:r w:rsidRPr="00E229BE">
        <w:rPr>
          <w:rFonts w:asciiTheme="majorHAnsi" w:hAnsiTheme="majorHAnsi" w:cstheme="majorHAnsi"/>
        </w:rPr>
        <w:t>R</w:t>
      </w:r>
      <w:r w:rsidR="00A3535B">
        <w:rPr>
          <w:rFonts w:asciiTheme="majorHAnsi" w:hAnsiTheme="majorHAnsi" w:cstheme="majorHAnsi"/>
        </w:rPr>
        <w:t>eef</w:t>
      </w:r>
      <w:r w:rsidRPr="00B9016E">
        <w:rPr>
          <w:rFonts w:asciiTheme="majorHAnsi" w:hAnsiTheme="majorHAnsi"/>
        </w:rPr>
        <w:t xml:space="preserve"> lagoon relative to the bioavailable nutrients (primarily dissolved inorganic nitrogen) discharged directly from agriculture; and what are the management options for managing bioavailable nutrients. Ultimately, </w:t>
      </w:r>
      <w:r w:rsidRPr="00E229BE">
        <w:rPr>
          <w:rFonts w:asciiTheme="majorHAnsi" w:hAnsiTheme="majorHAnsi" w:cstheme="majorHAnsi"/>
        </w:rPr>
        <w:t>identif</w:t>
      </w:r>
      <w:r w:rsidR="00893D0D">
        <w:rPr>
          <w:rFonts w:asciiTheme="majorHAnsi" w:hAnsiTheme="majorHAnsi" w:cstheme="majorHAnsi"/>
        </w:rPr>
        <w:t>ied</w:t>
      </w:r>
      <w:r w:rsidRPr="00B9016E">
        <w:rPr>
          <w:rFonts w:asciiTheme="majorHAnsi" w:hAnsiTheme="majorHAnsi"/>
        </w:rPr>
        <w:t xml:space="preserve"> the key research required, how much funding that research</w:t>
      </w:r>
      <w:r w:rsidRPr="00E229BE">
        <w:rPr>
          <w:rFonts w:asciiTheme="majorHAnsi" w:hAnsiTheme="majorHAnsi" w:cstheme="majorHAnsi"/>
        </w:rPr>
        <w:t xml:space="preserve"> </w:t>
      </w:r>
      <w:r w:rsidR="00B22008">
        <w:rPr>
          <w:rFonts w:asciiTheme="majorHAnsi" w:hAnsiTheme="majorHAnsi" w:cstheme="majorHAnsi"/>
        </w:rPr>
        <w:t>would</w:t>
      </w:r>
      <w:r w:rsidR="00B22008" w:rsidRPr="00B9016E">
        <w:rPr>
          <w:rFonts w:asciiTheme="majorHAnsi" w:hAnsiTheme="majorHAnsi"/>
        </w:rPr>
        <w:t xml:space="preserve"> </w:t>
      </w:r>
      <w:r w:rsidRPr="00B9016E">
        <w:rPr>
          <w:rFonts w:asciiTheme="majorHAnsi" w:hAnsiTheme="majorHAnsi"/>
        </w:rPr>
        <w:t>require, and who can undertake the research.</w:t>
      </w:r>
    </w:p>
    <w:p w14:paraId="7600A8BD" w14:textId="77777777" w:rsidR="00E06139" w:rsidRPr="00617133" w:rsidRDefault="00E06139" w:rsidP="00E64B0B">
      <w:pPr>
        <w:numPr>
          <w:ilvl w:val="0"/>
          <w:numId w:val="10"/>
        </w:numPr>
        <w:spacing w:after="120" w:line="240" w:lineRule="auto"/>
        <w:ind w:left="426" w:hanging="284"/>
        <w:rPr>
          <w:rFonts w:asciiTheme="majorHAnsi" w:hAnsiTheme="majorHAnsi" w:cstheme="majorHAnsi"/>
        </w:rPr>
      </w:pPr>
      <w:r w:rsidRPr="00617133">
        <w:rPr>
          <w:rFonts w:asciiTheme="majorHAnsi" w:hAnsiTheme="majorHAnsi" w:cstheme="majorHAnsi"/>
        </w:rPr>
        <w:t>An indication of the effort required and the benefits of including new information into Source Catchment and eReefs modelling</w:t>
      </w:r>
      <w:r w:rsidRPr="00617133">
        <w:rPr>
          <w:rFonts w:asciiTheme="majorHAnsi" w:hAnsiTheme="majorHAnsi" w:cstheme="majorHAnsi"/>
          <w:color w:val="1F497D"/>
        </w:rPr>
        <w:t>.</w:t>
      </w:r>
    </w:p>
    <w:p w14:paraId="1256431D" w14:textId="77777777" w:rsidR="00E06139" w:rsidRPr="00617133" w:rsidRDefault="00E06139" w:rsidP="00E64B0B">
      <w:pPr>
        <w:numPr>
          <w:ilvl w:val="0"/>
          <w:numId w:val="10"/>
        </w:numPr>
        <w:spacing w:after="120" w:line="240" w:lineRule="auto"/>
        <w:ind w:left="426" w:hanging="284"/>
        <w:rPr>
          <w:rFonts w:asciiTheme="majorHAnsi" w:hAnsiTheme="majorHAnsi" w:cstheme="majorHAnsi"/>
        </w:rPr>
      </w:pPr>
      <w:r w:rsidRPr="00617133">
        <w:rPr>
          <w:rFonts w:asciiTheme="majorHAnsi" w:hAnsiTheme="majorHAnsi" w:cstheme="majorHAnsi"/>
        </w:rPr>
        <w:t>Consensus of the potential management implications of new evidence related to bioavailable nutrient delivery, transport and fate.</w:t>
      </w:r>
    </w:p>
    <w:bookmarkEnd w:id="90"/>
    <w:p w14:paraId="12596B1B" w14:textId="77777777" w:rsidR="00F62396" w:rsidRPr="00617133" w:rsidRDefault="00F62396" w:rsidP="005561B1">
      <w:pPr>
        <w:rPr>
          <w:rFonts w:asciiTheme="majorHAnsi" w:hAnsiTheme="majorHAnsi" w:cstheme="majorHAnsi"/>
        </w:rPr>
      </w:pPr>
    </w:p>
    <w:p w14:paraId="0B6EADCC" w14:textId="77777777" w:rsidR="00EE582E" w:rsidRDefault="005C5252" w:rsidP="005561B1">
      <w:pPr>
        <w:rPr>
          <w:rFonts w:asciiTheme="majorHAnsi" w:hAnsiTheme="majorHAnsi" w:cstheme="majorHAnsi"/>
        </w:rPr>
      </w:pPr>
      <w:r w:rsidRPr="00617133">
        <w:rPr>
          <w:rFonts w:asciiTheme="majorHAnsi" w:hAnsiTheme="majorHAnsi" w:cstheme="majorHAnsi"/>
        </w:rPr>
        <w:t xml:space="preserve">The outcomes of the </w:t>
      </w:r>
      <w:r>
        <w:rPr>
          <w:rFonts w:asciiTheme="majorHAnsi" w:hAnsiTheme="majorHAnsi" w:cstheme="majorHAnsi"/>
        </w:rPr>
        <w:t xml:space="preserve">Bioavailable Nutrient </w:t>
      </w:r>
      <w:r w:rsidRPr="00617133">
        <w:rPr>
          <w:rFonts w:asciiTheme="majorHAnsi" w:hAnsiTheme="majorHAnsi" w:cstheme="majorHAnsi"/>
        </w:rPr>
        <w:t xml:space="preserve">workshop are documented in a briefing / key messages paper, and a supporting Concept Paper. </w:t>
      </w:r>
      <w:r w:rsidR="00F62396" w:rsidRPr="00617133">
        <w:rPr>
          <w:rFonts w:asciiTheme="majorHAnsi" w:hAnsiTheme="majorHAnsi" w:cstheme="majorHAnsi"/>
        </w:rPr>
        <w:t xml:space="preserve">As a separate process, knowledge needs for particulate nutrients were identified from the 2017 Scientific Consensus Statement, refined and prioritised through the </w:t>
      </w:r>
      <w:r w:rsidR="00244F77" w:rsidRPr="00617133">
        <w:rPr>
          <w:rFonts w:asciiTheme="majorHAnsi" w:hAnsiTheme="majorHAnsi" w:cstheme="majorHAnsi"/>
        </w:rPr>
        <w:t>Synthesis Workshop and Working Group members</w:t>
      </w:r>
      <w:r w:rsidR="00F62396" w:rsidRPr="00617133">
        <w:rPr>
          <w:rFonts w:asciiTheme="majorHAnsi" w:hAnsiTheme="majorHAnsi" w:cstheme="majorHAnsi"/>
        </w:rPr>
        <w:t xml:space="preserve"> </w:t>
      </w:r>
      <w:r w:rsidR="00244F77" w:rsidRPr="00617133">
        <w:rPr>
          <w:rFonts w:asciiTheme="majorHAnsi" w:hAnsiTheme="majorHAnsi" w:cstheme="majorHAnsi"/>
        </w:rPr>
        <w:t xml:space="preserve">as </w:t>
      </w:r>
      <w:r w:rsidR="00F62396" w:rsidRPr="00617133">
        <w:rPr>
          <w:rFonts w:asciiTheme="majorHAnsi" w:hAnsiTheme="majorHAnsi" w:cstheme="majorHAnsi"/>
        </w:rPr>
        <w:t xml:space="preserve">described in Appendix 1. The results </w:t>
      </w:r>
      <w:r w:rsidR="00244F77" w:rsidRPr="00617133">
        <w:rPr>
          <w:rFonts w:asciiTheme="majorHAnsi" w:hAnsiTheme="majorHAnsi" w:cstheme="majorHAnsi"/>
        </w:rPr>
        <w:t xml:space="preserve">from both processes were aligned and are presented as the </w:t>
      </w:r>
      <w:hyperlink w:anchor="_Particulate_Nutrients" w:history="1">
        <w:r w:rsidR="00244F77" w:rsidRPr="00617133">
          <w:rPr>
            <w:rStyle w:val="Hyperlink"/>
            <w:rFonts w:asciiTheme="majorHAnsi" w:hAnsiTheme="majorHAnsi" w:cstheme="majorHAnsi"/>
          </w:rPr>
          <w:t>prioritised knowledge needs</w:t>
        </w:r>
      </w:hyperlink>
      <w:r w:rsidR="00244F77" w:rsidRPr="00617133">
        <w:rPr>
          <w:rFonts w:asciiTheme="majorHAnsi" w:hAnsiTheme="majorHAnsi" w:cstheme="majorHAnsi"/>
        </w:rPr>
        <w:t xml:space="preserve"> and </w:t>
      </w:r>
      <w:hyperlink w:anchor="_Particulate_Nutrients_Knowledge" w:history="1">
        <w:r w:rsidR="00244F77" w:rsidRPr="00617133">
          <w:rPr>
            <w:rStyle w:val="Hyperlink"/>
            <w:rFonts w:asciiTheme="majorHAnsi" w:hAnsiTheme="majorHAnsi" w:cstheme="majorHAnsi"/>
          </w:rPr>
          <w:t>contextual information</w:t>
        </w:r>
      </w:hyperlink>
      <w:r w:rsidR="00244F77" w:rsidRPr="00617133">
        <w:rPr>
          <w:rFonts w:asciiTheme="majorHAnsi" w:hAnsiTheme="majorHAnsi" w:cstheme="majorHAnsi"/>
        </w:rPr>
        <w:t xml:space="preserve"> in this report. </w:t>
      </w:r>
    </w:p>
    <w:p w14:paraId="300E2D6C" w14:textId="77777777" w:rsidR="00EE582E" w:rsidRDefault="00EE582E" w:rsidP="00617133"/>
    <w:p w14:paraId="2AF1588F" w14:textId="77777777" w:rsidR="00EE582E" w:rsidRPr="00617133" w:rsidRDefault="006E4E11" w:rsidP="00617133">
      <w:pPr>
        <w:rPr>
          <w:b/>
        </w:rPr>
      </w:pPr>
      <w:r>
        <w:rPr>
          <w:b/>
          <w:i/>
        </w:rPr>
        <w:t>Recommended i</w:t>
      </w:r>
      <w:r w:rsidR="00EE582E" w:rsidRPr="00617133">
        <w:rPr>
          <w:b/>
          <w:i/>
        </w:rPr>
        <w:t>ntegrated catchment to reef assessment</w:t>
      </w:r>
    </w:p>
    <w:p w14:paraId="07DF3501" w14:textId="77777777" w:rsidR="006E4E11" w:rsidRPr="00617133" w:rsidRDefault="00244F77" w:rsidP="005561B1">
      <w:pPr>
        <w:tabs>
          <w:tab w:val="left" w:pos="426"/>
        </w:tabs>
        <w:spacing w:after="60" w:line="256" w:lineRule="auto"/>
        <w:rPr>
          <w:rFonts w:asciiTheme="majorHAnsi" w:hAnsiTheme="majorHAnsi" w:cstheme="majorHAnsi"/>
        </w:rPr>
      </w:pPr>
      <w:r w:rsidRPr="00617133">
        <w:rPr>
          <w:rFonts w:asciiTheme="majorHAnsi" w:hAnsiTheme="majorHAnsi" w:cstheme="majorHAnsi"/>
        </w:rPr>
        <w:t xml:space="preserve">A recommendation from the Bioavailable Nutrient Workshop was </w:t>
      </w:r>
      <w:r w:rsidR="00224820" w:rsidRPr="00617133">
        <w:rPr>
          <w:rFonts w:asciiTheme="majorHAnsi" w:hAnsiTheme="majorHAnsi" w:cstheme="majorHAnsi"/>
        </w:rPr>
        <w:t xml:space="preserve">to </w:t>
      </w:r>
      <w:r w:rsidR="006E4E11">
        <w:rPr>
          <w:rFonts w:asciiTheme="majorHAnsi" w:hAnsiTheme="majorHAnsi" w:cstheme="majorHAnsi"/>
        </w:rPr>
        <w:t>fulfil</w:t>
      </w:r>
      <w:r w:rsidR="00224820" w:rsidRPr="00617133">
        <w:rPr>
          <w:rFonts w:asciiTheme="majorHAnsi" w:hAnsiTheme="majorHAnsi" w:cstheme="majorHAnsi"/>
        </w:rPr>
        <w:t xml:space="preserve"> these knowledge needs through interdependent research and development</w:t>
      </w:r>
      <w:r w:rsidR="00F62396" w:rsidRPr="00617133">
        <w:rPr>
          <w:rFonts w:asciiTheme="majorHAnsi" w:hAnsiTheme="majorHAnsi" w:cstheme="majorHAnsi"/>
        </w:rPr>
        <w:t xml:space="preserve">, adopting a ‘catchment to reef’ or ‘source to sink’ research design. </w:t>
      </w:r>
      <w:r w:rsidR="006E4E11">
        <w:rPr>
          <w:rFonts w:asciiTheme="majorHAnsi" w:hAnsiTheme="majorHAnsi" w:cstheme="majorHAnsi"/>
        </w:rPr>
        <w:t xml:space="preserve">The integrated approach </w:t>
      </w:r>
      <w:r w:rsidR="006E4E11" w:rsidRPr="005B55C9">
        <w:rPr>
          <w:rFonts w:asciiTheme="majorHAnsi" w:hAnsiTheme="majorHAnsi" w:cstheme="majorHAnsi"/>
        </w:rPr>
        <w:t xml:space="preserve">spans </w:t>
      </w:r>
      <w:r w:rsidR="006E4E11">
        <w:rPr>
          <w:rFonts w:asciiTheme="majorHAnsi" w:hAnsiTheme="majorHAnsi" w:cstheme="majorHAnsi"/>
        </w:rPr>
        <w:t xml:space="preserve">knowledge needs across multiple research themes, including particulate nutrients, dissolved nutrients (e.g. nutrient budgets) and </w:t>
      </w:r>
      <w:r w:rsidR="006E4E11" w:rsidRPr="005B55C9">
        <w:rPr>
          <w:rFonts w:asciiTheme="majorHAnsi" w:hAnsiTheme="majorHAnsi" w:cstheme="majorHAnsi"/>
        </w:rPr>
        <w:t>sediment.</w:t>
      </w:r>
      <w:r w:rsidR="006E4E11">
        <w:rPr>
          <w:rFonts w:asciiTheme="majorHAnsi" w:hAnsiTheme="majorHAnsi" w:cstheme="majorHAnsi"/>
        </w:rPr>
        <w:t xml:space="preserve"> </w:t>
      </w:r>
      <w:r w:rsidR="00F62396" w:rsidRPr="00617133">
        <w:rPr>
          <w:rFonts w:asciiTheme="majorHAnsi" w:hAnsiTheme="majorHAnsi" w:cstheme="majorHAnsi"/>
        </w:rPr>
        <w:t>This will ensure that the critical catchment to reef interactions of fine sediment and bioavailable nutrients will be addressed in the highest priority catchments and land uses.</w:t>
      </w:r>
      <w:r w:rsidR="005C5252" w:rsidRPr="0030065D">
        <w:rPr>
          <w:rFonts w:asciiTheme="majorHAnsi" w:hAnsiTheme="majorHAnsi" w:cstheme="majorHAnsi"/>
        </w:rPr>
        <w:t xml:space="preserve"> </w:t>
      </w:r>
      <w:r w:rsidR="006E4E11" w:rsidRPr="00617133">
        <w:rPr>
          <w:rFonts w:asciiTheme="majorHAnsi" w:hAnsiTheme="majorHAnsi" w:cstheme="majorHAnsi"/>
        </w:rPr>
        <w:t>This could include:</w:t>
      </w:r>
    </w:p>
    <w:p w14:paraId="19010CAE" w14:textId="77777777" w:rsidR="006E4E11" w:rsidRPr="00617133" w:rsidRDefault="006E4E11" w:rsidP="00E64B0B">
      <w:pPr>
        <w:pStyle w:val="ListParagraph"/>
        <w:numPr>
          <w:ilvl w:val="1"/>
          <w:numId w:val="14"/>
        </w:numPr>
        <w:spacing w:after="60" w:line="257" w:lineRule="auto"/>
        <w:ind w:left="851" w:hanging="284"/>
        <w:contextualSpacing w:val="0"/>
        <w:rPr>
          <w:rFonts w:asciiTheme="majorHAnsi" w:hAnsiTheme="majorHAnsi" w:cstheme="majorHAnsi"/>
        </w:rPr>
      </w:pPr>
      <w:r w:rsidRPr="00617133">
        <w:rPr>
          <w:rFonts w:asciiTheme="majorHAnsi" w:hAnsiTheme="majorHAnsi" w:cstheme="majorHAnsi"/>
        </w:rPr>
        <w:t xml:space="preserve">Extension of the research effort to other systems (getting a good picture for the Burdekin, and some in the Tully / Johnstone) to differentiate between land use and the distinction of </w:t>
      </w:r>
      <w:r w:rsidRPr="00617133">
        <w:rPr>
          <w:rFonts w:asciiTheme="majorHAnsi" w:hAnsiTheme="majorHAnsi" w:cstheme="majorHAnsi"/>
        </w:rPr>
        <w:lastRenderedPageBreak/>
        <w:t>anthropogenic influences. In particular it is important to get a better understanding of pre-development loads of bioavailable nitrogen and phosphorus by studying pristine / conservation catchments or long term rehabilitation sites (e.g. Weany Creek). This information can also be obtained by examining nutrient regime shifts in sediment cores from receiving waters.</w:t>
      </w:r>
    </w:p>
    <w:p w14:paraId="58503438" w14:textId="320E674C" w:rsidR="006E4E11" w:rsidRPr="00617133" w:rsidRDefault="006E4E11" w:rsidP="00E64B0B">
      <w:pPr>
        <w:pStyle w:val="ListParagraph"/>
        <w:numPr>
          <w:ilvl w:val="1"/>
          <w:numId w:val="14"/>
        </w:numPr>
        <w:spacing w:after="60" w:line="257" w:lineRule="auto"/>
        <w:ind w:left="851" w:hanging="284"/>
        <w:contextualSpacing w:val="0"/>
        <w:rPr>
          <w:rFonts w:asciiTheme="majorHAnsi" w:hAnsiTheme="majorHAnsi" w:cstheme="majorHAnsi"/>
        </w:rPr>
      </w:pPr>
      <w:r w:rsidRPr="00617133">
        <w:rPr>
          <w:rFonts w:asciiTheme="majorHAnsi" w:hAnsiTheme="majorHAnsi" w:cstheme="majorHAnsi"/>
        </w:rPr>
        <w:t>Extended application of the approach adopted in NESP Project 2.1.5 to other catchments (e.g. Herbert, Johnstone, Olive-Pascoe). This would need to be supported by laboratory based analysis of bioavailable nutrient processing from soils in different locations, experimental manipulation of carbon (build on DES/Griffith Uni</w:t>
      </w:r>
      <w:r w:rsidR="00DC557D">
        <w:rPr>
          <w:rFonts w:asciiTheme="majorHAnsi" w:hAnsiTheme="majorHAnsi" w:cstheme="majorHAnsi"/>
        </w:rPr>
        <w:t>versity</w:t>
      </w:r>
      <w:r w:rsidRPr="00617133">
        <w:rPr>
          <w:rFonts w:asciiTheme="majorHAnsi" w:hAnsiTheme="majorHAnsi" w:cstheme="majorHAnsi"/>
        </w:rPr>
        <w:t xml:space="preserve"> indicator work) and extension of the monitoring in existing locations (Burdekin, Tully) to incorporate midshelf areas.</w:t>
      </w:r>
    </w:p>
    <w:p w14:paraId="17F02D5A" w14:textId="77777777" w:rsidR="00EE582E" w:rsidRDefault="00EE582E" w:rsidP="005561B1">
      <w:pPr>
        <w:rPr>
          <w:rFonts w:asciiTheme="majorHAnsi" w:hAnsiTheme="majorHAnsi" w:cstheme="majorHAnsi"/>
        </w:rPr>
      </w:pPr>
    </w:p>
    <w:p w14:paraId="74088379" w14:textId="77777777" w:rsidR="007E79A1" w:rsidRPr="00E229BE" w:rsidRDefault="005C5252" w:rsidP="005561B1">
      <w:pPr>
        <w:rPr>
          <w:rFonts w:asciiTheme="majorHAnsi" w:hAnsiTheme="majorHAnsi" w:cstheme="majorHAnsi"/>
        </w:rPr>
      </w:pPr>
      <w:r>
        <w:rPr>
          <w:rFonts w:asciiTheme="majorHAnsi" w:hAnsiTheme="majorHAnsi" w:cstheme="majorHAnsi"/>
        </w:rPr>
        <w:t xml:space="preserve">Implementing an integrated approach to knowledge creation will be explored in greater detail in Stage 2 of the RDI Strategy. </w:t>
      </w:r>
    </w:p>
    <w:p w14:paraId="05A8B87D" w14:textId="6626FE9B" w:rsidR="007E79A1" w:rsidRDefault="007E79A1" w:rsidP="007E79A1">
      <w:pPr>
        <w:rPr>
          <w:rFonts w:asciiTheme="majorHAnsi" w:hAnsiTheme="majorHAnsi" w:cstheme="majorHAnsi"/>
        </w:rPr>
      </w:pPr>
    </w:p>
    <w:p w14:paraId="09236BAE" w14:textId="71A8588B" w:rsidR="00467EB6" w:rsidRPr="00E229BE" w:rsidRDefault="00AD4840" w:rsidP="007E79A1">
      <w:pPr>
        <w:rPr>
          <w:rFonts w:asciiTheme="majorHAnsi" w:hAnsiTheme="majorHAnsi" w:cstheme="majorHAnsi"/>
        </w:rPr>
        <w:sectPr w:rsidR="00467EB6" w:rsidRPr="00E229BE" w:rsidSect="00DC7C93">
          <w:pgSz w:w="11906" w:h="16838"/>
          <w:pgMar w:top="1440" w:right="1440" w:bottom="1440" w:left="1440" w:header="708" w:footer="708" w:gutter="0"/>
          <w:cols w:space="708"/>
          <w:docGrid w:linePitch="360"/>
        </w:sectPr>
      </w:pPr>
      <w:hyperlink w:anchor="_Consultation_and_engagement" w:history="1">
        <w:r w:rsidR="001D2F63" w:rsidRPr="002E6FBD">
          <w:rPr>
            <w:rStyle w:val="Hyperlink"/>
            <w:rFonts w:ascii="Century Gothic" w:hAnsi="Century Gothic"/>
            <w:sz w:val="20"/>
          </w:rPr>
          <w:t>Back to Consultation and Engagement</w:t>
        </w:r>
      </w:hyperlink>
    </w:p>
    <w:p w14:paraId="34BA4CE2" w14:textId="3E3C26C7" w:rsidR="00DC7C93" w:rsidRDefault="0078054C" w:rsidP="000E6755">
      <w:pPr>
        <w:pStyle w:val="Heading1"/>
      </w:pPr>
      <w:bookmarkStart w:id="91" w:name="_Appendix_4"/>
      <w:bookmarkStart w:id="92" w:name="_Toc517797041"/>
      <w:bookmarkStart w:id="93" w:name="_Toc517872835"/>
      <w:bookmarkEnd w:id="91"/>
      <w:r>
        <w:lastRenderedPageBreak/>
        <w:t xml:space="preserve">Appendix </w:t>
      </w:r>
      <w:r w:rsidR="00572DA8">
        <w:t>4</w:t>
      </w:r>
      <w:bookmarkEnd w:id="92"/>
      <w:bookmarkEnd w:id="93"/>
    </w:p>
    <w:p w14:paraId="57FEC20B" w14:textId="77777777" w:rsidR="006C09C4" w:rsidRDefault="006C09C4" w:rsidP="000E6755"/>
    <w:p w14:paraId="6A2439CA" w14:textId="1D2D46CC" w:rsidR="000E6755" w:rsidRDefault="00E229BE" w:rsidP="000E6755">
      <w:r>
        <w:t xml:space="preserve">The tables below </w:t>
      </w:r>
      <w:r w:rsidR="003C084A">
        <w:t xml:space="preserve">help to provide contextual information behind each of the </w:t>
      </w:r>
      <w:r w:rsidR="001922C5">
        <w:t>knowledge needs</w:t>
      </w:r>
      <w:r w:rsidR="003C084A">
        <w:t xml:space="preserve">. The contextual information was sourced from the 2017 Scientific Consensus Statement and is in the form of </w:t>
      </w:r>
      <w:r>
        <w:t>background information and</w:t>
      </w:r>
      <w:r w:rsidR="003C084A">
        <w:t>/or</w:t>
      </w:r>
      <w:r>
        <w:t xml:space="preserve"> more specific </w:t>
      </w:r>
      <w:r w:rsidR="000E37CE">
        <w:t>knowledge needs</w:t>
      </w:r>
      <w:r w:rsidR="003C084A">
        <w:t xml:space="preserve">. For further information see the </w:t>
      </w:r>
      <w:hyperlink r:id="rId79" w:history="1">
        <w:r w:rsidR="003C084A" w:rsidRPr="005561B1">
          <w:rPr>
            <w:rStyle w:val="Hyperlink"/>
          </w:rPr>
          <w:t>2017 Scientific Consensus Statement</w:t>
        </w:r>
      </w:hyperlink>
      <w:r w:rsidR="008609FD">
        <w:t>.</w:t>
      </w:r>
    </w:p>
    <w:p w14:paraId="0AC9E35C" w14:textId="201AA5AE" w:rsidR="000E6755" w:rsidRPr="000E6755" w:rsidRDefault="002A12DE" w:rsidP="006B175A">
      <w:pPr>
        <w:pStyle w:val="Heading2"/>
      </w:pPr>
      <w:bookmarkStart w:id="94" w:name="_Toc517797042"/>
      <w:bookmarkStart w:id="95" w:name="_Toc517872836"/>
      <w:r>
        <w:t xml:space="preserve">Biophysical </w:t>
      </w:r>
      <w:r w:rsidR="008609FD">
        <w:t>t</w:t>
      </w:r>
      <w:r w:rsidR="000E6755">
        <w:t>hemes</w:t>
      </w:r>
      <w:bookmarkEnd w:id="94"/>
      <w:bookmarkEnd w:id="95"/>
    </w:p>
    <w:p w14:paraId="6C90472F" w14:textId="5DAE786D" w:rsidR="00455772" w:rsidRDefault="00011AEB" w:rsidP="00455772">
      <w:bookmarkStart w:id="96" w:name="_Sediment_Research_Gaps"/>
      <w:bookmarkStart w:id="97" w:name="_Sediment_knowledge_needs"/>
      <w:bookmarkStart w:id="98" w:name="_Toc517797043"/>
      <w:bookmarkStart w:id="99" w:name="_Toc517872837"/>
      <w:bookmarkEnd w:id="96"/>
      <w:bookmarkEnd w:id="97"/>
      <w:r>
        <w:rPr>
          <w:noProof/>
          <w:lang w:eastAsia="en-AU"/>
        </w:rPr>
        <mc:AlternateContent>
          <mc:Choice Requires="wps">
            <w:drawing>
              <wp:anchor distT="0" distB="0" distL="114300" distR="114300" simplePos="0" relativeHeight="251755520" behindDoc="0" locked="0" layoutInCell="1" allowOverlap="1" wp14:anchorId="39B523E0" wp14:editId="42FCC1AB">
                <wp:simplePos x="0" y="0"/>
                <wp:positionH relativeFrom="column">
                  <wp:posOffset>7087863</wp:posOffset>
                </wp:positionH>
                <wp:positionV relativeFrom="paragraph">
                  <wp:posOffset>231094</wp:posOffset>
                </wp:positionV>
                <wp:extent cx="1763395" cy="395605"/>
                <wp:effectExtent l="0" t="0" r="0" b="4445"/>
                <wp:wrapSquare wrapText="bothSides"/>
                <wp:docPr id="300" name="Text Box 300"/>
                <wp:cNvGraphicFramePr/>
                <a:graphic xmlns:a="http://schemas.openxmlformats.org/drawingml/2006/main">
                  <a:graphicData uri="http://schemas.microsoft.com/office/word/2010/wordprocessingShape">
                    <wps:wsp>
                      <wps:cNvSpPr txBox="1"/>
                      <wps:spPr>
                        <a:xfrm>
                          <a:off x="0" y="0"/>
                          <a:ext cx="1763395" cy="395605"/>
                        </a:xfrm>
                        <a:prstGeom prst="rect">
                          <a:avLst/>
                        </a:prstGeom>
                        <a:noFill/>
                        <a:ln w="6350">
                          <a:noFill/>
                        </a:ln>
                      </wps:spPr>
                      <wps:txbx>
                        <w:txbxContent>
                          <w:p w14:paraId="75A2A611" w14:textId="77777777" w:rsidR="00AD4840" w:rsidRDefault="00AD4840" w:rsidP="00011AEB">
                            <w:pPr>
                              <w:spacing w:after="0"/>
                              <w:jc w:val="right"/>
                              <w:rPr>
                                <w:rStyle w:val="Hyperlink"/>
                                <w:rFonts w:ascii="Century Gothic" w:hAnsi="Century Gothic"/>
                                <w:sz w:val="18"/>
                              </w:rPr>
                            </w:pPr>
                            <w:r>
                              <w:rPr>
                                <w:rFonts w:ascii="Century Gothic" w:hAnsi="Century Gothic"/>
                                <w:sz w:val="18"/>
                              </w:rPr>
                              <w:fldChar w:fldCharType="begin"/>
                            </w:r>
                            <w:r>
                              <w:rPr>
                                <w:rFonts w:ascii="Century Gothic" w:hAnsi="Century Gothic"/>
                                <w:sz w:val="18"/>
                              </w:rPr>
                              <w:instrText xml:space="preserve"> HYPERLINK  \l "_Highest_priority_knowledge" </w:instrText>
                            </w:r>
                            <w:r>
                              <w:rPr>
                                <w:rFonts w:ascii="Century Gothic" w:hAnsi="Century Gothic"/>
                                <w:sz w:val="18"/>
                              </w:rPr>
                              <w:fldChar w:fldCharType="separate"/>
                            </w:r>
                            <w:r w:rsidRPr="00E64B0B">
                              <w:rPr>
                                <w:rStyle w:val="Hyperlink"/>
                                <w:rFonts w:ascii="Century Gothic" w:hAnsi="Century Gothic"/>
                                <w:sz w:val="18"/>
                              </w:rPr>
                              <w:t xml:space="preserve">Back to </w:t>
                            </w:r>
                            <w:r>
                              <w:rPr>
                                <w:rStyle w:val="Hyperlink"/>
                                <w:rFonts w:ascii="Century Gothic" w:hAnsi="Century Gothic"/>
                                <w:sz w:val="18"/>
                              </w:rPr>
                              <w:t>highest priorities</w:t>
                            </w:r>
                          </w:p>
                          <w:p w14:paraId="2FDAFB5F" w14:textId="26D84B9A" w:rsidR="00AD4840" w:rsidRPr="00E64B0B" w:rsidRDefault="00AD4840" w:rsidP="00011AEB">
                            <w:pPr>
                              <w:spacing w:after="0"/>
                              <w:jc w:val="right"/>
                              <w:rPr>
                                <w:rFonts w:ascii="Century Gothic" w:hAnsi="Century Gothic"/>
                                <w:sz w:val="18"/>
                              </w:rPr>
                            </w:pPr>
                            <w:r>
                              <w:rPr>
                                <w:rFonts w:ascii="Century Gothic" w:hAnsi="Century Gothic"/>
                                <w:sz w:val="18"/>
                              </w:rPr>
                              <w:fldChar w:fldCharType="end"/>
                            </w:r>
                            <w:hyperlink w:anchor="_Sediment_1" w:history="1">
                              <w:r w:rsidRPr="00E64B0B">
                                <w:rPr>
                                  <w:rStyle w:val="Hyperlink"/>
                                  <w:rFonts w:ascii="Century Gothic" w:hAnsi="Century Gothic"/>
                                  <w:sz w:val="18"/>
                                </w:rPr>
                                <w:t xml:space="preserve">Back to </w:t>
                              </w:r>
                              <w:r>
                                <w:rPr>
                                  <w:rStyle w:val="Hyperlink"/>
                                  <w:rFonts w:ascii="Century Gothic" w:hAnsi="Century Gothic"/>
                                  <w:sz w:val="18"/>
                                </w:rPr>
                                <w:t>full list</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9B523E0" id="Text Box 300" o:spid="_x0000_s1058" type="#_x0000_t202" style="position:absolute;margin-left:558.1pt;margin-top:18.2pt;width:138.85pt;height:31.15pt;z-index:251755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" filled="f" stroked="f" strokeweight=".5pt">
                <v:textbox>
                  <w:txbxContent>
                    <w:p w14:paraId="75A2A611" w14:textId="77777777" w:rsidR="00AD4840" w:rsidRDefault="00AD4840" w:rsidP="00011AEB">
                      <w:pPr>
                        <w:spacing w:after="0"/>
                        <w:jc w:val="right"/>
                        <w:rPr>
                          <w:rStyle w:val="Hyperlink"/>
                          <w:rFonts w:ascii="Century Gothic" w:hAnsi="Century Gothic"/>
                          <w:sz w:val="18"/>
                        </w:rPr>
                      </w:pPr>
                      <w:r>
                        <w:rPr>
                          <w:rFonts w:ascii="Century Gothic" w:hAnsi="Century Gothic"/>
                          <w:sz w:val="18"/>
                        </w:rPr>
                        <w:fldChar w:fldCharType="begin"/>
                      </w:r>
                      <w:r>
                        <w:rPr>
                          <w:rFonts w:ascii="Century Gothic" w:hAnsi="Century Gothic"/>
                          <w:sz w:val="18"/>
                        </w:rPr>
                        <w:instrText xml:space="preserve"> HYPERLINK  \l "_Highest_priority_knowledge" </w:instrText>
                      </w:r>
                      <w:r>
                        <w:rPr>
                          <w:rFonts w:ascii="Century Gothic" w:hAnsi="Century Gothic"/>
                          <w:sz w:val="18"/>
                        </w:rPr>
                        <w:fldChar w:fldCharType="separate"/>
                      </w:r>
                      <w:r w:rsidRPr="00E64B0B">
                        <w:rPr>
                          <w:rStyle w:val="Hyperlink"/>
                          <w:rFonts w:ascii="Century Gothic" w:hAnsi="Century Gothic"/>
                          <w:sz w:val="18"/>
                        </w:rPr>
                        <w:t xml:space="preserve">Back to </w:t>
                      </w:r>
                      <w:r>
                        <w:rPr>
                          <w:rStyle w:val="Hyperlink"/>
                          <w:rFonts w:ascii="Century Gothic" w:hAnsi="Century Gothic"/>
                          <w:sz w:val="18"/>
                        </w:rPr>
                        <w:t>highest priorities</w:t>
                      </w:r>
                    </w:p>
                    <w:p w14:paraId="2FDAFB5F" w14:textId="26D84B9A" w:rsidR="00AD4840" w:rsidRPr="00E64B0B" w:rsidRDefault="00AD4840" w:rsidP="00011AEB">
                      <w:pPr>
                        <w:spacing w:after="0"/>
                        <w:jc w:val="right"/>
                        <w:rPr>
                          <w:rFonts w:ascii="Century Gothic" w:hAnsi="Century Gothic"/>
                          <w:sz w:val="18"/>
                        </w:rPr>
                      </w:pPr>
                      <w:r>
                        <w:rPr>
                          <w:rFonts w:ascii="Century Gothic" w:hAnsi="Century Gothic"/>
                          <w:sz w:val="18"/>
                        </w:rPr>
                        <w:fldChar w:fldCharType="end"/>
                      </w:r>
                      <w:hyperlink w:anchor="_Sediment_1" w:history="1">
                        <w:r w:rsidRPr="00E64B0B">
                          <w:rPr>
                            <w:rStyle w:val="Hyperlink"/>
                            <w:rFonts w:ascii="Century Gothic" w:hAnsi="Century Gothic"/>
                            <w:sz w:val="18"/>
                          </w:rPr>
                          <w:t xml:space="preserve">Back to </w:t>
                        </w:r>
                        <w:r>
                          <w:rPr>
                            <w:rStyle w:val="Hyperlink"/>
                            <w:rFonts w:ascii="Century Gothic" w:hAnsi="Century Gothic"/>
                            <w:sz w:val="18"/>
                          </w:rPr>
                          <w:t>full list</w:t>
                        </w:r>
                      </w:hyperlink>
                    </w:p>
                  </w:txbxContent>
                </v:textbox>
                <w10:wrap type="square"/>
              </v:shape>
            </w:pict>
          </mc:Fallback>
        </mc:AlternateContent>
      </w:r>
    </w:p>
    <w:p w14:paraId="7E240640" w14:textId="3BE1BA22" w:rsidR="0078054C" w:rsidRDefault="0078054C" w:rsidP="00A81C71">
      <w:pPr>
        <w:pStyle w:val="Heading3"/>
      </w:pPr>
      <w:r>
        <w:t xml:space="preserve">Sediment </w:t>
      </w:r>
      <w:r w:rsidR="004F4BA5">
        <w:t>k</w:t>
      </w:r>
      <w:r w:rsidR="001922C5">
        <w:t xml:space="preserve">nowledge </w:t>
      </w:r>
      <w:r w:rsidR="004F4BA5">
        <w:t>n</w:t>
      </w:r>
      <w:r w:rsidR="001922C5">
        <w:t>eeds</w:t>
      </w:r>
      <w:bookmarkEnd w:id="98"/>
      <w:bookmarkEnd w:id="99"/>
    </w:p>
    <w:tbl>
      <w:tblPr>
        <w:tblW w:w="5000" w:type="pct"/>
        <w:tblLook w:val="04A0" w:firstRow="1" w:lastRow="0" w:firstColumn="1" w:lastColumn="0" w:noHBand="0" w:noVBand="1"/>
      </w:tblPr>
      <w:tblGrid>
        <w:gridCol w:w="2903"/>
        <w:gridCol w:w="11025"/>
      </w:tblGrid>
      <w:tr w:rsidR="002507A8" w:rsidRPr="002507A8" w14:paraId="58C47EEA" w14:textId="77777777" w:rsidTr="002E6FBD">
        <w:trPr>
          <w:trHeight w:val="351"/>
          <w:tblHeader/>
        </w:trPr>
        <w:tc>
          <w:tcPr>
            <w:tcW w:w="1042" w:type="pct"/>
            <w:tcBorders>
              <w:top w:val="single" w:sz="4" w:space="0" w:color="auto"/>
              <w:left w:val="single" w:sz="24" w:space="0" w:color="44546A" w:themeColor="text2"/>
              <w:bottom w:val="double" w:sz="4" w:space="0" w:color="auto"/>
              <w:right w:val="nil"/>
            </w:tcBorders>
            <w:shd w:val="clear" w:color="auto" w:fill="E7E6E6" w:themeFill="background2"/>
          </w:tcPr>
          <w:p w14:paraId="6B1D31BF" w14:textId="1DAF76C8" w:rsidR="00B2623D" w:rsidRPr="002507A8" w:rsidRDefault="002507A8" w:rsidP="006A17BA">
            <w:pPr>
              <w:spacing w:before="120" w:after="120"/>
              <w:rPr>
                <w:rFonts w:asciiTheme="majorHAnsi" w:hAnsiTheme="majorHAnsi" w:cstheme="majorHAnsi"/>
                <w:b/>
                <w:bCs/>
                <w:sz w:val="20"/>
              </w:rPr>
            </w:pPr>
            <w:r w:rsidRPr="002507A8">
              <w:rPr>
                <w:rFonts w:asciiTheme="majorHAnsi" w:hAnsiTheme="majorHAnsi" w:cstheme="majorHAnsi"/>
                <w:b/>
                <w:bCs/>
              </w:rPr>
              <w:t>Sediment k</w:t>
            </w:r>
            <w:r w:rsidR="00B2623D" w:rsidRPr="002507A8">
              <w:rPr>
                <w:rFonts w:asciiTheme="majorHAnsi" w:hAnsiTheme="majorHAnsi" w:cstheme="majorHAnsi"/>
                <w:b/>
                <w:bCs/>
              </w:rPr>
              <w:t>nowledge needs</w:t>
            </w:r>
          </w:p>
        </w:tc>
        <w:tc>
          <w:tcPr>
            <w:tcW w:w="3958" w:type="pct"/>
            <w:tcBorders>
              <w:top w:val="single" w:sz="4" w:space="0" w:color="auto"/>
              <w:left w:val="nil"/>
              <w:bottom w:val="double" w:sz="4" w:space="0" w:color="auto"/>
              <w:right w:val="nil"/>
            </w:tcBorders>
            <w:shd w:val="clear" w:color="auto" w:fill="E7E6E6" w:themeFill="background2"/>
          </w:tcPr>
          <w:p w14:paraId="5A0A50A4" w14:textId="3E92A348" w:rsidR="00B2623D" w:rsidRPr="002507A8" w:rsidRDefault="002E17BA" w:rsidP="002E6FBD">
            <w:pPr>
              <w:spacing w:before="120" w:after="120"/>
              <w:jc w:val="center"/>
              <w:rPr>
                <w:rFonts w:asciiTheme="majorHAnsi" w:hAnsiTheme="majorHAnsi" w:cstheme="majorHAnsi"/>
                <w:b/>
                <w:bCs/>
              </w:rPr>
            </w:pPr>
            <w:r>
              <w:rPr>
                <w:noProof/>
                <w:lang w:eastAsia="en-AU"/>
              </w:rPr>
              <mc:AlternateContent>
                <mc:Choice Requires="wps">
                  <w:drawing>
                    <wp:anchor distT="0" distB="0" distL="114300" distR="114300" simplePos="0" relativeHeight="251713536" behindDoc="0" locked="0" layoutInCell="1" allowOverlap="1" wp14:anchorId="69267AAE" wp14:editId="2808D634">
                      <wp:simplePos x="0" y="0"/>
                      <wp:positionH relativeFrom="column">
                        <wp:posOffset>5365115</wp:posOffset>
                      </wp:positionH>
                      <wp:positionV relativeFrom="paragraph">
                        <wp:posOffset>-93223080</wp:posOffset>
                      </wp:positionV>
                      <wp:extent cx="1555115" cy="395605"/>
                      <wp:effectExtent l="0" t="0" r="0" b="4445"/>
                      <wp:wrapNone/>
                      <wp:docPr id="65" name="Text Box 65"/>
                      <wp:cNvGraphicFramePr/>
                      <a:graphic xmlns:a="http://schemas.openxmlformats.org/drawingml/2006/main">
                        <a:graphicData uri="http://schemas.microsoft.com/office/word/2010/wordprocessingShape">
                          <wps:wsp>
                            <wps:cNvSpPr txBox="1"/>
                            <wps:spPr>
                              <a:xfrm>
                                <a:off x="0" y="0"/>
                                <a:ext cx="1555115" cy="395605"/>
                              </a:xfrm>
                              <a:prstGeom prst="rect">
                                <a:avLst/>
                              </a:prstGeom>
                              <a:noFill/>
                              <a:ln w="6350">
                                <a:noFill/>
                              </a:ln>
                            </wps:spPr>
                            <wps:txbx>
                              <w:txbxContent>
                                <w:p w14:paraId="78B2E0FC" w14:textId="77777777" w:rsidR="00AD4840" w:rsidRPr="00E64B0B" w:rsidRDefault="00AD4840" w:rsidP="002E17BA">
                                  <w:pPr>
                                    <w:spacing w:after="0"/>
                                    <w:jc w:val="right"/>
                                    <w:rPr>
                                      <w:rStyle w:val="Hyperlink"/>
                                      <w:rFonts w:ascii="Century Gothic" w:hAnsi="Century Gothic"/>
                                      <w:sz w:val="18"/>
                                    </w:rPr>
                                  </w:pPr>
                                  <w:r>
                                    <w:rPr>
                                      <w:rFonts w:ascii="Century Gothic" w:hAnsi="Century Gothic"/>
                                      <w:sz w:val="18"/>
                                    </w:rPr>
                                    <w:fldChar w:fldCharType="begin"/>
                                  </w:r>
                                  <w:r>
                                    <w:rPr>
                                      <w:rFonts w:ascii="Century Gothic" w:hAnsi="Century Gothic"/>
                                      <w:sz w:val="18"/>
                                    </w:rPr>
                                    <w:instrText xml:space="preserve"> HYPERLINK  \l "_Highest_priority_knowledge" </w:instrText>
                                  </w:r>
                                  <w:r>
                                    <w:rPr>
                                      <w:rFonts w:ascii="Century Gothic" w:hAnsi="Century Gothic"/>
                                      <w:sz w:val="18"/>
                                    </w:rPr>
                                    <w:fldChar w:fldCharType="separate"/>
                                  </w:r>
                                  <w:r w:rsidRPr="00E64B0B">
                                    <w:rPr>
                                      <w:rStyle w:val="Hyperlink"/>
                                      <w:rFonts w:ascii="Century Gothic" w:hAnsi="Century Gothic"/>
                                      <w:sz w:val="18"/>
                                    </w:rPr>
                                    <w:t xml:space="preserve">Back to </w:t>
                                  </w:r>
                                  <w:r>
                                    <w:rPr>
                                      <w:rStyle w:val="Hyperlink"/>
                                      <w:rFonts w:ascii="Century Gothic" w:hAnsi="Century Gothic"/>
                                      <w:sz w:val="18"/>
                                    </w:rPr>
                                    <w:t>highest priorities</w:t>
                                  </w:r>
                                </w:p>
                                <w:p w14:paraId="016E1E22" w14:textId="77777777" w:rsidR="00AD4840" w:rsidRPr="00E64B0B" w:rsidRDefault="00AD4840" w:rsidP="002E17BA">
                                  <w:pPr>
                                    <w:spacing w:after="0"/>
                                    <w:jc w:val="right"/>
                                    <w:rPr>
                                      <w:rFonts w:ascii="Century Gothic" w:hAnsi="Century Gothic"/>
                                      <w:sz w:val="18"/>
                                    </w:rPr>
                                  </w:pPr>
                                  <w:r>
                                    <w:rPr>
                                      <w:rFonts w:ascii="Century Gothic" w:hAnsi="Century Gothic"/>
                                      <w:sz w:val="18"/>
                                    </w:rPr>
                                    <w:fldChar w:fldCharType="end"/>
                                  </w:r>
                                  <w:hyperlink w:anchor="_Research_themes" w:history="1">
                                    <w:r w:rsidRPr="00E64B0B">
                                      <w:rPr>
                                        <w:rStyle w:val="Hyperlink"/>
                                        <w:rFonts w:ascii="Century Gothic" w:hAnsi="Century Gothic"/>
                                        <w:sz w:val="18"/>
                                      </w:rPr>
                                      <w:t xml:space="preserve">Back to </w:t>
                                    </w:r>
                                    <w:r>
                                      <w:rPr>
                                        <w:rStyle w:val="Hyperlink"/>
                                        <w:rFonts w:ascii="Century Gothic" w:hAnsi="Century Gothic"/>
                                        <w:sz w:val="18"/>
                                      </w:rPr>
                                      <w:t>full list</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267AAE" id="Text Box 65" o:spid="_x0000_s1059" type="#_x0000_t202" style="position:absolute;left:0;text-align:left;margin-left:422.45pt;margin-top:-7340.4pt;width:122.45pt;height:31.1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" filled="f" stroked="f" strokeweight=".5pt">
                      <v:textbox>
                        <w:txbxContent>
                          <w:p w14:paraId="78B2E0FC" w14:textId="77777777" w:rsidR="00AD4840" w:rsidRPr="00E64B0B" w:rsidRDefault="00AD4840" w:rsidP="002E17BA">
                            <w:pPr>
                              <w:spacing w:after="0"/>
                              <w:jc w:val="right"/>
                              <w:rPr>
                                <w:rStyle w:val="Hyperlink"/>
                                <w:rFonts w:ascii="Century Gothic" w:hAnsi="Century Gothic"/>
                                <w:sz w:val="18"/>
                              </w:rPr>
                            </w:pPr>
                            <w:r>
                              <w:rPr>
                                <w:rFonts w:ascii="Century Gothic" w:hAnsi="Century Gothic"/>
                                <w:sz w:val="18"/>
                              </w:rPr>
                              <w:fldChar w:fldCharType="begin"/>
                            </w:r>
                            <w:r>
                              <w:rPr>
                                <w:rFonts w:ascii="Century Gothic" w:hAnsi="Century Gothic"/>
                                <w:sz w:val="18"/>
                              </w:rPr>
                              <w:instrText xml:space="preserve"> HYPERLINK  \l "_Highest_priority_knowledge" </w:instrText>
                            </w:r>
                            <w:r>
                              <w:rPr>
                                <w:rFonts w:ascii="Century Gothic" w:hAnsi="Century Gothic"/>
                                <w:sz w:val="18"/>
                              </w:rPr>
                              <w:fldChar w:fldCharType="separate"/>
                            </w:r>
                            <w:r w:rsidRPr="00E64B0B">
                              <w:rPr>
                                <w:rStyle w:val="Hyperlink"/>
                                <w:rFonts w:ascii="Century Gothic" w:hAnsi="Century Gothic"/>
                                <w:sz w:val="18"/>
                              </w:rPr>
                              <w:t xml:space="preserve">Back to </w:t>
                            </w:r>
                            <w:r>
                              <w:rPr>
                                <w:rStyle w:val="Hyperlink"/>
                                <w:rFonts w:ascii="Century Gothic" w:hAnsi="Century Gothic"/>
                                <w:sz w:val="18"/>
                              </w:rPr>
                              <w:t>highest priorities</w:t>
                            </w:r>
                          </w:p>
                          <w:p w14:paraId="016E1E22" w14:textId="77777777" w:rsidR="00AD4840" w:rsidRPr="00E64B0B" w:rsidRDefault="00AD4840" w:rsidP="002E17BA">
                            <w:pPr>
                              <w:spacing w:after="0"/>
                              <w:jc w:val="right"/>
                              <w:rPr>
                                <w:rFonts w:ascii="Century Gothic" w:hAnsi="Century Gothic"/>
                                <w:sz w:val="18"/>
                              </w:rPr>
                            </w:pPr>
                            <w:r>
                              <w:rPr>
                                <w:rFonts w:ascii="Century Gothic" w:hAnsi="Century Gothic"/>
                                <w:sz w:val="18"/>
                              </w:rPr>
                              <w:fldChar w:fldCharType="end"/>
                            </w:r>
                            <w:hyperlink w:anchor="_Research_themes" w:history="1">
                              <w:r w:rsidRPr="00E64B0B">
                                <w:rPr>
                                  <w:rStyle w:val="Hyperlink"/>
                                  <w:rFonts w:ascii="Century Gothic" w:hAnsi="Century Gothic"/>
                                  <w:sz w:val="18"/>
                                </w:rPr>
                                <w:t xml:space="preserve">Back to </w:t>
                              </w:r>
                              <w:r>
                                <w:rPr>
                                  <w:rStyle w:val="Hyperlink"/>
                                  <w:rFonts w:ascii="Century Gothic" w:hAnsi="Century Gothic"/>
                                  <w:sz w:val="18"/>
                                </w:rPr>
                                <w:t>full list</w:t>
                              </w:r>
                            </w:hyperlink>
                          </w:p>
                        </w:txbxContent>
                      </v:textbox>
                    </v:shape>
                  </w:pict>
                </mc:Fallback>
              </mc:AlternateContent>
            </w:r>
            <w:r w:rsidR="002507A8">
              <w:rPr>
                <w:rFonts w:ascii="Calibri" w:eastAsia="Times New Roman" w:hAnsi="Calibri" w:cs="Times New Roman"/>
                <w:b/>
                <w:bCs/>
                <w:lang w:eastAsia="en-AU"/>
              </w:rPr>
              <w:t>Contextual</w:t>
            </w:r>
            <w:r w:rsidR="00B2623D" w:rsidRPr="002507A8">
              <w:rPr>
                <w:rFonts w:ascii="Calibri" w:eastAsia="Times New Roman" w:hAnsi="Calibri" w:cs="Times New Roman"/>
                <w:b/>
                <w:bCs/>
                <w:lang w:eastAsia="en-AU"/>
              </w:rPr>
              <w:t xml:space="preserve"> information and specific knowledge needs</w:t>
            </w:r>
          </w:p>
        </w:tc>
      </w:tr>
      <w:tr w:rsidR="00250A22" w:rsidRPr="002A12DE" w14:paraId="6915DF31" w14:textId="77777777" w:rsidTr="00A10E69">
        <w:trPr>
          <w:trHeight w:val="1248"/>
        </w:trPr>
        <w:tc>
          <w:tcPr>
            <w:tcW w:w="1042" w:type="pct"/>
            <w:tcBorders>
              <w:top w:val="double" w:sz="4" w:space="0" w:color="auto"/>
              <w:left w:val="single" w:sz="24" w:space="0" w:color="C00000"/>
              <w:bottom w:val="single" w:sz="4" w:space="0" w:color="auto"/>
              <w:right w:val="nil"/>
            </w:tcBorders>
            <w:shd w:val="clear" w:color="auto" w:fill="auto"/>
            <w:hideMark/>
          </w:tcPr>
          <w:p w14:paraId="60084AB2" w14:textId="2293F145" w:rsidR="001D2F63" w:rsidRPr="001D2F63" w:rsidRDefault="001D2F63" w:rsidP="002507A8">
            <w:pPr>
              <w:spacing w:before="60" w:after="60" w:line="240" w:lineRule="auto"/>
              <w:rPr>
                <w:rFonts w:asciiTheme="majorHAnsi" w:eastAsia="Times New Roman" w:hAnsiTheme="majorHAnsi" w:cstheme="majorHAnsi"/>
                <w:bCs/>
                <w:color w:val="000000"/>
                <w:sz w:val="20"/>
                <w:lang w:eastAsia="en-AU"/>
              </w:rPr>
            </w:pPr>
            <w:r w:rsidRPr="001D2F63">
              <w:rPr>
                <w:rFonts w:asciiTheme="majorHAnsi" w:eastAsia="Times New Roman" w:hAnsiTheme="majorHAnsi" w:cstheme="majorHAnsi"/>
                <w:b/>
                <w:bCs/>
                <w:color w:val="000000"/>
                <w:sz w:val="20"/>
                <w:lang w:eastAsia="en-AU"/>
              </w:rPr>
              <w:t>S.1</w:t>
            </w:r>
            <w:r>
              <w:rPr>
                <w:rFonts w:asciiTheme="majorHAnsi" w:eastAsia="Times New Roman" w:hAnsiTheme="majorHAnsi" w:cstheme="majorHAnsi"/>
                <w:bCs/>
                <w:color w:val="000000"/>
                <w:sz w:val="20"/>
                <w:lang w:eastAsia="en-AU"/>
              </w:rPr>
              <w:t xml:space="preserve"> </w:t>
            </w:r>
            <w:r w:rsidR="00250A22" w:rsidRPr="002507A8">
              <w:rPr>
                <w:rFonts w:asciiTheme="majorHAnsi" w:eastAsia="Times New Roman" w:hAnsiTheme="majorHAnsi" w:cstheme="majorHAnsi"/>
                <w:bCs/>
                <w:color w:val="000000"/>
                <w:sz w:val="20"/>
                <w:lang w:eastAsia="en-AU"/>
              </w:rPr>
              <w:t>What are the water quality benefits from recovered land condition as a result of improved grazing practices?</w:t>
            </w:r>
          </w:p>
        </w:tc>
        <w:tc>
          <w:tcPr>
            <w:tcW w:w="3958" w:type="pct"/>
            <w:tcBorders>
              <w:top w:val="double" w:sz="4" w:space="0" w:color="auto"/>
              <w:left w:val="nil"/>
              <w:bottom w:val="single" w:sz="4" w:space="0" w:color="auto"/>
              <w:right w:val="nil"/>
            </w:tcBorders>
            <w:shd w:val="clear" w:color="auto" w:fill="auto"/>
            <w:hideMark/>
          </w:tcPr>
          <w:p w14:paraId="39268ABF" w14:textId="69675D51" w:rsidR="00250A22" w:rsidRPr="00A63D4A" w:rsidRDefault="00250A22" w:rsidP="00E64B0B">
            <w:pPr>
              <w:pStyle w:val="ListParagraph"/>
              <w:numPr>
                <w:ilvl w:val="0"/>
                <w:numId w:val="11"/>
              </w:numPr>
              <w:spacing w:after="0" w:line="240" w:lineRule="auto"/>
              <w:ind w:left="142" w:hanging="142"/>
              <w:rPr>
                <w:rFonts w:asciiTheme="majorHAnsi" w:eastAsia="Times New Roman" w:hAnsiTheme="majorHAnsi" w:cstheme="majorHAnsi"/>
                <w:color w:val="000000"/>
                <w:sz w:val="20"/>
                <w:szCs w:val="20"/>
                <w:lang w:eastAsia="en-AU"/>
              </w:rPr>
            </w:pPr>
            <w:r w:rsidRPr="00A63D4A">
              <w:rPr>
                <w:rFonts w:asciiTheme="majorHAnsi" w:eastAsia="Times New Roman" w:hAnsiTheme="majorHAnsi" w:cstheme="majorHAnsi"/>
                <w:color w:val="000000"/>
                <w:sz w:val="20"/>
                <w:szCs w:val="20"/>
                <w:lang w:eastAsia="en-AU"/>
              </w:rPr>
              <w:t>More local studies are required of the processes, timeframes and water quality effectiveness of recovery in land condition following improved grazing practices, including soil and vegetation properties and water and pollutant fluxes. Priority areas for such studies would be areas of high erosion rates, low vegetation cover and biomass and fine-textured and sodic soils.</w:t>
            </w:r>
          </w:p>
          <w:p w14:paraId="16A59370" w14:textId="77777777" w:rsidR="00250A22" w:rsidRPr="002A12DE" w:rsidRDefault="00250A22" w:rsidP="00E64B0B">
            <w:pPr>
              <w:pStyle w:val="ListParagraph"/>
              <w:numPr>
                <w:ilvl w:val="0"/>
                <w:numId w:val="11"/>
              </w:numPr>
              <w:spacing w:after="0" w:line="240" w:lineRule="auto"/>
              <w:ind w:left="142" w:hanging="142"/>
              <w:rPr>
                <w:rFonts w:asciiTheme="majorHAnsi" w:eastAsia="Times New Roman" w:hAnsiTheme="majorHAnsi" w:cstheme="majorHAnsi"/>
                <w:color w:val="000000"/>
                <w:sz w:val="20"/>
                <w:szCs w:val="20"/>
                <w:lang w:eastAsia="en-AU"/>
              </w:rPr>
            </w:pPr>
            <w:r w:rsidRPr="00A63D4A">
              <w:rPr>
                <w:rFonts w:asciiTheme="majorHAnsi" w:eastAsia="Times New Roman" w:hAnsiTheme="majorHAnsi" w:cstheme="majorHAnsi"/>
                <w:color w:val="000000"/>
                <w:sz w:val="20"/>
                <w:szCs w:val="20"/>
                <w:lang w:eastAsia="en-AU"/>
              </w:rPr>
              <w:t>What is the influence of ground cover (amount, biomass, composition and distribution) on sub-catchment and catchment scale run</w:t>
            </w:r>
            <w:r>
              <w:rPr>
                <w:rFonts w:asciiTheme="majorHAnsi" w:eastAsia="Times New Roman" w:hAnsiTheme="majorHAnsi" w:cstheme="majorHAnsi"/>
                <w:color w:val="000000"/>
                <w:sz w:val="20"/>
                <w:szCs w:val="20"/>
                <w:lang w:eastAsia="en-AU"/>
              </w:rPr>
              <w:t>-</w:t>
            </w:r>
            <w:r w:rsidRPr="00A63D4A">
              <w:rPr>
                <w:rFonts w:asciiTheme="majorHAnsi" w:eastAsia="Times New Roman" w:hAnsiTheme="majorHAnsi" w:cstheme="majorHAnsi"/>
                <w:color w:val="000000"/>
                <w:sz w:val="20"/>
                <w:szCs w:val="20"/>
                <w:lang w:eastAsia="en-AU"/>
              </w:rPr>
              <w:t>off and sediment delivery is not fully understood and is important for understanding the influence of hillslope hydrology on channel and gully erosion.</w:t>
            </w:r>
          </w:p>
        </w:tc>
      </w:tr>
      <w:tr w:rsidR="00250A22" w:rsidRPr="002A12DE" w14:paraId="0555C16E" w14:textId="77777777" w:rsidTr="00A10E69">
        <w:trPr>
          <w:trHeight w:val="1978"/>
        </w:trPr>
        <w:tc>
          <w:tcPr>
            <w:tcW w:w="1042" w:type="pct"/>
            <w:tcBorders>
              <w:top w:val="single" w:sz="4" w:space="0" w:color="auto"/>
              <w:left w:val="single" w:sz="24" w:space="0" w:color="C00000"/>
              <w:bottom w:val="single" w:sz="4" w:space="0" w:color="auto"/>
              <w:right w:val="nil"/>
            </w:tcBorders>
            <w:shd w:val="clear" w:color="auto" w:fill="auto"/>
            <w:hideMark/>
          </w:tcPr>
          <w:p w14:paraId="7A7BFEA4" w14:textId="10167E9C" w:rsidR="00250A22" w:rsidRPr="002507A8" w:rsidRDefault="001D2F63" w:rsidP="002507A8">
            <w:pPr>
              <w:spacing w:before="60" w:after="60" w:line="240" w:lineRule="auto"/>
              <w:rPr>
                <w:rFonts w:asciiTheme="majorHAnsi" w:eastAsia="Times New Roman" w:hAnsiTheme="majorHAnsi" w:cstheme="majorHAnsi"/>
                <w:bCs/>
                <w:color w:val="000000"/>
                <w:sz w:val="20"/>
                <w:lang w:eastAsia="en-AU"/>
              </w:rPr>
            </w:pPr>
            <w:r w:rsidRPr="001D2F63">
              <w:rPr>
                <w:rFonts w:asciiTheme="majorHAnsi" w:eastAsia="Times New Roman" w:hAnsiTheme="majorHAnsi" w:cstheme="majorHAnsi"/>
                <w:b/>
                <w:bCs/>
                <w:color w:val="000000"/>
                <w:sz w:val="20"/>
                <w:lang w:eastAsia="en-AU"/>
              </w:rPr>
              <w:t>S.2</w:t>
            </w:r>
            <w:r>
              <w:rPr>
                <w:rFonts w:asciiTheme="majorHAnsi" w:eastAsia="Times New Roman" w:hAnsiTheme="majorHAnsi" w:cstheme="majorHAnsi"/>
                <w:bCs/>
                <w:color w:val="000000"/>
                <w:sz w:val="20"/>
                <w:lang w:eastAsia="en-AU"/>
              </w:rPr>
              <w:t xml:space="preserve"> </w:t>
            </w:r>
            <w:r w:rsidR="00250A22" w:rsidRPr="002507A8">
              <w:rPr>
                <w:rFonts w:asciiTheme="majorHAnsi" w:eastAsia="Times New Roman" w:hAnsiTheme="majorHAnsi" w:cstheme="majorHAnsi"/>
                <w:bCs/>
                <w:color w:val="000000"/>
                <w:sz w:val="20"/>
                <w:lang w:eastAsia="en-AU"/>
              </w:rPr>
              <w:t>What is the effectiveness, in terms of water quality benefits, costs and timeframes, of remediating gully and riparian areas? How can this information be used to target and prioritise areas for remediation?</w:t>
            </w:r>
          </w:p>
        </w:tc>
        <w:tc>
          <w:tcPr>
            <w:tcW w:w="3958" w:type="pct"/>
            <w:tcBorders>
              <w:top w:val="single" w:sz="4" w:space="0" w:color="auto"/>
              <w:left w:val="nil"/>
              <w:bottom w:val="single" w:sz="4" w:space="0" w:color="auto"/>
              <w:right w:val="nil"/>
            </w:tcBorders>
            <w:shd w:val="clear" w:color="auto" w:fill="auto"/>
            <w:hideMark/>
          </w:tcPr>
          <w:p w14:paraId="01E4E0AE" w14:textId="0F0AD10E" w:rsidR="00250A22" w:rsidRDefault="00250A22" w:rsidP="00E64B0B">
            <w:pPr>
              <w:pStyle w:val="ListParagraph"/>
              <w:numPr>
                <w:ilvl w:val="0"/>
                <w:numId w:val="11"/>
              </w:numPr>
              <w:spacing w:after="0" w:line="240" w:lineRule="auto"/>
              <w:ind w:left="142" w:hanging="142"/>
              <w:rPr>
                <w:rFonts w:asciiTheme="majorHAnsi" w:eastAsia="Times New Roman" w:hAnsiTheme="majorHAnsi" w:cstheme="majorHAnsi"/>
                <w:color w:val="000000"/>
                <w:sz w:val="20"/>
                <w:szCs w:val="20"/>
                <w:lang w:eastAsia="en-AU"/>
              </w:rPr>
            </w:pPr>
            <w:r w:rsidRPr="002A12DE">
              <w:rPr>
                <w:rFonts w:asciiTheme="majorHAnsi" w:eastAsia="Times New Roman" w:hAnsiTheme="majorHAnsi" w:cstheme="majorHAnsi"/>
                <w:color w:val="000000"/>
                <w:sz w:val="20"/>
                <w:szCs w:val="20"/>
                <w:lang w:eastAsia="en-AU"/>
              </w:rPr>
              <w:t>Investigate water quality benefits, soil saved and costs and timeframes for remediating gully, streambank and riparian are</w:t>
            </w:r>
            <w:r>
              <w:rPr>
                <w:rFonts w:asciiTheme="majorHAnsi" w:eastAsia="Times New Roman" w:hAnsiTheme="majorHAnsi" w:cstheme="majorHAnsi"/>
                <w:color w:val="000000"/>
                <w:sz w:val="20"/>
                <w:szCs w:val="20"/>
                <w:lang w:eastAsia="en-AU"/>
              </w:rPr>
              <w:t xml:space="preserve">as to determine effectiveness. </w:t>
            </w:r>
          </w:p>
          <w:p w14:paraId="448C1381" w14:textId="77777777" w:rsidR="00250A22" w:rsidRDefault="00250A22" w:rsidP="00E64B0B">
            <w:pPr>
              <w:pStyle w:val="ListParagraph"/>
              <w:numPr>
                <w:ilvl w:val="0"/>
                <w:numId w:val="11"/>
              </w:numPr>
              <w:spacing w:after="0" w:line="240" w:lineRule="auto"/>
              <w:ind w:left="142" w:hanging="142"/>
              <w:rPr>
                <w:rFonts w:asciiTheme="majorHAnsi" w:eastAsia="Times New Roman" w:hAnsiTheme="majorHAnsi" w:cstheme="majorHAnsi"/>
                <w:color w:val="000000"/>
                <w:sz w:val="20"/>
                <w:szCs w:val="20"/>
                <w:lang w:eastAsia="en-AU"/>
              </w:rPr>
            </w:pPr>
            <w:r w:rsidRPr="002A12DE">
              <w:rPr>
                <w:rFonts w:asciiTheme="majorHAnsi" w:eastAsia="Times New Roman" w:hAnsiTheme="majorHAnsi" w:cstheme="majorHAnsi"/>
                <w:color w:val="000000"/>
                <w:sz w:val="20"/>
                <w:szCs w:val="20"/>
                <w:lang w:eastAsia="en-AU"/>
              </w:rPr>
              <w:t>Effectiveness of remediation relative to other management techniques that address erosion features in gullies and riparian areas, including physical works and grazing</w:t>
            </w:r>
            <w:r>
              <w:rPr>
                <w:rFonts w:asciiTheme="majorHAnsi" w:eastAsia="Times New Roman" w:hAnsiTheme="majorHAnsi" w:cstheme="majorHAnsi"/>
                <w:color w:val="000000"/>
                <w:sz w:val="20"/>
                <w:szCs w:val="20"/>
                <w:lang w:eastAsia="en-AU"/>
              </w:rPr>
              <w:t xml:space="preserve"> management. </w:t>
            </w:r>
          </w:p>
          <w:p w14:paraId="4CD520B8" w14:textId="77777777" w:rsidR="00250A22" w:rsidRDefault="00250A22" w:rsidP="00E64B0B">
            <w:pPr>
              <w:pStyle w:val="ListParagraph"/>
              <w:numPr>
                <w:ilvl w:val="0"/>
                <w:numId w:val="11"/>
              </w:numPr>
              <w:spacing w:after="0" w:line="240" w:lineRule="auto"/>
              <w:ind w:left="142" w:hanging="142"/>
              <w:rPr>
                <w:rFonts w:asciiTheme="majorHAnsi" w:eastAsia="Times New Roman" w:hAnsiTheme="majorHAnsi" w:cstheme="majorHAnsi"/>
                <w:color w:val="000000"/>
                <w:sz w:val="20"/>
                <w:szCs w:val="20"/>
                <w:lang w:eastAsia="en-AU"/>
              </w:rPr>
            </w:pPr>
            <w:r w:rsidRPr="002A12DE">
              <w:rPr>
                <w:rFonts w:asciiTheme="majorHAnsi" w:eastAsia="Times New Roman" w:hAnsiTheme="majorHAnsi" w:cstheme="majorHAnsi"/>
                <w:color w:val="000000"/>
                <w:sz w:val="20"/>
                <w:szCs w:val="20"/>
                <w:lang w:eastAsia="en-AU"/>
              </w:rPr>
              <w:t>Where is the best place for returning riparian vegetation in the landscape and the associated cost ef</w:t>
            </w:r>
            <w:r>
              <w:rPr>
                <w:rFonts w:asciiTheme="majorHAnsi" w:eastAsia="Times New Roman" w:hAnsiTheme="majorHAnsi" w:cstheme="majorHAnsi"/>
                <w:color w:val="000000"/>
                <w:sz w:val="20"/>
                <w:szCs w:val="20"/>
                <w:lang w:eastAsia="en-AU"/>
              </w:rPr>
              <w:t>fectiveness of such approaches?</w:t>
            </w:r>
          </w:p>
          <w:p w14:paraId="2755100E" w14:textId="77777777" w:rsidR="00250A22" w:rsidRPr="002A12DE" w:rsidRDefault="00250A22" w:rsidP="00E64B0B">
            <w:pPr>
              <w:pStyle w:val="ListParagraph"/>
              <w:numPr>
                <w:ilvl w:val="0"/>
                <w:numId w:val="11"/>
              </w:numPr>
              <w:spacing w:after="0" w:line="240" w:lineRule="auto"/>
              <w:ind w:left="142" w:hanging="142"/>
              <w:rPr>
                <w:rFonts w:asciiTheme="majorHAnsi" w:eastAsia="Times New Roman" w:hAnsiTheme="majorHAnsi" w:cstheme="majorHAnsi"/>
                <w:color w:val="000000"/>
                <w:sz w:val="20"/>
                <w:szCs w:val="20"/>
                <w:lang w:eastAsia="en-AU"/>
              </w:rPr>
            </w:pPr>
            <w:r w:rsidRPr="002A12DE">
              <w:rPr>
                <w:rFonts w:asciiTheme="majorHAnsi" w:eastAsia="Times New Roman" w:hAnsiTheme="majorHAnsi" w:cstheme="majorHAnsi"/>
                <w:color w:val="000000"/>
                <w:sz w:val="20"/>
                <w:szCs w:val="20"/>
                <w:lang w:eastAsia="en-AU"/>
              </w:rPr>
              <w:t>Better understanding of variability in erosion, storage and delivery of fine sediment to improve targeting of areas for remediation.</w:t>
            </w:r>
          </w:p>
        </w:tc>
      </w:tr>
      <w:tr w:rsidR="00250A22" w:rsidRPr="002A12DE" w14:paraId="4B003C5C" w14:textId="77777777" w:rsidTr="00A10E69">
        <w:trPr>
          <w:trHeight w:val="830"/>
        </w:trPr>
        <w:tc>
          <w:tcPr>
            <w:tcW w:w="1042" w:type="pct"/>
            <w:tcBorders>
              <w:top w:val="single" w:sz="4" w:space="0" w:color="auto"/>
              <w:left w:val="single" w:sz="24" w:space="0" w:color="C00000"/>
              <w:bottom w:val="single" w:sz="4" w:space="0" w:color="auto"/>
              <w:right w:val="nil"/>
            </w:tcBorders>
            <w:shd w:val="clear" w:color="auto" w:fill="auto"/>
            <w:hideMark/>
          </w:tcPr>
          <w:p w14:paraId="49664C24" w14:textId="13F9C91B" w:rsidR="00250A22" w:rsidRPr="002507A8" w:rsidRDefault="001D2F63" w:rsidP="002507A8">
            <w:pPr>
              <w:spacing w:before="60" w:after="60" w:line="240" w:lineRule="auto"/>
              <w:rPr>
                <w:rFonts w:asciiTheme="majorHAnsi" w:eastAsia="Times New Roman" w:hAnsiTheme="majorHAnsi" w:cstheme="majorHAnsi"/>
                <w:color w:val="000000"/>
                <w:sz w:val="20"/>
                <w:lang w:eastAsia="en-AU"/>
              </w:rPr>
            </w:pPr>
            <w:r w:rsidRPr="001D2F63">
              <w:rPr>
                <w:rFonts w:asciiTheme="majorHAnsi" w:eastAsia="Times New Roman" w:hAnsiTheme="majorHAnsi" w:cstheme="majorHAnsi"/>
                <w:b/>
                <w:bCs/>
                <w:color w:val="000000"/>
                <w:sz w:val="20"/>
                <w:lang w:eastAsia="en-AU"/>
              </w:rPr>
              <w:t>S.3</w:t>
            </w:r>
            <w:r>
              <w:rPr>
                <w:rFonts w:asciiTheme="majorHAnsi" w:eastAsia="Times New Roman" w:hAnsiTheme="majorHAnsi" w:cstheme="majorHAnsi"/>
                <w:bCs/>
                <w:color w:val="000000"/>
                <w:sz w:val="20"/>
                <w:lang w:eastAsia="en-AU"/>
              </w:rPr>
              <w:t xml:space="preserve"> </w:t>
            </w:r>
            <w:r w:rsidR="00250A22" w:rsidRPr="002507A8">
              <w:rPr>
                <w:rFonts w:asciiTheme="majorHAnsi" w:eastAsia="Times New Roman" w:hAnsiTheme="majorHAnsi" w:cstheme="majorHAnsi"/>
                <w:bCs/>
                <w:color w:val="000000"/>
                <w:sz w:val="20"/>
                <w:lang w:eastAsia="en-AU"/>
              </w:rPr>
              <w:t>What are the impacts of tree clearing on water quality going to the Reef?</w:t>
            </w:r>
          </w:p>
        </w:tc>
        <w:tc>
          <w:tcPr>
            <w:tcW w:w="3958" w:type="pct"/>
            <w:tcBorders>
              <w:top w:val="single" w:sz="4" w:space="0" w:color="auto"/>
              <w:left w:val="nil"/>
              <w:bottom w:val="single" w:sz="4" w:space="0" w:color="auto"/>
              <w:right w:val="nil"/>
            </w:tcBorders>
            <w:shd w:val="clear" w:color="auto" w:fill="auto"/>
            <w:hideMark/>
          </w:tcPr>
          <w:p w14:paraId="7483EE2C" w14:textId="77777777" w:rsidR="00250A22" w:rsidRDefault="00250A22" w:rsidP="00E64B0B">
            <w:pPr>
              <w:pStyle w:val="ListParagraph"/>
              <w:numPr>
                <w:ilvl w:val="0"/>
                <w:numId w:val="11"/>
              </w:numPr>
              <w:spacing w:after="0" w:line="240" w:lineRule="auto"/>
              <w:ind w:left="142" w:hanging="142"/>
              <w:rPr>
                <w:rFonts w:asciiTheme="majorHAnsi" w:eastAsia="Times New Roman" w:hAnsiTheme="majorHAnsi" w:cstheme="majorHAnsi"/>
                <w:color w:val="000000"/>
                <w:sz w:val="20"/>
                <w:szCs w:val="20"/>
                <w:lang w:eastAsia="en-AU"/>
              </w:rPr>
            </w:pPr>
            <w:r w:rsidRPr="002A12DE">
              <w:rPr>
                <w:rFonts w:asciiTheme="majorHAnsi" w:eastAsia="Times New Roman" w:hAnsiTheme="majorHAnsi" w:cstheme="majorHAnsi"/>
                <w:color w:val="000000"/>
                <w:sz w:val="20"/>
                <w:szCs w:val="20"/>
                <w:lang w:eastAsia="en-AU"/>
              </w:rPr>
              <w:t>What tree clearing has occurred, what effects has it had on progress towards the targets, what can be addressed in the modelling?</w:t>
            </w:r>
          </w:p>
          <w:p w14:paraId="0454F9CF" w14:textId="77777777" w:rsidR="00250A22" w:rsidRPr="002A12DE" w:rsidRDefault="00250A22" w:rsidP="00E64B0B">
            <w:pPr>
              <w:pStyle w:val="ListParagraph"/>
              <w:numPr>
                <w:ilvl w:val="0"/>
                <w:numId w:val="11"/>
              </w:numPr>
              <w:spacing w:after="0" w:line="240" w:lineRule="auto"/>
              <w:ind w:left="142" w:hanging="142"/>
              <w:rPr>
                <w:rFonts w:asciiTheme="majorHAnsi" w:eastAsia="Times New Roman" w:hAnsiTheme="majorHAnsi" w:cstheme="majorHAnsi"/>
                <w:color w:val="000000"/>
                <w:sz w:val="20"/>
                <w:szCs w:val="20"/>
                <w:lang w:eastAsia="en-AU"/>
              </w:rPr>
            </w:pPr>
            <w:r w:rsidRPr="002A12DE">
              <w:rPr>
                <w:rFonts w:asciiTheme="majorHAnsi" w:eastAsia="Times New Roman" w:hAnsiTheme="majorHAnsi" w:cstheme="majorHAnsi"/>
                <w:color w:val="000000"/>
                <w:sz w:val="20"/>
                <w:szCs w:val="20"/>
                <w:lang w:eastAsia="en-AU"/>
              </w:rPr>
              <w:t xml:space="preserve">Thresholds for vegetation clearing on floodplains and riparian areas to indicate the extent that poses significant risk to floodplain function, wetland, river and marine connectivity, and the quality of water entering coastal aquatic and marine waters. </w:t>
            </w:r>
          </w:p>
        </w:tc>
      </w:tr>
      <w:tr w:rsidR="00250A22" w:rsidRPr="002A12DE" w14:paraId="20F7B68B" w14:textId="77777777" w:rsidTr="00A10E69">
        <w:trPr>
          <w:trHeight w:val="274"/>
        </w:trPr>
        <w:tc>
          <w:tcPr>
            <w:tcW w:w="1042" w:type="pct"/>
            <w:tcBorders>
              <w:top w:val="single" w:sz="4" w:space="0" w:color="auto"/>
              <w:left w:val="single" w:sz="24" w:space="0" w:color="C00000"/>
              <w:bottom w:val="single" w:sz="4" w:space="0" w:color="auto"/>
              <w:right w:val="nil"/>
            </w:tcBorders>
            <w:shd w:val="clear" w:color="auto" w:fill="auto"/>
            <w:hideMark/>
          </w:tcPr>
          <w:p w14:paraId="3DAD3547" w14:textId="16FF2D51" w:rsidR="00250A22" w:rsidRPr="002507A8" w:rsidRDefault="001D2F63" w:rsidP="002507A8">
            <w:pPr>
              <w:spacing w:before="60" w:after="60" w:line="240" w:lineRule="auto"/>
              <w:rPr>
                <w:rFonts w:asciiTheme="majorHAnsi" w:eastAsia="Times New Roman" w:hAnsiTheme="majorHAnsi" w:cstheme="majorHAnsi"/>
                <w:bCs/>
                <w:color w:val="000000"/>
                <w:sz w:val="20"/>
                <w:lang w:eastAsia="en-AU"/>
              </w:rPr>
            </w:pPr>
            <w:r w:rsidRPr="001D2F63">
              <w:rPr>
                <w:rFonts w:asciiTheme="majorHAnsi" w:eastAsia="Times New Roman" w:hAnsiTheme="majorHAnsi" w:cstheme="majorHAnsi"/>
                <w:b/>
                <w:bCs/>
                <w:color w:val="000000"/>
                <w:sz w:val="20"/>
                <w:lang w:eastAsia="en-AU"/>
              </w:rPr>
              <w:t>S.4</w:t>
            </w:r>
            <w:r>
              <w:rPr>
                <w:rFonts w:asciiTheme="majorHAnsi" w:eastAsia="Times New Roman" w:hAnsiTheme="majorHAnsi" w:cstheme="majorHAnsi"/>
                <w:bCs/>
                <w:color w:val="000000"/>
                <w:sz w:val="20"/>
                <w:lang w:eastAsia="en-AU"/>
              </w:rPr>
              <w:t xml:space="preserve"> </w:t>
            </w:r>
            <w:r w:rsidR="00250A22" w:rsidRPr="002507A8">
              <w:rPr>
                <w:rFonts w:asciiTheme="majorHAnsi" w:eastAsia="Times New Roman" w:hAnsiTheme="majorHAnsi" w:cstheme="majorHAnsi"/>
                <w:bCs/>
                <w:color w:val="000000"/>
                <w:sz w:val="20"/>
                <w:lang w:eastAsia="en-AU"/>
              </w:rPr>
              <w:t xml:space="preserve">What is the risk of the finest sediment fractions (&lt;16 uM) to </w:t>
            </w:r>
            <w:r w:rsidR="00250A22" w:rsidRPr="002507A8">
              <w:rPr>
                <w:rFonts w:asciiTheme="majorHAnsi" w:eastAsia="Times New Roman" w:hAnsiTheme="majorHAnsi" w:cstheme="majorHAnsi"/>
                <w:bCs/>
                <w:color w:val="000000"/>
                <w:sz w:val="20"/>
                <w:lang w:eastAsia="en-AU"/>
              </w:rPr>
              <w:lastRenderedPageBreak/>
              <w:t>the Reef?</w:t>
            </w:r>
            <w:r w:rsidR="00250A22" w:rsidRPr="002507A8">
              <w:rPr>
                <w:rFonts w:asciiTheme="majorHAnsi" w:eastAsia="Times New Roman" w:hAnsiTheme="majorHAnsi" w:cstheme="majorHAnsi"/>
                <w:bCs/>
                <w:color w:val="000000"/>
                <w:sz w:val="20"/>
                <w:lang w:eastAsia="en-AU"/>
              </w:rPr>
              <w:br/>
            </w:r>
          </w:p>
        </w:tc>
        <w:tc>
          <w:tcPr>
            <w:tcW w:w="3958" w:type="pct"/>
            <w:tcBorders>
              <w:top w:val="single" w:sz="4" w:space="0" w:color="auto"/>
              <w:left w:val="nil"/>
              <w:bottom w:val="single" w:sz="4" w:space="0" w:color="auto"/>
              <w:right w:val="nil"/>
            </w:tcBorders>
            <w:shd w:val="clear" w:color="auto" w:fill="auto"/>
            <w:hideMark/>
          </w:tcPr>
          <w:p w14:paraId="38E1AFB9" w14:textId="77777777" w:rsidR="00250A22" w:rsidRDefault="00250A22" w:rsidP="00E64B0B">
            <w:pPr>
              <w:pStyle w:val="ListParagraph"/>
              <w:numPr>
                <w:ilvl w:val="0"/>
                <w:numId w:val="11"/>
              </w:numPr>
              <w:spacing w:after="0" w:line="240" w:lineRule="auto"/>
              <w:ind w:left="142" w:hanging="142"/>
              <w:rPr>
                <w:rFonts w:asciiTheme="majorHAnsi" w:eastAsia="Times New Roman" w:hAnsiTheme="majorHAnsi" w:cstheme="majorHAnsi"/>
                <w:color w:val="000000"/>
                <w:sz w:val="20"/>
                <w:szCs w:val="20"/>
                <w:lang w:eastAsia="en-AU"/>
              </w:rPr>
            </w:pPr>
            <w:r w:rsidRPr="002A12DE">
              <w:rPr>
                <w:rFonts w:asciiTheme="majorHAnsi" w:eastAsia="Times New Roman" w:hAnsiTheme="majorHAnsi" w:cstheme="majorHAnsi"/>
                <w:color w:val="000000"/>
                <w:sz w:val="20"/>
                <w:szCs w:val="20"/>
                <w:lang w:eastAsia="en-AU"/>
              </w:rPr>
              <w:lastRenderedPageBreak/>
              <w:t>There needs to be better agreement regarding the particle size of the fine sediment fraction that is used in catchm</w:t>
            </w:r>
            <w:r>
              <w:rPr>
                <w:rFonts w:asciiTheme="majorHAnsi" w:eastAsia="Times New Roman" w:hAnsiTheme="majorHAnsi" w:cstheme="majorHAnsi"/>
                <w:color w:val="000000"/>
                <w:sz w:val="20"/>
                <w:szCs w:val="20"/>
                <w:lang w:eastAsia="en-AU"/>
              </w:rPr>
              <w:t>ent and marine systems studies.</w:t>
            </w:r>
          </w:p>
          <w:p w14:paraId="451F1842" w14:textId="77777777" w:rsidR="00250A22" w:rsidRDefault="00250A22" w:rsidP="00E64B0B">
            <w:pPr>
              <w:pStyle w:val="ListParagraph"/>
              <w:numPr>
                <w:ilvl w:val="0"/>
                <w:numId w:val="11"/>
              </w:numPr>
              <w:spacing w:after="0" w:line="240" w:lineRule="auto"/>
              <w:ind w:left="142" w:hanging="142"/>
              <w:rPr>
                <w:rFonts w:asciiTheme="majorHAnsi" w:eastAsia="Times New Roman" w:hAnsiTheme="majorHAnsi" w:cstheme="majorHAnsi"/>
                <w:color w:val="000000"/>
                <w:sz w:val="20"/>
                <w:szCs w:val="20"/>
                <w:lang w:eastAsia="en-AU"/>
              </w:rPr>
            </w:pPr>
            <w:r w:rsidRPr="002A12DE">
              <w:rPr>
                <w:rFonts w:asciiTheme="majorHAnsi" w:eastAsia="Times New Roman" w:hAnsiTheme="majorHAnsi" w:cstheme="majorHAnsi"/>
                <w:color w:val="000000"/>
                <w:sz w:val="20"/>
                <w:szCs w:val="20"/>
                <w:lang w:eastAsia="en-AU"/>
              </w:rPr>
              <w:t>The range and dominant particle size of sediment is not well understood for man</w:t>
            </w:r>
            <w:r>
              <w:rPr>
                <w:rFonts w:asciiTheme="majorHAnsi" w:eastAsia="Times New Roman" w:hAnsiTheme="majorHAnsi" w:cstheme="majorHAnsi"/>
                <w:color w:val="000000"/>
                <w:sz w:val="20"/>
                <w:szCs w:val="20"/>
                <w:lang w:eastAsia="en-AU"/>
              </w:rPr>
              <w:t xml:space="preserve">y parts of the Great Barrier Reef catchments. </w:t>
            </w:r>
          </w:p>
          <w:p w14:paraId="54F283D4" w14:textId="77777777" w:rsidR="00250A22" w:rsidRDefault="00250A22" w:rsidP="00E64B0B">
            <w:pPr>
              <w:pStyle w:val="ListParagraph"/>
              <w:numPr>
                <w:ilvl w:val="0"/>
                <w:numId w:val="11"/>
              </w:numPr>
              <w:spacing w:after="0" w:line="240" w:lineRule="auto"/>
              <w:ind w:left="142" w:hanging="142"/>
              <w:rPr>
                <w:rFonts w:asciiTheme="majorHAnsi" w:eastAsia="Times New Roman" w:hAnsiTheme="majorHAnsi" w:cstheme="majorHAnsi"/>
                <w:color w:val="000000"/>
                <w:sz w:val="20"/>
                <w:szCs w:val="20"/>
                <w:lang w:eastAsia="en-AU"/>
              </w:rPr>
            </w:pPr>
            <w:r w:rsidRPr="002A12DE">
              <w:rPr>
                <w:rFonts w:asciiTheme="majorHAnsi" w:eastAsia="Times New Roman" w:hAnsiTheme="majorHAnsi" w:cstheme="majorHAnsi"/>
                <w:color w:val="000000"/>
                <w:sz w:val="20"/>
                <w:szCs w:val="20"/>
                <w:lang w:eastAsia="en-AU"/>
              </w:rPr>
              <w:lastRenderedPageBreak/>
              <w:t xml:space="preserve">Analysis and interpretation of previously collected particle </w:t>
            </w:r>
            <w:r>
              <w:rPr>
                <w:rFonts w:asciiTheme="majorHAnsi" w:eastAsia="Times New Roman" w:hAnsiTheme="majorHAnsi" w:cstheme="majorHAnsi"/>
                <w:color w:val="000000"/>
                <w:sz w:val="20"/>
                <w:szCs w:val="20"/>
                <w:lang w:eastAsia="en-AU"/>
              </w:rPr>
              <w:t>size data should be a priority.</w:t>
            </w:r>
          </w:p>
          <w:p w14:paraId="76B82C69" w14:textId="77777777" w:rsidR="00250A22" w:rsidRDefault="00250A22" w:rsidP="00E64B0B">
            <w:pPr>
              <w:pStyle w:val="ListParagraph"/>
              <w:numPr>
                <w:ilvl w:val="0"/>
                <w:numId w:val="11"/>
              </w:numPr>
              <w:spacing w:after="0" w:line="240" w:lineRule="auto"/>
              <w:ind w:left="142" w:hanging="142"/>
              <w:rPr>
                <w:rFonts w:asciiTheme="majorHAnsi" w:eastAsia="Times New Roman" w:hAnsiTheme="majorHAnsi" w:cstheme="majorHAnsi"/>
                <w:color w:val="000000"/>
                <w:sz w:val="20"/>
                <w:szCs w:val="20"/>
                <w:lang w:eastAsia="en-AU"/>
              </w:rPr>
            </w:pPr>
            <w:r w:rsidRPr="002A12DE">
              <w:rPr>
                <w:rFonts w:asciiTheme="majorHAnsi" w:eastAsia="Times New Roman" w:hAnsiTheme="majorHAnsi" w:cstheme="majorHAnsi"/>
                <w:color w:val="000000"/>
                <w:sz w:val="20"/>
                <w:szCs w:val="20"/>
                <w:lang w:eastAsia="en-AU"/>
              </w:rPr>
              <w:t>Further understanding of the variations in erosion, storage and delivery of fine sediment will improve targ</w:t>
            </w:r>
            <w:r>
              <w:rPr>
                <w:rFonts w:asciiTheme="majorHAnsi" w:eastAsia="Times New Roman" w:hAnsiTheme="majorHAnsi" w:cstheme="majorHAnsi"/>
                <w:color w:val="000000"/>
                <w:sz w:val="20"/>
                <w:szCs w:val="20"/>
                <w:lang w:eastAsia="en-AU"/>
              </w:rPr>
              <w:t>eting of areas for remediation.</w:t>
            </w:r>
          </w:p>
          <w:p w14:paraId="128CB487" w14:textId="77777777" w:rsidR="00250A22" w:rsidRDefault="00250A22" w:rsidP="00E64B0B">
            <w:pPr>
              <w:pStyle w:val="ListParagraph"/>
              <w:numPr>
                <w:ilvl w:val="0"/>
                <w:numId w:val="11"/>
              </w:numPr>
              <w:spacing w:after="0" w:line="240" w:lineRule="auto"/>
              <w:ind w:left="142" w:hanging="142"/>
              <w:rPr>
                <w:rFonts w:asciiTheme="majorHAnsi" w:eastAsia="Times New Roman" w:hAnsiTheme="majorHAnsi" w:cstheme="majorHAnsi"/>
                <w:color w:val="000000"/>
                <w:sz w:val="20"/>
                <w:szCs w:val="20"/>
                <w:lang w:eastAsia="en-AU"/>
              </w:rPr>
            </w:pPr>
            <w:r w:rsidRPr="002A12DE">
              <w:rPr>
                <w:rFonts w:asciiTheme="majorHAnsi" w:eastAsia="Times New Roman" w:hAnsiTheme="majorHAnsi" w:cstheme="majorHAnsi"/>
                <w:color w:val="000000"/>
                <w:sz w:val="20"/>
                <w:szCs w:val="20"/>
                <w:lang w:eastAsia="en-AU"/>
              </w:rPr>
              <w:t>Time series of benthic light, a more ecologically relevant indicator than—for example—turbidity, are still only availa</w:t>
            </w:r>
            <w:r>
              <w:rPr>
                <w:rFonts w:asciiTheme="majorHAnsi" w:eastAsia="Times New Roman" w:hAnsiTheme="majorHAnsi" w:cstheme="majorHAnsi"/>
                <w:color w:val="000000"/>
                <w:sz w:val="20"/>
                <w:szCs w:val="20"/>
                <w:lang w:eastAsia="en-AU"/>
              </w:rPr>
              <w:t>ble for a handful of locations.</w:t>
            </w:r>
          </w:p>
          <w:p w14:paraId="3AF6669A" w14:textId="77777777" w:rsidR="00250A22" w:rsidRDefault="00250A22" w:rsidP="00E64B0B">
            <w:pPr>
              <w:pStyle w:val="ListParagraph"/>
              <w:numPr>
                <w:ilvl w:val="0"/>
                <w:numId w:val="11"/>
              </w:numPr>
              <w:spacing w:after="0" w:line="240" w:lineRule="auto"/>
              <w:ind w:left="142" w:hanging="142"/>
              <w:rPr>
                <w:rFonts w:asciiTheme="majorHAnsi" w:eastAsia="Times New Roman" w:hAnsiTheme="majorHAnsi" w:cstheme="majorHAnsi"/>
                <w:color w:val="000000"/>
                <w:sz w:val="20"/>
                <w:szCs w:val="20"/>
                <w:lang w:eastAsia="en-AU"/>
              </w:rPr>
            </w:pPr>
            <w:r w:rsidRPr="002A12DE">
              <w:rPr>
                <w:rFonts w:asciiTheme="majorHAnsi" w:eastAsia="Times New Roman" w:hAnsiTheme="majorHAnsi" w:cstheme="majorHAnsi"/>
                <w:color w:val="000000"/>
                <w:sz w:val="20"/>
                <w:szCs w:val="20"/>
                <w:lang w:eastAsia="en-AU"/>
              </w:rPr>
              <w:t>Effects of wet season river plumes versus annual turbidity con</w:t>
            </w:r>
            <w:r>
              <w:rPr>
                <w:rFonts w:asciiTheme="majorHAnsi" w:eastAsia="Times New Roman" w:hAnsiTheme="majorHAnsi" w:cstheme="majorHAnsi"/>
                <w:color w:val="000000"/>
                <w:sz w:val="20"/>
                <w:szCs w:val="20"/>
                <w:lang w:eastAsia="en-AU"/>
              </w:rPr>
              <w:t>ditions driven by resuspension.</w:t>
            </w:r>
          </w:p>
          <w:p w14:paraId="19CAE755" w14:textId="77777777" w:rsidR="00250A22" w:rsidRDefault="00250A22" w:rsidP="00E64B0B">
            <w:pPr>
              <w:pStyle w:val="ListParagraph"/>
              <w:numPr>
                <w:ilvl w:val="0"/>
                <w:numId w:val="11"/>
              </w:numPr>
              <w:spacing w:after="0" w:line="240" w:lineRule="auto"/>
              <w:ind w:left="142" w:hanging="142"/>
              <w:rPr>
                <w:rFonts w:asciiTheme="majorHAnsi" w:eastAsia="Times New Roman" w:hAnsiTheme="majorHAnsi" w:cstheme="majorHAnsi"/>
                <w:color w:val="000000"/>
                <w:sz w:val="20"/>
                <w:szCs w:val="20"/>
                <w:lang w:eastAsia="en-AU"/>
              </w:rPr>
            </w:pPr>
            <w:r w:rsidRPr="002A12DE">
              <w:rPr>
                <w:rFonts w:asciiTheme="majorHAnsi" w:eastAsia="Times New Roman" w:hAnsiTheme="majorHAnsi" w:cstheme="majorHAnsi"/>
                <w:color w:val="000000"/>
                <w:sz w:val="20"/>
                <w:szCs w:val="20"/>
                <w:lang w:eastAsia="en-AU"/>
              </w:rPr>
              <w:t>Long-term light requirement</w:t>
            </w:r>
            <w:r>
              <w:rPr>
                <w:rFonts w:asciiTheme="majorHAnsi" w:eastAsia="Times New Roman" w:hAnsiTheme="majorHAnsi" w:cstheme="majorHAnsi"/>
                <w:color w:val="000000"/>
                <w:sz w:val="20"/>
                <w:szCs w:val="20"/>
                <w:lang w:eastAsia="en-AU"/>
              </w:rPr>
              <w:t>s for seagrass and coral reefs.</w:t>
            </w:r>
          </w:p>
          <w:p w14:paraId="18196300" w14:textId="77777777" w:rsidR="00250A22" w:rsidRPr="002A12DE" w:rsidRDefault="00250A22" w:rsidP="00E64B0B">
            <w:pPr>
              <w:pStyle w:val="ListParagraph"/>
              <w:numPr>
                <w:ilvl w:val="0"/>
                <w:numId w:val="11"/>
              </w:numPr>
              <w:spacing w:after="0" w:line="240" w:lineRule="auto"/>
              <w:ind w:left="142" w:hanging="142"/>
              <w:rPr>
                <w:rFonts w:asciiTheme="majorHAnsi" w:eastAsia="Times New Roman" w:hAnsiTheme="majorHAnsi" w:cstheme="majorHAnsi"/>
                <w:color w:val="000000"/>
                <w:sz w:val="20"/>
                <w:szCs w:val="20"/>
                <w:lang w:eastAsia="en-AU"/>
              </w:rPr>
            </w:pPr>
            <w:r w:rsidRPr="002A12DE">
              <w:rPr>
                <w:rFonts w:asciiTheme="majorHAnsi" w:eastAsia="Times New Roman" w:hAnsiTheme="majorHAnsi" w:cstheme="majorHAnsi"/>
                <w:color w:val="000000"/>
                <w:sz w:val="20"/>
                <w:szCs w:val="20"/>
                <w:lang w:eastAsia="en-AU"/>
              </w:rPr>
              <w:t>Effects of sedimentation on seagrasses, in particular changes to the biogeochemistry of sediments.</w:t>
            </w:r>
          </w:p>
        </w:tc>
      </w:tr>
      <w:tr w:rsidR="00250A22" w:rsidRPr="002A12DE" w14:paraId="3E3B10EB" w14:textId="77777777" w:rsidTr="00A10E69">
        <w:trPr>
          <w:trHeight w:val="2400"/>
        </w:trPr>
        <w:tc>
          <w:tcPr>
            <w:tcW w:w="1042" w:type="pct"/>
            <w:tcBorders>
              <w:top w:val="single" w:sz="4" w:space="0" w:color="auto"/>
              <w:left w:val="single" w:sz="24" w:space="0" w:color="ED7D31" w:themeColor="accent2"/>
              <w:bottom w:val="single" w:sz="2" w:space="0" w:color="auto"/>
              <w:right w:val="nil"/>
            </w:tcBorders>
            <w:shd w:val="clear" w:color="auto" w:fill="auto"/>
            <w:hideMark/>
          </w:tcPr>
          <w:p w14:paraId="7E74110E" w14:textId="71A4C7AA" w:rsidR="00250A22" w:rsidRPr="002507A8" w:rsidRDefault="001D2F63" w:rsidP="002507A8">
            <w:pPr>
              <w:spacing w:before="60" w:after="60" w:line="240" w:lineRule="auto"/>
              <w:rPr>
                <w:rFonts w:asciiTheme="majorHAnsi" w:eastAsia="Times New Roman" w:hAnsiTheme="majorHAnsi" w:cstheme="majorHAnsi"/>
                <w:color w:val="000000"/>
                <w:sz w:val="20"/>
                <w:lang w:eastAsia="en-AU"/>
              </w:rPr>
            </w:pPr>
            <w:r w:rsidRPr="001D2F63">
              <w:rPr>
                <w:rFonts w:asciiTheme="majorHAnsi" w:eastAsia="Times New Roman" w:hAnsiTheme="majorHAnsi" w:cstheme="majorHAnsi"/>
                <w:b/>
                <w:bCs/>
                <w:color w:val="000000"/>
                <w:sz w:val="20"/>
                <w:lang w:eastAsia="en-AU"/>
              </w:rPr>
              <w:lastRenderedPageBreak/>
              <w:t>S.5</w:t>
            </w:r>
            <w:r>
              <w:rPr>
                <w:rFonts w:asciiTheme="majorHAnsi" w:eastAsia="Times New Roman" w:hAnsiTheme="majorHAnsi" w:cstheme="majorHAnsi"/>
                <w:bCs/>
                <w:color w:val="000000"/>
                <w:sz w:val="20"/>
                <w:lang w:eastAsia="en-AU"/>
              </w:rPr>
              <w:t xml:space="preserve"> </w:t>
            </w:r>
            <w:r w:rsidR="00250A22" w:rsidRPr="002507A8">
              <w:rPr>
                <w:rFonts w:asciiTheme="majorHAnsi" w:eastAsia="Times New Roman" w:hAnsiTheme="majorHAnsi" w:cstheme="majorHAnsi"/>
                <w:bCs/>
                <w:color w:val="000000"/>
                <w:sz w:val="20"/>
                <w:lang w:eastAsia="en-AU"/>
              </w:rPr>
              <w:t xml:space="preserve">Better understanding of sediment sources and processes in priority catchments. </w:t>
            </w:r>
            <w:r w:rsidR="00250A22" w:rsidRPr="002507A8">
              <w:rPr>
                <w:rFonts w:asciiTheme="majorHAnsi" w:eastAsia="Times New Roman" w:hAnsiTheme="majorHAnsi" w:cstheme="majorHAnsi"/>
                <w:color w:val="000000"/>
                <w:sz w:val="20"/>
                <w:lang w:eastAsia="en-AU"/>
              </w:rPr>
              <w:br/>
            </w:r>
          </w:p>
        </w:tc>
        <w:tc>
          <w:tcPr>
            <w:tcW w:w="3958" w:type="pct"/>
            <w:tcBorders>
              <w:top w:val="single" w:sz="4" w:space="0" w:color="auto"/>
              <w:left w:val="nil"/>
              <w:bottom w:val="single" w:sz="2" w:space="0" w:color="auto"/>
              <w:right w:val="nil"/>
            </w:tcBorders>
            <w:shd w:val="clear" w:color="auto" w:fill="auto"/>
            <w:hideMark/>
          </w:tcPr>
          <w:p w14:paraId="45BF50A1" w14:textId="77777777" w:rsidR="00250A22" w:rsidRPr="002A12DE" w:rsidRDefault="00250A22" w:rsidP="00E64B0B">
            <w:pPr>
              <w:pStyle w:val="ListParagraph"/>
              <w:numPr>
                <w:ilvl w:val="0"/>
                <w:numId w:val="11"/>
              </w:numPr>
              <w:spacing w:after="0" w:line="240" w:lineRule="auto"/>
              <w:ind w:left="142" w:hanging="142"/>
              <w:rPr>
                <w:rFonts w:asciiTheme="majorHAnsi" w:eastAsia="Times New Roman" w:hAnsiTheme="majorHAnsi" w:cstheme="majorHAnsi"/>
                <w:color w:val="000000"/>
                <w:sz w:val="20"/>
                <w:szCs w:val="20"/>
                <w:lang w:eastAsia="en-AU"/>
              </w:rPr>
            </w:pPr>
            <w:r>
              <w:rPr>
                <w:rFonts w:asciiTheme="majorHAnsi" w:eastAsia="Times New Roman" w:hAnsiTheme="majorHAnsi" w:cstheme="majorHAnsi"/>
                <w:color w:val="000000"/>
                <w:sz w:val="20"/>
                <w:szCs w:val="20"/>
                <w:lang w:eastAsia="en-AU"/>
              </w:rPr>
              <w:t>B</w:t>
            </w:r>
            <w:r w:rsidRPr="002A12DE">
              <w:rPr>
                <w:rFonts w:asciiTheme="majorHAnsi" w:eastAsia="Times New Roman" w:hAnsiTheme="majorHAnsi" w:cstheme="majorHAnsi"/>
                <w:color w:val="000000"/>
                <w:sz w:val="20"/>
                <w:szCs w:val="20"/>
                <w:lang w:eastAsia="en-AU"/>
              </w:rPr>
              <w:t>etter understand sediment sources and erosion processes in priority catchments</w:t>
            </w:r>
            <w:r w:rsidRPr="002A12DE">
              <w:rPr>
                <w:rFonts w:asciiTheme="majorHAnsi" w:eastAsia="Times New Roman" w:hAnsiTheme="majorHAnsi" w:cstheme="majorHAnsi"/>
                <w:color w:val="000000"/>
                <w:sz w:val="20"/>
                <w:szCs w:val="20"/>
                <w:lang w:eastAsia="en-AU"/>
              </w:rPr>
              <w:br/>
              <w:t>- natural/baseline levels, spatial locations, gully, streambank, and hillslope erosion processes</w:t>
            </w:r>
          </w:p>
          <w:p w14:paraId="578504C8" w14:textId="77777777" w:rsidR="00250A22" w:rsidRDefault="00250A22" w:rsidP="00E64B0B">
            <w:pPr>
              <w:pStyle w:val="ListParagraph"/>
              <w:numPr>
                <w:ilvl w:val="0"/>
                <w:numId w:val="11"/>
              </w:numPr>
              <w:spacing w:after="0" w:line="240" w:lineRule="auto"/>
              <w:ind w:left="142" w:hanging="142"/>
              <w:rPr>
                <w:rFonts w:asciiTheme="majorHAnsi" w:eastAsia="Times New Roman" w:hAnsiTheme="majorHAnsi" w:cstheme="majorHAnsi"/>
                <w:color w:val="000000"/>
                <w:sz w:val="20"/>
                <w:szCs w:val="20"/>
                <w:lang w:eastAsia="en-AU"/>
              </w:rPr>
            </w:pPr>
            <w:r>
              <w:rPr>
                <w:rFonts w:asciiTheme="majorHAnsi" w:eastAsia="Times New Roman" w:hAnsiTheme="majorHAnsi" w:cstheme="majorHAnsi"/>
                <w:color w:val="000000"/>
                <w:sz w:val="20"/>
                <w:szCs w:val="20"/>
                <w:lang w:eastAsia="en-AU"/>
              </w:rPr>
              <w:t xml:space="preserve">- </w:t>
            </w:r>
            <w:r w:rsidRPr="002A12DE">
              <w:rPr>
                <w:rFonts w:asciiTheme="majorHAnsi" w:eastAsia="Times New Roman" w:hAnsiTheme="majorHAnsi" w:cstheme="majorHAnsi"/>
                <w:color w:val="000000"/>
                <w:sz w:val="20"/>
                <w:szCs w:val="20"/>
                <w:lang w:eastAsia="en-AU"/>
              </w:rPr>
              <w:t xml:space="preserve">contribution from </w:t>
            </w:r>
            <w:r>
              <w:rPr>
                <w:rFonts w:asciiTheme="majorHAnsi" w:eastAsia="Times New Roman" w:hAnsiTheme="majorHAnsi" w:cstheme="majorHAnsi"/>
                <w:color w:val="000000"/>
                <w:sz w:val="20"/>
                <w:szCs w:val="20"/>
                <w:lang w:eastAsia="en-AU"/>
              </w:rPr>
              <w:t>other land uses (cane, bananas)</w:t>
            </w:r>
          </w:p>
          <w:p w14:paraId="251553C2" w14:textId="77777777" w:rsidR="00250A22" w:rsidRPr="002A12DE" w:rsidRDefault="00250A22" w:rsidP="00E64B0B">
            <w:pPr>
              <w:pStyle w:val="ListParagraph"/>
              <w:numPr>
                <w:ilvl w:val="0"/>
                <w:numId w:val="11"/>
              </w:numPr>
              <w:spacing w:after="0" w:line="240" w:lineRule="auto"/>
              <w:ind w:left="142" w:hanging="142"/>
              <w:rPr>
                <w:rFonts w:asciiTheme="majorHAnsi" w:eastAsia="Times New Roman" w:hAnsiTheme="majorHAnsi" w:cstheme="majorHAnsi"/>
                <w:color w:val="000000"/>
                <w:sz w:val="20"/>
                <w:szCs w:val="20"/>
                <w:lang w:eastAsia="en-AU"/>
              </w:rPr>
            </w:pPr>
            <w:r w:rsidRPr="002A12DE">
              <w:rPr>
                <w:rFonts w:asciiTheme="majorHAnsi" w:eastAsia="Times New Roman" w:hAnsiTheme="majorHAnsi" w:cstheme="majorHAnsi"/>
                <w:color w:val="000000"/>
                <w:sz w:val="20"/>
                <w:szCs w:val="20"/>
                <w:lang w:eastAsia="en-AU"/>
              </w:rPr>
              <w:t>Which type of sub-surface erosion dominates erosion sources in key areas (e.g. alluvial gully walls, hillslope gully walls, scalds, rills, cane drains or streambank erosion)</w:t>
            </w:r>
            <w:r>
              <w:rPr>
                <w:rFonts w:asciiTheme="majorHAnsi" w:eastAsia="Times New Roman" w:hAnsiTheme="majorHAnsi" w:cstheme="majorHAnsi"/>
                <w:color w:val="000000"/>
                <w:sz w:val="20"/>
                <w:szCs w:val="20"/>
                <w:lang w:eastAsia="en-AU"/>
              </w:rPr>
              <w:t>?</w:t>
            </w:r>
            <w:r w:rsidRPr="002A12DE">
              <w:rPr>
                <w:rFonts w:asciiTheme="majorHAnsi" w:eastAsia="Times New Roman" w:hAnsiTheme="majorHAnsi" w:cstheme="majorHAnsi"/>
                <w:color w:val="000000"/>
                <w:sz w:val="20"/>
                <w:szCs w:val="20"/>
                <w:lang w:eastAsia="en-AU"/>
              </w:rPr>
              <w:br/>
              <w:t>What is the relative contribution of fine sediment from gullies in different soil types (alluvial v</w:t>
            </w:r>
            <w:r>
              <w:rPr>
                <w:rFonts w:asciiTheme="majorHAnsi" w:eastAsia="Times New Roman" w:hAnsiTheme="majorHAnsi" w:cstheme="majorHAnsi"/>
                <w:color w:val="000000"/>
                <w:sz w:val="20"/>
                <w:szCs w:val="20"/>
                <w:lang w:eastAsia="en-AU"/>
              </w:rPr>
              <w:t>ersu</w:t>
            </w:r>
            <w:r w:rsidRPr="002A12DE">
              <w:rPr>
                <w:rFonts w:asciiTheme="majorHAnsi" w:eastAsia="Times New Roman" w:hAnsiTheme="majorHAnsi" w:cstheme="majorHAnsi"/>
                <w:color w:val="000000"/>
                <w:sz w:val="20"/>
                <w:szCs w:val="20"/>
                <w:lang w:eastAsia="en-AU"/>
              </w:rPr>
              <w:t>s hillslope) from different areas of the G</w:t>
            </w:r>
            <w:r>
              <w:rPr>
                <w:rFonts w:asciiTheme="majorHAnsi" w:eastAsia="Times New Roman" w:hAnsiTheme="majorHAnsi" w:cstheme="majorHAnsi"/>
                <w:color w:val="000000"/>
                <w:sz w:val="20"/>
                <w:szCs w:val="20"/>
                <w:lang w:eastAsia="en-AU"/>
              </w:rPr>
              <w:t xml:space="preserve">reat </w:t>
            </w:r>
            <w:r w:rsidRPr="002A12DE">
              <w:rPr>
                <w:rFonts w:asciiTheme="majorHAnsi" w:eastAsia="Times New Roman" w:hAnsiTheme="majorHAnsi" w:cstheme="majorHAnsi"/>
                <w:color w:val="000000"/>
                <w:sz w:val="20"/>
                <w:szCs w:val="20"/>
                <w:lang w:eastAsia="en-AU"/>
              </w:rPr>
              <w:t>B</w:t>
            </w:r>
            <w:r>
              <w:rPr>
                <w:rFonts w:asciiTheme="majorHAnsi" w:eastAsia="Times New Roman" w:hAnsiTheme="majorHAnsi" w:cstheme="majorHAnsi"/>
                <w:color w:val="000000"/>
                <w:sz w:val="20"/>
                <w:szCs w:val="20"/>
                <w:lang w:eastAsia="en-AU"/>
              </w:rPr>
              <w:t xml:space="preserve">arrier </w:t>
            </w:r>
            <w:r w:rsidRPr="002A12DE">
              <w:rPr>
                <w:rFonts w:asciiTheme="majorHAnsi" w:eastAsia="Times New Roman" w:hAnsiTheme="majorHAnsi" w:cstheme="majorHAnsi"/>
                <w:color w:val="000000"/>
                <w:sz w:val="20"/>
                <w:szCs w:val="20"/>
                <w:lang w:eastAsia="en-AU"/>
              </w:rPr>
              <w:t>R</w:t>
            </w:r>
            <w:r>
              <w:rPr>
                <w:rFonts w:asciiTheme="majorHAnsi" w:eastAsia="Times New Roman" w:hAnsiTheme="majorHAnsi" w:cstheme="majorHAnsi"/>
                <w:color w:val="000000"/>
                <w:sz w:val="20"/>
                <w:szCs w:val="20"/>
                <w:lang w:eastAsia="en-AU"/>
              </w:rPr>
              <w:t>eef</w:t>
            </w:r>
            <w:r w:rsidRPr="002A12DE">
              <w:rPr>
                <w:rFonts w:asciiTheme="majorHAnsi" w:eastAsia="Times New Roman" w:hAnsiTheme="majorHAnsi" w:cstheme="majorHAnsi"/>
                <w:color w:val="000000"/>
                <w:sz w:val="20"/>
                <w:szCs w:val="20"/>
                <w:lang w:eastAsia="en-AU"/>
              </w:rPr>
              <w:t>?</w:t>
            </w:r>
            <w:r w:rsidRPr="002A12DE">
              <w:rPr>
                <w:rFonts w:asciiTheme="majorHAnsi" w:eastAsia="Times New Roman" w:hAnsiTheme="majorHAnsi" w:cstheme="majorHAnsi"/>
                <w:color w:val="000000"/>
                <w:sz w:val="20"/>
                <w:szCs w:val="20"/>
                <w:lang w:eastAsia="en-AU"/>
              </w:rPr>
              <w:br/>
              <w:t xml:space="preserve">Catchment modelling suggests that Cape York, as a region, is dominated by hillslope erosion sources (~64%). Tracing and dating studies in the Normanby catchment have now shown that gully erosion is the dominant erosion process contributing to sediment loads. These data have been integrated into the Normanby modelling, however, further data is needed to refine the models for the remainder of Cape York. </w:t>
            </w:r>
            <w:r w:rsidRPr="002A12DE">
              <w:rPr>
                <w:rFonts w:asciiTheme="majorHAnsi" w:eastAsia="Times New Roman" w:hAnsiTheme="majorHAnsi" w:cstheme="majorHAnsi"/>
                <w:color w:val="000000"/>
                <w:sz w:val="20"/>
                <w:szCs w:val="20"/>
                <w:lang w:eastAsia="en-AU"/>
              </w:rPr>
              <w:br/>
              <w:t xml:space="preserve">The effectiveness, costs and suitability of management techniques to address erosion features in gullies and riparian areas, including physical works and grazing management in priority areas of Great Barrier Reef grazing lands. </w:t>
            </w:r>
          </w:p>
        </w:tc>
      </w:tr>
      <w:tr w:rsidR="00250A22" w:rsidRPr="002A12DE" w14:paraId="09DC9EE5" w14:textId="77777777" w:rsidTr="00A10E69">
        <w:trPr>
          <w:trHeight w:val="912"/>
        </w:trPr>
        <w:tc>
          <w:tcPr>
            <w:tcW w:w="1042" w:type="pct"/>
            <w:tcBorders>
              <w:top w:val="single" w:sz="2" w:space="0" w:color="auto"/>
              <w:left w:val="single" w:sz="24" w:space="0" w:color="FFD966" w:themeColor="accent4" w:themeTint="99"/>
              <w:bottom w:val="single" w:sz="2" w:space="0" w:color="auto"/>
              <w:right w:val="nil"/>
            </w:tcBorders>
            <w:shd w:val="clear" w:color="auto" w:fill="auto"/>
            <w:hideMark/>
          </w:tcPr>
          <w:p w14:paraId="051B47F9" w14:textId="46DE06D2" w:rsidR="00250A22" w:rsidRPr="002507A8" w:rsidRDefault="001D2F63" w:rsidP="001D2F63">
            <w:pPr>
              <w:spacing w:before="60" w:after="60" w:line="240" w:lineRule="auto"/>
              <w:rPr>
                <w:rFonts w:asciiTheme="majorHAnsi" w:eastAsia="Times New Roman" w:hAnsiTheme="majorHAnsi" w:cstheme="majorHAnsi"/>
                <w:bCs/>
                <w:color w:val="000000"/>
                <w:sz w:val="20"/>
                <w:lang w:eastAsia="en-AU"/>
              </w:rPr>
            </w:pPr>
            <w:r w:rsidRPr="001D2F63">
              <w:rPr>
                <w:rFonts w:asciiTheme="majorHAnsi" w:eastAsia="Times New Roman" w:hAnsiTheme="majorHAnsi" w:cstheme="majorHAnsi"/>
                <w:b/>
                <w:bCs/>
                <w:color w:val="000000"/>
                <w:sz w:val="20"/>
                <w:lang w:eastAsia="en-AU"/>
              </w:rPr>
              <w:t>S.</w:t>
            </w:r>
            <w:r>
              <w:rPr>
                <w:rFonts w:asciiTheme="majorHAnsi" w:eastAsia="Times New Roman" w:hAnsiTheme="majorHAnsi" w:cstheme="majorHAnsi"/>
                <w:b/>
                <w:bCs/>
                <w:color w:val="000000"/>
                <w:sz w:val="20"/>
                <w:lang w:eastAsia="en-AU"/>
              </w:rPr>
              <w:t>6</w:t>
            </w:r>
            <w:r>
              <w:rPr>
                <w:rFonts w:asciiTheme="majorHAnsi" w:eastAsia="Times New Roman" w:hAnsiTheme="majorHAnsi" w:cstheme="majorHAnsi"/>
                <w:bCs/>
                <w:color w:val="000000"/>
                <w:sz w:val="20"/>
                <w:lang w:eastAsia="en-AU"/>
              </w:rPr>
              <w:t xml:space="preserve"> </w:t>
            </w:r>
            <w:r w:rsidR="00250A22" w:rsidRPr="002507A8">
              <w:rPr>
                <w:rFonts w:asciiTheme="majorHAnsi" w:eastAsia="Times New Roman" w:hAnsiTheme="majorHAnsi" w:cstheme="majorHAnsi"/>
                <w:bCs/>
                <w:color w:val="000000"/>
                <w:sz w:val="20"/>
                <w:lang w:eastAsia="en-AU"/>
              </w:rPr>
              <w:t>Better understanding of the circumstances that cause gullies to form.</w:t>
            </w:r>
          </w:p>
        </w:tc>
        <w:tc>
          <w:tcPr>
            <w:tcW w:w="3958" w:type="pct"/>
            <w:tcBorders>
              <w:top w:val="single" w:sz="2" w:space="0" w:color="auto"/>
              <w:left w:val="nil"/>
              <w:bottom w:val="single" w:sz="2" w:space="0" w:color="auto"/>
              <w:right w:val="nil"/>
            </w:tcBorders>
            <w:shd w:val="clear" w:color="auto" w:fill="auto"/>
            <w:hideMark/>
          </w:tcPr>
          <w:p w14:paraId="02A4DDC6" w14:textId="77777777" w:rsidR="00250A22" w:rsidRPr="002A12DE" w:rsidRDefault="00250A22" w:rsidP="00E64B0B">
            <w:pPr>
              <w:pStyle w:val="ListParagraph"/>
              <w:numPr>
                <w:ilvl w:val="0"/>
                <w:numId w:val="11"/>
              </w:numPr>
              <w:spacing w:after="0" w:line="240" w:lineRule="auto"/>
              <w:ind w:left="142" w:hanging="142"/>
              <w:rPr>
                <w:rFonts w:asciiTheme="majorHAnsi" w:eastAsia="Times New Roman" w:hAnsiTheme="majorHAnsi" w:cstheme="majorHAnsi"/>
                <w:color w:val="000000"/>
                <w:sz w:val="20"/>
                <w:szCs w:val="20"/>
                <w:lang w:eastAsia="en-AU"/>
              </w:rPr>
            </w:pPr>
            <w:r w:rsidRPr="002A12DE">
              <w:rPr>
                <w:rFonts w:asciiTheme="majorHAnsi" w:eastAsia="Times New Roman" w:hAnsiTheme="majorHAnsi" w:cstheme="majorHAnsi"/>
                <w:color w:val="000000"/>
                <w:sz w:val="20"/>
                <w:szCs w:val="20"/>
                <w:lang w:eastAsia="en-AU"/>
              </w:rPr>
              <w:t>Better understanding of the circumstances that cause gullies to form.</w:t>
            </w:r>
            <w:r w:rsidRPr="002A12DE">
              <w:rPr>
                <w:rFonts w:asciiTheme="majorHAnsi" w:eastAsia="Times New Roman" w:hAnsiTheme="majorHAnsi" w:cstheme="majorHAnsi"/>
                <w:color w:val="000000"/>
                <w:sz w:val="20"/>
                <w:szCs w:val="20"/>
                <w:lang w:eastAsia="en-AU"/>
              </w:rPr>
              <w:br/>
              <w:t>Predicting where gullies form/are</w:t>
            </w:r>
            <w:r>
              <w:rPr>
                <w:rFonts w:asciiTheme="majorHAnsi" w:eastAsia="Times New Roman" w:hAnsiTheme="majorHAnsi" w:cstheme="majorHAnsi"/>
                <w:color w:val="000000"/>
                <w:sz w:val="20"/>
                <w:szCs w:val="20"/>
                <w:lang w:eastAsia="en-AU"/>
              </w:rPr>
              <w:t>.</w:t>
            </w:r>
            <w:r w:rsidRPr="002A12DE">
              <w:rPr>
                <w:rFonts w:asciiTheme="majorHAnsi" w:eastAsia="Times New Roman" w:hAnsiTheme="majorHAnsi" w:cstheme="majorHAnsi"/>
                <w:color w:val="000000"/>
                <w:sz w:val="20"/>
                <w:szCs w:val="20"/>
                <w:lang w:eastAsia="en-AU"/>
              </w:rPr>
              <w:br/>
              <w:t>Predicting gully properties and gully erosion/expansion rate</w:t>
            </w:r>
            <w:r>
              <w:rPr>
                <w:rFonts w:asciiTheme="majorHAnsi" w:eastAsia="Times New Roman" w:hAnsiTheme="majorHAnsi" w:cstheme="majorHAnsi"/>
                <w:color w:val="000000"/>
                <w:sz w:val="20"/>
                <w:szCs w:val="20"/>
                <w:lang w:eastAsia="en-AU"/>
              </w:rPr>
              <w:t>.</w:t>
            </w:r>
          </w:p>
        </w:tc>
      </w:tr>
      <w:tr w:rsidR="00250A22" w:rsidRPr="002A12DE" w14:paraId="5D1AC6EE" w14:textId="77777777" w:rsidTr="00A10E69">
        <w:trPr>
          <w:trHeight w:val="1469"/>
        </w:trPr>
        <w:tc>
          <w:tcPr>
            <w:tcW w:w="1042" w:type="pct"/>
            <w:tcBorders>
              <w:top w:val="single" w:sz="2" w:space="0" w:color="auto"/>
              <w:left w:val="single" w:sz="24" w:space="0" w:color="FFD966" w:themeColor="accent4" w:themeTint="99"/>
              <w:bottom w:val="single" w:sz="2" w:space="0" w:color="auto"/>
              <w:right w:val="nil"/>
            </w:tcBorders>
            <w:shd w:val="clear" w:color="auto" w:fill="auto"/>
            <w:hideMark/>
          </w:tcPr>
          <w:p w14:paraId="75131D68" w14:textId="431E0A6A" w:rsidR="00250A22" w:rsidRPr="002507A8" w:rsidRDefault="001D2F63" w:rsidP="001D2F63">
            <w:pPr>
              <w:spacing w:before="60" w:after="60" w:line="240" w:lineRule="auto"/>
              <w:rPr>
                <w:rFonts w:asciiTheme="majorHAnsi" w:eastAsia="Times New Roman" w:hAnsiTheme="majorHAnsi" w:cstheme="majorHAnsi"/>
                <w:color w:val="000000"/>
                <w:sz w:val="20"/>
                <w:lang w:eastAsia="en-AU"/>
              </w:rPr>
            </w:pPr>
            <w:r w:rsidRPr="001D2F63">
              <w:rPr>
                <w:rFonts w:asciiTheme="majorHAnsi" w:eastAsia="Times New Roman" w:hAnsiTheme="majorHAnsi" w:cstheme="majorHAnsi"/>
                <w:b/>
                <w:bCs/>
                <w:color w:val="000000"/>
                <w:sz w:val="20"/>
                <w:lang w:eastAsia="en-AU"/>
              </w:rPr>
              <w:t>S.</w:t>
            </w:r>
            <w:r>
              <w:rPr>
                <w:rFonts w:asciiTheme="majorHAnsi" w:eastAsia="Times New Roman" w:hAnsiTheme="majorHAnsi" w:cstheme="majorHAnsi"/>
                <w:b/>
                <w:bCs/>
                <w:color w:val="000000"/>
                <w:sz w:val="20"/>
                <w:lang w:eastAsia="en-AU"/>
              </w:rPr>
              <w:t>7</w:t>
            </w:r>
            <w:r>
              <w:rPr>
                <w:rFonts w:asciiTheme="majorHAnsi" w:eastAsia="Times New Roman" w:hAnsiTheme="majorHAnsi" w:cstheme="majorHAnsi"/>
                <w:bCs/>
                <w:color w:val="000000"/>
                <w:sz w:val="20"/>
                <w:lang w:eastAsia="en-AU"/>
              </w:rPr>
              <w:t xml:space="preserve"> </w:t>
            </w:r>
            <w:r w:rsidR="00250A22" w:rsidRPr="002507A8">
              <w:rPr>
                <w:rFonts w:asciiTheme="majorHAnsi" w:eastAsia="Times New Roman" w:hAnsiTheme="majorHAnsi" w:cstheme="majorHAnsi"/>
                <w:bCs/>
                <w:color w:val="000000"/>
                <w:sz w:val="20"/>
                <w:lang w:eastAsia="en-AU"/>
              </w:rPr>
              <w:t>What are the pre-development loads of sediments?</w:t>
            </w:r>
          </w:p>
        </w:tc>
        <w:tc>
          <w:tcPr>
            <w:tcW w:w="3958" w:type="pct"/>
            <w:tcBorders>
              <w:top w:val="single" w:sz="2" w:space="0" w:color="auto"/>
              <w:left w:val="nil"/>
              <w:bottom w:val="single" w:sz="2" w:space="0" w:color="auto"/>
              <w:right w:val="nil"/>
            </w:tcBorders>
            <w:shd w:val="clear" w:color="auto" w:fill="auto"/>
            <w:hideMark/>
          </w:tcPr>
          <w:p w14:paraId="795C183D" w14:textId="77777777" w:rsidR="00250A22" w:rsidRPr="002A12DE" w:rsidRDefault="00250A22" w:rsidP="00E64B0B">
            <w:pPr>
              <w:pStyle w:val="ListParagraph"/>
              <w:numPr>
                <w:ilvl w:val="0"/>
                <w:numId w:val="11"/>
              </w:numPr>
              <w:spacing w:after="0" w:line="240" w:lineRule="auto"/>
              <w:ind w:left="142" w:hanging="142"/>
              <w:rPr>
                <w:rFonts w:asciiTheme="majorHAnsi" w:eastAsia="Times New Roman" w:hAnsiTheme="majorHAnsi" w:cstheme="majorHAnsi"/>
                <w:color w:val="000000"/>
                <w:sz w:val="20"/>
                <w:szCs w:val="20"/>
                <w:lang w:eastAsia="en-AU"/>
              </w:rPr>
            </w:pPr>
            <w:r w:rsidRPr="002A12DE">
              <w:rPr>
                <w:rFonts w:asciiTheme="majorHAnsi" w:eastAsia="Times New Roman" w:hAnsiTheme="majorHAnsi" w:cstheme="majorHAnsi"/>
                <w:color w:val="000000"/>
                <w:sz w:val="20"/>
                <w:szCs w:val="20"/>
                <w:lang w:eastAsia="en-AU"/>
              </w:rPr>
              <w:t>There is relatively low confidence in the pre-development load estimates for sediments and particulate nutrients due to the scarcity of measured data to validate models. The lack of data makes the setting of water quality targets based on anthropogenic loads problematic. Various techniques (e.g. isotopes and dating) are now available that would provide important insights into pre-development conditions that should be applied more broadly.</w:t>
            </w:r>
            <w:r w:rsidRPr="002A12DE">
              <w:rPr>
                <w:rFonts w:asciiTheme="majorHAnsi" w:eastAsia="Times New Roman" w:hAnsiTheme="majorHAnsi" w:cstheme="majorHAnsi"/>
                <w:color w:val="000000"/>
                <w:sz w:val="20"/>
                <w:szCs w:val="20"/>
                <w:lang w:eastAsia="en-AU"/>
              </w:rPr>
              <w:br/>
              <w:t xml:space="preserve">Independent estimates (not modelled) of the relative ratio of pre-development erosion rates for different landscapes will help refine pre-development model estimates (e.g. long half-life nuclides or similar approach), but these are not yet widely available.     </w:t>
            </w:r>
          </w:p>
        </w:tc>
      </w:tr>
      <w:tr w:rsidR="00250A22" w:rsidRPr="002A12DE" w14:paraId="7FA7564A" w14:textId="77777777" w:rsidTr="00A10E69">
        <w:trPr>
          <w:trHeight w:val="510"/>
        </w:trPr>
        <w:tc>
          <w:tcPr>
            <w:tcW w:w="1042" w:type="pct"/>
            <w:tcBorders>
              <w:top w:val="single" w:sz="2" w:space="0" w:color="auto"/>
              <w:left w:val="single" w:sz="24" w:space="0" w:color="FFD966" w:themeColor="accent4" w:themeTint="99"/>
              <w:bottom w:val="single" w:sz="2" w:space="0" w:color="auto"/>
              <w:right w:val="nil"/>
            </w:tcBorders>
            <w:shd w:val="clear" w:color="auto" w:fill="auto"/>
            <w:hideMark/>
          </w:tcPr>
          <w:p w14:paraId="4C57CE09" w14:textId="4781697D" w:rsidR="00250A22" w:rsidRPr="002507A8" w:rsidRDefault="001D2F63" w:rsidP="001D2F63">
            <w:pPr>
              <w:spacing w:before="60" w:after="60" w:line="240" w:lineRule="auto"/>
              <w:rPr>
                <w:rFonts w:asciiTheme="majorHAnsi" w:eastAsia="Times New Roman" w:hAnsiTheme="majorHAnsi" w:cstheme="majorHAnsi"/>
                <w:bCs/>
                <w:color w:val="000000"/>
                <w:sz w:val="20"/>
                <w:lang w:eastAsia="en-AU"/>
              </w:rPr>
            </w:pPr>
            <w:r w:rsidRPr="001D2F63">
              <w:rPr>
                <w:rFonts w:asciiTheme="majorHAnsi" w:eastAsia="Times New Roman" w:hAnsiTheme="majorHAnsi" w:cstheme="majorHAnsi"/>
                <w:b/>
                <w:bCs/>
                <w:color w:val="000000"/>
                <w:sz w:val="20"/>
                <w:lang w:eastAsia="en-AU"/>
              </w:rPr>
              <w:lastRenderedPageBreak/>
              <w:t>S.</w:t>
            </w:r>
            <w:r>
              <w:rPr>
                <w:rFonts w:asciiTheme="majorHAnsi" w:eastAsia="Times New Roman" w:hAnsiTheme="majorHAnsi" w:cstheme="majorHAnsi"/>
                <w:b/>
                <w:bCs/>
                <w:color w:val="000000"/>
                <w:sz w:val="20"/>
                <w:lang w:eastAsia="en-AU"/>
              </w:rPr>
              <w:t>8</w:t>
            </w:r>
            <w:r>
              <w:rPr>
                <w:rFonts w:asciiTheme="majorHAnsi" w:eastAsia="Times New Roman" w:hAnsiTheme="majorHAnsi" w:cstheme="majorHAnsi"/>
                <w:bCs/>
                <w:color w:val="000000"/>
                <w:sz w:val="20"/>
                <w:lang w:eastAsia="en-AU"/>
              </w:rPr>
              <w:t xml:space="preserve"> </w:t>
            </w:r>
            <w:r w:rsidR="00250A22" w:rsidRPr="002507A8">
              <w:rPr>
                <w:rFonts w:asciiTheme="majorHAnsi" w:eastAsia="Times New Roman" w:hAnsiTheme="majorHAnsi" w:cstheme="majorHAnsi"/>
                <w:bCs/>
                <w:color w:val="000000"/>
                <w:sz w:val="20"/>
                <w:lang w:eastAsia="en-AU"/>
              </w:rPr>
              <w:t>What are the effects of long-term natural climate fluxes on sediment loads?</w:t>
            </w:r>
          </w:p>
        </w:tc>
        <w:tc>
          <w:tcPr>
            <w:tcW w:w="3958" w:type="pct"/>
            <w:tcBorders>
              <w:top w:val="single" w:sz="2" w:space="0" w:color="auto"/>
              <w:left w:val="nil"/>
              <w:bottom w:val="single" w:sz="2" w:space="0" w:color="auto"/>
              <w:right w:val="nil"/>
            </w:tcBorders>
            <w:shd w:val="clear" w:color="auto" w:fill="auto"/>
            <w:hideMark/>
          </w:tcPr>
          <w:p w14:paraId="5F880150" w14:textId="77777777" w:rsidR="00250A22" w:rsidRPr="002A12DE" w:rsidRDefault="00250A22" w:rsidP="00E64B0B">
            <w:pPr>
              <w:pStyle w:val="ListParagraph"/>
              <w:numPr>
                <w:ilvl w:val="0"/>
                <w:numId w:val="11"/>
              </w:numPr>
              <w:spacing w:after="0" w:line="240" w:lineRule="auto"/>
              <w:ind w:left="142" w:hanging="142"/>
              <w:rPr>
                <w:rFonts w:asciiTheme="majorHAnsi" w:eastAsia="Times New Roman" w:hAnsiTheme="majorHAnsi" w:cstheme="majorHAnsi"/>
                <w:color w:val="000000"/>
                <w:sz w:val="20"/>
                <w:szCs w:val="20"/>
                <w:lang w:eastAsia="en-AU"/>
              </w:rPr>
            </w:pPr>
            <w:r w:rsidRPr="002A12DE">
              <w:rPr>
                <w:rFonts w:asciiTheme="majorHAnsi" w:eastAsia="Times New Roman" w:hAnsiTheme="majorHAnsi" w:cstheme="majorHAnsi"/>
                <w:color w:val="000000"/>
                <w:sz w:val="20"/>
                <w:szCs w:val="20"/>
                <w:lang w:eastAsia="en-AU"/>
              </w:rPr>
              <w:t>The role of long-term natural climate fluctuation on end-of-catchment sediment and nutrient fluxes is not well understood</w:t>
            </w:r>
            <w:r>
              <w:rPr>
                <w:rFonts w:asciiTheme="majorHAnsi" w:eastAsia="Times New Roman" w:hAnsiTheme="majorHAnsi" w:cstheme="majorHAnsi"/>
                <w:color w:val="000000"/>
                <w:sz w:val="20"/>
                <w:szCs w:val="20"/>
                <w:lang w:eastAsia="en-AU"/>
              </w:rPr>
              <w:t>.</w:t>
            </w:r>
            <w:r w:rsidRPr="002A12DE">
              <w:rPr>
                <w:rFonts w:asciiTheme="majorHAnsi" w:eastAsia="Times New Roman" w:hAnsiTheme="majorHAnsi" w:cstheme="majorHAnsi"/>
                <w:color w:val="000000"/>
                <w:sz w:val="20"/>
                <w:szCs w:val="20"/>
                <w:lang w:eastAsia="en-AU"/>
              </w:rPr>
              <w:t xml:space="preserve"> </w:t>
            </w:r>
            <w:r>
              <w:rPr>
                <w:rFonts w:asciiTheme="majorHAnsi" w:eastAsia="Times New Roman" w:hAnsiTheme="majorHAnsi" w:cstheme="majorHAnsi"/>
                <w:color w:val="000000"/>
                <w:sz w:val="20"/>
                <w:szCs w:val="20"/>
                <w:lang w:eastAsia="en-AU"/>
              </w:rPr>
              <w:t>T</w:t>
            </w:r>
            <w:r w:rsidRPr="002A12DE">
              <w:rPr>
                <w:rFonts w:asciiTheme="majorHAnsi" w:eastAsia="Times New Roman" w:hAnsiTheme="majorHAnsi" w:cstheme="majorHAnsi"/>
                <w:color w:val="000000"/>
                <w:sz w:val="20"/>
                <w:szCs w:val="20"/>
                <w:lang w:eastAsia="en-AU"/>
              </w:rPr>
              <w:t>his knowledge is essential for developing achievable water quality targets.</w:t>
            </w:r>
          </w:p>
        </w:tc>
      </w:tr>
      <w:tr w:rsidR="00250A22" w:rsidRPr="002A12DE" w14:paraId="06C02F8D" w14:textId="77777777" w:rsidTr="00A10E69">
        <w:trPr>
          <w:trHeight w:val="510"/>
        </w:trPr>
        <w:tc>
          <w:tcPr>
            <w:tcW w:w="1042" w:type="pct"/>
            <w:tcBorders>
              <w:top w:val="single" w:sz="2" w:space="0" w:color="auto"/>
              <w:left w:val="single" w:sz="24" w:space="0" w:color="FFD966" w:themeColor="accent4" w:themeTint="99"/>
              <w:bottom w:val="single" w:sz="2" w:space="0" w:color="auto"/>
              <w:right w:val="nil"/>
            </w:tcBorders>
            <w:shd w:val="clear" w:color="auto" w:fill="auto"/>
            <w:hideMark/>
          </w:tcPr>
          <w:p w14:paraId="7606B422" w14:textId="5B2C2E0A" w:rsidR="00250A22" w:rsidRPr="002507A8" w:rsidRDefault="001D2F63" w:rsidP="001D2F63">
            <w:pPr>
              <w:spacing w:before="60" w:after="60" w:line="240" w:lineRule="auto"/>
              <w:rPr>
                <w:rFonts w:asciiTheme="majorHAnsi" w:eastAsia="Times New Roman" w:hAnsiTheme="majorHAnsi" w:cstheme="majorHAnsi"/>
                <w:bCs/>
                <w:color w:val="000000"/>
                <w:sz w:val="20"/>
                <w:lang w:eastAsia="en-AU"/>
              </w:rPr>
            </w:pPr>
            <w:r w:rsidRPr="001D2F63">
              <w:rPr>
                <w:rFonts w:asciiTheme="majorHAnsi" w:eastAsia="Times New Roman" w:hAnsiTheme="majorHAnsi" w:cstheme="majorHAnsi"/>
                <w:b/>
                <w:bCs/>
                <w:color w:val="000000"/>
                <w:sz w:val="20"/>
                <w:lang w:eastAsia="en-AU"/>
              </w:rPr>
              <w:t>S.</w:t>
            </w:r>
            <w:r>
              <w:rPr>
                <w:rFonts w:asciiTheme="majorHAnsi" w:eastAsia="Times New Roman" w:hAnsiTheme="majorHAnsi" w:cstheme="majorHAnsi"/>
                <w:b/>
                <w:bCs/>
                <w:color w:val="000000"/>
                <w:sz w:val="20"/>
                <w:lang w:eastAsia="en-AU"/>
              </w:rPr>
              <w:t>9</w:t>
            </w:r>
            <w:r>
              <w:rPr>
                <w:rFonts w:asciiTheme="majorHAnsi" w:eastAsia="Times New Roman" w:hAnsiTheme="majorHAnsi" w:cstheme="majorHAnsi"/>
                <w:bCs/>
                <w:color w:val="000000"/>
                <w:sz w:val="20"/>
                <w:lang w:eastAsia="en-AU"/>
              </w:rPr>
              <w:t xml:space="preserve"> </w:t>
            </w:r>
            <w:r w:rsidR="00250A22" w:rsidRPr="002507A8">
              <w:rPr>
                <w:rFonts w:asciiTheme="majorHAnsi" w:eastAsia="Times New Roman" w:hAnsiTheme="majorHAnsi" w:cstheme="majorHAnsi"/>
                <w:bCs/>
                <w:color w:val="000000"/>
                <w:sz w:val="20"/>
                <w:lang w:eastAsia="en-AU"/>
              </w:rPr>
              <w:t>What is the impact of cane drains on sediment/erosion and water quality?</w:t>
            </w:r>
          </w:p>
        </w:tc>
        <w:tc>
          <w:tcPr>
            <w:tcW w:w="3958" w:type="pct"/>
            <w:tcBorders>
              <w:top w:val="single" w:sz="2" w:space="0" w:color="auto"/>
              <w:left w:val="nil"/>
              <w:bottom w:val="single" w:sz="2" w:space="0" w:color="auto"/>
              <w:right w:val="nil"/>
            </w:tcBorders>
            <w:shd w:val="clear" w:color="auto" w:fill="auto"/>
            <w:hideMark/>
          </w:tcPr>
          <w:p w14:paraId="7A39640D" w14:textId="77777777" w:rsidR="00250A22" w:rsidRPr="002A12DE" w:rsidRDefault="00250A22" w:rsidP="00E64B0B">
            <w:pPr>
              <w:pStyle w:val="ListParagraph"/>
              <w:numPr>
                <w:ilvl w:val="0"/>
                <w:numId w:val="11"/>
              </w:numPr>
              <w:spacing w:after="0" w:line="240" w:lineRule="auto"/>
              <w:ind w:left="142" w:hanging="142"/>
              <w:rPr>
                <w:rFonts w:asciiTheme="majorHAnsi" w:eastAsia="Times New Roman" w:hAnsiTheme="majorHAnsi" w:cstheme="majorHAnsi"/>
                <w:color w:val="000000"/>
                <w:sz w:val="20"/>
                <w:szCs w:val="20"/>
                <w:lang w:eastAsia="en-AU"/>
              </w:rPr>
            </w:pPr>
            <w:r w:rsidRPr="002A12DE">
              <w:rPr>
                <w:rFonts w:asciiTheme="majorHAnsi" w:eastAsia="Times New Roman" w:hAnsiTheme="majorHAnsi" w:cstheme="majorHAnsi"/>
                <w:color w:val="000000"/>
                <w:sz w:val="20"/>
                <w:szCs w:val="20"/>
                <w:lang w:eastAsia="en-AU"/>
              </w:rPr>
              <w:t>Impact of cane drains on sediment/erosion and water quality</w:t>
            </w:r>
            <w:r>
              <w:rPr>
                <w:rFonts w:asciiTheme="majorHAnsi" w:eastAsia="Times New Roman" w:hAnsiTheme="majorHAnsi" w:cstheme="majorHAnsi"/>
                <w:color w:val="000000"/>
                <w:sz w:val="20"/>
                <w:szCs w:val="20"/>
                <w:lang w:eastAsia="en-AU"/>
              </w:rPr>
              <w:t>.</w:t>
            </w:r>
          </w:p>
        </w:tc>
      </w:tr>
      <w:tr w:rsidR="00250A22" w:rsidRPr="002A12DE" w14:paraId="7B3D6642" w14:textId="77777777" w:rsidTr="00A10E69">
        <w:trPr>
          <w:trHeight w:val="765"/>
        </w:trPr>
        <w:tc>
          <w:tcPr>
            <w:tcW w:w="1042" w:type="pct"/>
            <w:tcBorders>
              <w:top w:val="single" w:sz="2" w:space="0" w:color="auto"/>
              <w:left w:val="single" w:sz="24" w:space="0" w:color="FFD966" w:themeColor="accent4" w:themeTint="99"/>
              <w:bottom w:val="single" w:sz="2" w:space="0" w:color="auto"/>
              <w:right w:val="nil"/>
            </w:tcBorders>
            <w:shd w:val="clear" w:color="auto" w:fill="auto"/>
            <w:hideMark/>
          </w:tcPr>
          <w:p w14:paraId="3D2E07F1" w14:textId="5C354952" w:rsidR="00250A22" w:rsidRPr="002507A8" w:rsidRDefault="001D2F63" w:rsidP="001D2F63">
            <w:pPr>
              <w:spacing w:before="60" w:after="60" w:line="240" w:lineRule="auto"/>
              <w:rPr>
                <w:rFonts w:asciiTheme="majorHAnsi" w:eastAsia="Times New Roman" w:hAnsiTheme="majorHAnsi" w:cstheme="majorHAnsi"/>
                <w:bCs/>
                <w:color w:val="000000"/>
                <w:sz w:val="20"/>
                <w:lang w:eastAsia="en-AU"/>
              </w:rPr>
            </w:pPr>
            <w:r w:rsidRPr="001D2F63">
              <w:rPr>
                <w:rFonts w:asciiTheme="majorHAnsi" w:eastAsia="Times New Roman" w:hAnsiTheme="majorHAnsi" w:cstheme="majorHAnsi"/>
                <w:b/>
                <w:bCs/>
                <w:color w:val="000000"/>
                <w:sz w:val="20"/>
                <w:lang w:eastAsia="en-AU"/>
              </w:rPr>
              <w:t>S.</w:t>
            </w:r>
            <w:r>
              <w:rPr>
                <w:rFonts w:asciiTheme="majorHAnsi" w:eastAsia="Times New Roman" w:hAnsiTheme="majorHAnsi" w:cstheme="majorHAnsi"/>
                <w:b/>
                <w:bCs/>
                <w:color w:val="000000"/>
                <w:sz w:val="20"/>
                <w:lang w:eastAsia="en-AU"/>
              </w:rPr>
              <w:t>10</w:t>
            </w:r>
            <w:r>
              <w:rPr>
                <w:rFonts w:asciiTheme="majorHAnsi" w:eastAsia="Times New Roman" w:hAnsiTheme="majorHAnsi" w:cstheme="majorHAnsi"/>
                <w:bCs/>
                <w:color w:val="000000"/>
                <w:sz w:val="20"/>
                <w:lang w:eastAsia="en-AU"/>
              </w:rPr>
              <w:t xml:space="preserve"> </w:t>
            </w:r>
            <w:r w:rsidR="00250A22" w:rsidRPr="002507A8">
              <w:rPr>
                <w:rFonts w:asciiTheme="majorHAnsi" w:eastAsia="Times New Roman" w:hAnsiTheme="majorHAnsi" w:cstheme="majorHAnsi"/>
                <w:bCs/>
                <w:color w:val="000000"/>
                <w:sz w:val="20"/>
                <w:lang w:eastAsia="en-AU"/>
              </w:rPr>
              <w:t>What is the contribution of sediment from unsealed roads? Risk assessment to identify significance, mapping.</w:t>
            </w:r>
          </w:p>
        </w:tc>
        <w:tc>
          <w:tcPr>
            <w:tcW w:w="3958" w:type="pct"/>
            <w:tcBorders>
              <w:top w:val="single" w:sz="2" w:space="0" w:color="auto"/>
              <w:left w:val="nil"/>
              <w:bottom w:val="single" w:sz="2" w:space="0" w:color="auto"/>
              <w:right w:val="nil"/>
            </w:tcBorders>
            <w:shd w:val="clear" w:color="auto" w:fill="auto"/>
            <w:hideMark/>
          </w:tcPr>
          <w:p w14:paraId="29F370DC" w14:textId="77777777" w:rsidR="00250A22" w:rsidRPr="002A12DE" w:rsidRDefault="00250A22" w:rsidP="00E64B0B">
            <w:pPr>
              <w:pStyle w:val="ListParagraph"/>
              <w:numPr>
                <w:ilvl w:val="0"/>
                <w:numId w:val="11"/>
              </w:numPr>
              <w:spacing w:after="0" w:line="240" w:lineRule="auto"/>
              <w:ind w:left="142" w:hanging="142"/>
              <w:rPr>
                <w:rFonts w:asciiTheme="majorHAnsi" w:eastAsia="Times New Roman" w:hAnsiTheme="majorHAnsi" w:cstheme="majorHAnsi"/>
                <w:color w:val="000000"/>
                <w:sz w:val="20"/>
                <w:szCs w:val="20"/>
                <w:lang w:eastAsia="en-AU"/>
              </w:rPr>
            </w:pPr>
            <w:r w:rsidRPr="002A12DE">
              <w:rPr>
                <w:rFonts w:asciiTheme="majorHAnsi" w:eastAsia="Times New Roman" w:hAnsiTheme="majorHAnsi" w:cstheme="majorHAnsi"/>
                <w:color w:val="000000"/>
                <w:sz w:val="20"/>
                <w:szCs w:val="20"/>
                <w:lang w:eastAsia="en-AU"/>
              </w:rPr>
              <w:t>The contribution of erosion from un-sealed roads to end</w:t>
            </w:r>
            <w:r>
              <w:rPr>
                <w:rFonts w:asciiTheme="majorHAnsi" w:eastAsia="Times New Roman" w:hAnsiTheme="majorHAnsi" w:cstheme="majorHAnsi"/>
                <w:color w:val="000000"/>
                <w:sz w:val="20"/>
                <w:szCs w:val="20"/>
                <w:lang w:eastAsia="en-AU"/>
              </w:rPr>
              <w:t>-</w:t>
            </w:r>
            <w:r w:rsidRPr="002A12DE">
              <w:rPr>
                <w:rFonts w:asciiTheme="majorHAnsi" w:eastAsia="Times New Roman" w:hAnsiTheme="majorHAnsi" w:cstheme="majorHAnsi"/>
                <w:color w:val="000000"/>
                <w:sz w:val="20"/>
                <w:szCs w:val="20"/>
                <w:lang w:eastAsia="en-AU"/>
              </w:rPr>
              <w:t>of</w:t>
            </w:r>
            <w:r>
              <w:rPr>
                <w:rFonts w:asciiTheme="majorHAnsi" w:eastAsia="Times New Roman" w:hAnsiTheme="majorHAnsi" w:cstheme="majorHAnsi"/>
                <w:color w:val="000000"/>
                <w:sz w:val="20"/>
                <w:szCs w:val="20"/>
                <w:lang w:eastAsia="en-AU"/>
              </w:rPr>
              <w:t>-</w:t>
            </w:r>
            <w:r w:rsidRPr="002A12DE">
              <w:rPr>
                <w:rFonts w:asciiTheme="majorHAnsi" w:eastAsia="Times New Roman" w:hAnsiTheme="majorHAnsi" w:cstheme="majorHAnsi"/>
                <w:color w:val="000000"/>
                <w:sz w:val="20"/>
                <w:szCs w:val="20"/>
                <w:lang w:eastAsia="en-AU"/>
              </w:rPr>
              <w:t xml:space="preserve">catchment sediment yields is currently poorly understood, but is likely to be a significant point source in some areas.     </w:t>
            </w:r>
          </w:p>
        </w:tc>
      </w:tr>
    </w:tbl>
    <w:p w14:paraId="7D88F6F9" w14:textId="519B001A" w:rsidR="007E014D" w:rsidRPr="002A12DE" w:rsidRDefault="00011AEB" w:rsidP="00507021">
      <w:pPr>
        <w:rPr>
          <w:rFonts w:asciiTheme="majorHAnsi" w:hAnsiTheme="majorHAnsi" w:cstheme="majorHAnsi"/>
          <w:sz w:val="20"/>
          <w:szCs w:val="20"/>
        </w:rPr>
      </w:pPr>
      <w:r>
        <w:rPr>
          <w:noProof/>
          <w:lang w:eastAsia="en-AU"/>
        </w:rPr>
        <mc:AlternateContent>
          <mc:Choice Requires="wps">
            <w:drawing>
              <wp:anchor distT="0" distB="0" distL="114300" distR="114300" simplePos="0" relativeHeight="251757568" behindDoc="0" locked="0" layoutInCell="1" allowOverlap="1" wp14:anchorId="2C4A1E04" wp14:editId="08D26FEC">
                <wp:simplePos x="0" y="0"/>
                <wp:positionH relativeFrom="column">
                  <wp:posOffset>7086835</wp:posOffset>
                </wp:positionH>
                <wp:positionV relativeFrom="paragraph">
                  <wp:posOffset>88900</wp:posOffset>
                </wp:positionV>
                <wp:extent cx="1763395" cy="395605"/>
                <wp:effectExtent l="0" t="0" r="0" b="4445"/>
                <wp:wrapSquare wrapText="bothSides"/>
                <wp:docPr id="301" name="Text Box 301"/>
                <wp:cNvGraphicFramePr/>
                <a:graphic xmlns:a="http://schemas.openxmlformats.org/drawingml/2006/main">
                  <a:graphicData uri="http://schemas.microsoft.com/office/word/2010/wordprocessingShape">
                    <wps:wsp>
                      <wps:cNvSpPr txBox="1"/>
                      <wps:spPr>
                        <a:xfrm>
                          <a:off x="0" y="0"/>
                          <a:ext cx="1763395" cy="395605"/>
                        </a:xfrm>
                        <a:prstGeom prst="rect">
                          <a:avLst/>
                        </a:prstGeom>
                        <a:noFill/>
                        <a:ln w="6350">
                          <a:noFill/>
                        </a:ln>
                      </wps:spPr>
                      <wps:txbx>
                        <w:txbxContent>
                          <w:p w14:paraId="4D4E394D" w14:textId="77777777" w:rsidR="00AD4840" w:rsidRDefault="00AD4840" w:rsidP="00011AEB">
                            <w:pPr>
                              <w:spacing w:after="0"/>
                              <w:jc w:val="right"/>
                              <w:rPr>
                                <w:rStyle w:val="Hyperlink"/>
                                <w:rFonts w:ascii="Century Gothic" w:hAnsi="Century Gothic"/>
                                <w:sz w:val="18"/>
                              </w:rPr>
                            </w:pPr>
                            <w:r>
                              <w:rPr>
                                <w:rFonts w:ascii="Century Gothic" w:hAnsi="Century Gothic"/>
                                <w:sz w:val="18"/>
                              </w:rPr>
                              <w:fldChar w:fldCharType="begin"/>
                            </w:r>
                            <w:r>
                              <w:rPr>
                                <w:rFonts w:ascii="Century Gothic" w:hAnsi="Century Gothic"/>
                                <w:sz w:val="18"/>
                              </w:rPr>
                              <w:instrText xml:space="preserve"> HYPERLINK  \l "_Highest_priority_knowledge" </w:instrText>
                            </w:r>
                            <w:r>
                              <w:rPr>
                                <w:rFonts w:ascii="Century Gothic" w:hAnsi="Century Gothic"/>
                                <w:sz w:val="18"/>
                              </w:rPr>
                              <w:fldChar w:fldCharType="separate"/>
                            </w:r>
                            <w:r w:rsidRPr="00E64B0B">
                              <w:rPr>
                                <w:rStyle w:val="Hyperlink"/>
                                <w:rFonts w:ascii="Century Gothic" w:hAnsi="Century Gothic"/>
                                <w:sz w:val="18"/>
                              </w:rPr>
                              <w:t xml:space="preserve">Back to </w:t>
                            </w:r>
                            <w:r>
                              <w:rPr>
                                <w:rStyle w:val="Hyperlink"/>
                                <w:rFonts w:ascii="Century Gothic" w:hAnsi="Century Gothic"/>
                                <w:sz w:val="18"/>
                              </w:rPr>
                              <w:t>highest priorities</w:t>
                            </w:r>
                          </w:p>
                          <w:p w14:paraId="4CF91630" w14:textId="0D7C66B7" w:rsidR="00AD4840" w:rsidRPr="00E64B0B" w:rsidRDefault="00AD4840" w:rsidP="00011AEB">
                            <w:pPr>
                              <w:spacing w:after="0"/>
                              <w:jc w:val="right"/>
                              <w:rPr>
                                <w:rFonts w:ascii="Century Gothic" w:hAnsi="Century Gothic"/>
                                <w:sz w:val="18"/>
                              </w:rPr>
                            </w:pPr>
                            <w:r>
                              <w:rPr>
                                <w:rFonts w:ascii="Century Gothic" w:hAnsi="Century Gothic"/>
                                <w:sz w:val="18"/>
                              </w:rPr>
                              <w:fldChar w:fldCharType="end"/>
                            </w:r>
                            <w:hyperlink w:anchor="_Nutrients" w:history="1">
                              <w:r w:rsidRPr="00E64B0B">
                                <w:rPr>
                                  <w:rStyle w:val="Hyperlink"/>
                                  <w:rFonts w:ascii="Century Gothic" w:hAnsi="Century Gothic"/>
                                  <w:sz w:val="18"/>
                                </w:rPr>
                                <w:t xml:space="preserve">Back to </w:t>
                              </w:r>
                              <w:r>
                                <w:rPr>
                                  <w:rStyle w:val="Hyperlink"/>
                                  <w:rFonts w:ascii="Century Gothic" w:hAnsi="Century Gothic"/>
                                  <w:sz w:val="18"/>
                                </w:rPr>
                                <w:t>full list</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C4A1E04" id="Text Box 301" o:spid="_x0000_s1060" type="#_x0000_t202" style="position:absolute;margin-left:558pt;margin-top:7pt;width:138.85pt;height:31.15pt;z-index:251757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" filled="f" stroked="f" strokeweight=".5pt">
                <v:textbox>
                  <w:txbxContent>
                    <w:p w14:paraId="4D4E394D" w14:textId="77777777" w:rsidR="00AD4840" w:rsidRDefault="00AD4840" w:rsidP="00011AEB">
                      <w:pPr>
                        <w:spacing w:after="0"/>
                        <w:jc w:val="right"/>
                        <w:rPr>
                          <w:rStyle w:val="Hyperlink"/>
                          <w:rFonts w:ascii="Century Gothic" w:hAnsi="Century Gothic"/>
                          <w:sz w:val="18"/>
                        </w:rPr>
                      </w:pPr>
                      <w:r>
                        <w:rPr>
                          <w:rFonts w:ascii="Century Gothic" w:hAnsi="Century Gothic"/>
                          <w:sz w:val="18"/>
                        </w:rPr>
                        <w:fldChar w:fldCharType="begin"/>
                      </w:r>
                      <w:r>
                        <w:rPr>
                          <w:rFonts w:ascii="Century Gothic" w:hAnsi="Century Gothic"/>
                          <w:sz w:val="18"/>
                        </w:rPr>
                        <w:instrText xml:space="preserve"> HYPERLINK  \l "_Highest_priority_knowledge" </w:instrText>
                      </w:r>
                      <w:r>
                        <w:rPr>
                          <w:rFonts w:ascii="Century Gothic" w:hAnsi="Century Gothic"/>
                          <w:sz w:val="18"/>
                        </w:rPr>
                        <w:fldChar w:fldCharType="separate"/>
                      </w:r>
                      <w:r w:rsidRPr="00E64B0B">
                        <w:rPr>
                          <w:rStyle w:val="Hyperlink"/>
                          <w:rFonts w:ascii="Century Gothic" w:hAnsi="Century Gothic"/>
                          <w:sz w:val="18"/>
                        </w:rPr>
                        <w:t xml:space="preserve">Back to </w:t>
                      </w:r>
                      <w:r>
                        <w:rPr>
                          <w:rStyle w:val="Hyperlink"/>
                          <w:rFonts w:ascii="Century Gothic" w:hAnsi="Century Gothic"/>
                          <w:sz w:val="18"/>
                        </w:rPr>
                        <w:t>highest priorities</w:t>
                      </w:r>
                    </w:p>
                    <w:p w14:paraId="4CF91630" w14:textId="0D7C66B7" w:rsidR="00AD4840" w:rsidRPr="00E64B0B" w:rsidRDefault="00AD4840" w:rsidP="00011AEB">
                      <w:pPr>
                        <w:spacing w:after="0"/>
                        <w:jc w:val="right"/>
                        <w:rPr>
                          <w:rFonts w:ascii="Century Gothic" w:hAnsi="Century Gothic"/>
                          <w:sz w:val="18"/>
                        </w:rPr>
                      </w:pPr>
                      <w:r>
                        <w:rPr>
                          <w:rFonts w:ascii="Century Gothic" w:hAnsi="Century Gothic"/>
                          <w:sz w:val="18"/>
                        </w:rPr>
                        <w:fldChar w:fldCharType="end"/>
                      </w:r>
                      <w:hyperlink w:anchor="_Nutrients" w:history="1">
                        <w:r w:rsidRPr="00E64B0B">
                          <w:rPr>
                            <w:rStyle w:val="Hyperlink"/>
                            <w:rFonts w:ascii="Century Gothic" w:hAnsi="Century Gothic"/>
                            <w:sz w:val="18"/>
                          </w:rPr>
                          <w:t xml:space="preserve">Back to </w:t>
                        </w:r>
                        <w:r>
                          <w:rPr>
                            <w:rStyle w:val="Hyperlink"/>
                            <w:rFonts w:ascii="Century Gothic" w:hAnsi="Century Gothic"/>
                            <w:sz w:val="18"/>
                          </w:rPr>
                          <w:t>full list</w:t>
                        </w:r>
                      </w:hyperlink>
                    </w:p>
                  </w:txbxContent>
                </v:textbox>
                <w10:wrap type="square"/>
              </v:shape>
            </w:pict>
          </mc:Fallback>
        </mc:AlternateContent>
      </w:r>
    </w:p>
    <w:p w14:paraId="0A77982F" w14:textId="6E47BFEE" w:rsidR="00A81C71" w:rsidRPr="002A12DE" w:rsidRDefault="00A81C71" w:rsidP="00A81C71">
      <w:pPr>
        <w:pStyle w:val="Heading3"/>
      </w:pPr>
      <w:bookmarkStart w:id="100" w:name="_Nutrient_Research_Gaps"/>
      <w:bookmarkStart w:id="101" w:name="_Nutrient_knowledge_needs"/>
      <w:bookmarkStart w:id="102" w:name="_Nutrients_knowledge_needs"/>
      <w:bookmarkStart w:id="103" w:name="_Toc517797044"/>
      <w:bookmarkStart w:id="104" w:name="_Toc517872838"/>
      <w:bookmarkEnd w:id="100"/>
      <w:bookmarkEnd w:id="101"/>
      <w:bookmarkEnd w:id="102"/>
      <w:r w:rsidRPr="002A12DE">
        <w:t>Nutrient</w:t>
      </w:r>
      <w:r w:rsidR="006A17BA">
        <w:t>s</w:t>
      </w:r>
      <w:r w:rsidRPr="002A12DE">
        <w:t xml:space="preserve"> </w:t>
      </w:r>
      <w:r w:rsidR="00C42A92">
        <w:t>k</w:t>
      </w:r>
      <w:r w:rsidR="001922C5">
        <w:t xml:space="preserve">nowledge </w:t>
      </w:r>
      <w:r w:rsidR="00C42A92">
        <w:t>n</w:t>
      </w:r>
      <w:r w:rsidR="001922C5">
        <w:t>eeds</w:t>
      </w:r>
      <w:bookmarkEnd w:id="103"/>
      <w:bookmarkEnd w:id="104"/>
    </w:p>
    <w:tbl>
      <w:tblPr>
        <w:tblW w:w="5000" w:type="pct"/>
        <w:tblLook w:val="04A0" w:firstRow="1" w:lastRow="0" w:firstColumn="1" w:lastColumn="0" w:noHBand="0" w:noVBand="1"/>
      </w:tblPr>
      <w:tblGrid>
        <w:gridCol w:w="2900"/>
        <w:gridCol w:w="11028"/>
      </w:tblGrid>
      <w:tr w:rsidR="002507A8" w:rsidRPr="006A17BA" w14:paraId="13BFD32D" w14:textId="77777777" w:rsidTr="002E6FBD">
        <w:trPr>
          <w:trHeight w:val="300"/>
          <w:tblHeader/>
        </w:trPr>
        <w:tc>
          <w:tcPr>
            <w:tcW w:w="1041" w:type="pct"/>
            <w:tcBorders>
              <w:top w:val="single" w:sz="4" w:space="0" w:color="auto"/>
              <w:left w:val="single" w:sz="24" w:space="0" w:color="44546A" w:themeColor="text2"/>
              <w:bottom w:val="double" w:sz="4" w:space="0" w:color="auto"/>
              <w:right w:val="nil"/>
            </w:tcBorders>
            <w:shd w:val="clear" w:color="auto" w:fill="E7E6E6" w:themeFill="background2"/>
            <w:noWrap/>
            <w:hideMark/>
          </w:tcPr>
          <w:p w14:paraId="4C553D3D" w14:textId="75E7CF80" w:rsidR="00B2623D" w:rsidRPr="006A17BA" w:rsidRDefault="006A17BA" w:rsidP="002E6FBD">
            <w:pPr>
              <w:spacing w:before="120" w:after="120" w:line="240" w:lineRule="auto"/>
              <w:rPr>
                <w:rFonts w:asciiTheme="majorHAnsi" w:eastAsia="Times New Roman" w:hAnsiTheme="majorHAnsi" w:cstheme="majorHAnsi"/>
                <w:b/>
                <w:bCs/>
                <w:lang w:eastAsia="en-AU"/>
              </w:rPr>
            </w:pPr>
            <w:r w:rsidRPr="006A17BA">
              <w:rPr>
                <w:rFonts w:asciiTheme="majorHAnsi" w:eastAsia="Times New Roman" w:hAnsiTheme="majorHAnsi" w:cstheme="majorHAnsi"/>
                <w:b/>
                <w:bCs/>
                <w:lang w:eastAsia="en-AU"/>
              </w:rPr>
              <w:t>Nutrient</w:t>
            </w:r>
            <w:r>
              <w:rPr>
                <w:rFonts w:asciiTheme="majorHAnsi" w:eastAsia="Times New Roman" w:hAnsiTheme="majorHAnsi" w:cstheme="majorHAnsi"/>
                <w:b/>
                <w:bCs/>
                <w:lang w:eastAsia="en-AU"/>
              </w:rPr>
              <w:t>s</w:t>
            </w:r>
            <w:r w:rsidRPr="006A17BA">
              <w:rPr>
                <w:rFonts w:asciiTheme="majorHAnsi" w:eastAsia="Times New Roman" w:hAnsiTheme="majorHAnsi" w:cstheme="majorHAnsi"/>
                <w:b/>
                <w:bCs/>
                <w:lang w:eastAsia="en-AU"/>
              </w:rPr>
              <w:t xml:space="preserve"> k</w:t>
            </w:r>
            <w:r w:rsidR="00B2623D" w:rsidRPr="006A17BA">
              <w:rPr>
                <w:rFonts w:asciiTheme="majorHAnsi" w:eastAsia="Times New Roman" w:hAnsiTheme="majorHAnsi" w:cstheme="majorHAnsi"/>
                <w:b/>
                <w:bCs/>
                <w:lang w:eastAsia="en-AU"/>
              </w:rPr>
              <w:t xml:space="preserve">nowledge </w:t>
            </w:r>
            <w:r w:rsidRPr="006A17BA">
              <w:rPr>
                <w:rFonts w:asciiTheme="majorHAnsi" w:eastAsia="Times New Roman" w:hAnsiTheme="majorHAnsi" w:cstheme="majorHAnsi"/>
                <w:b/>
                <w:bCs/>
                <w:lang w:eastAsia="en-AU"/>
              </w:rPr>
              <w:t>n</w:t>
            </w:r>
            <w:r w:rsidR="00B2623D" w:rsidRPr="006A17BA">
              <w:rPr>
                <w:rFonts w:asciiTheme="majorHAnsi" w:eastAsia="Times New Roman" w:hAnsiTheme="majorHAnsi" w:cstheme="majorHAnsi"/>
                <w:b/>
                <w:bCs/>
                <w:lang w:eastAsia="en-AU"/>
              </w:rPr>
              <w:t>eeds</w:t>
            </w:r>
          </w:p>
        </w:tc>
        <w:tc>
          <w:tcPr>
            <w:tcW w:w="3959" w:type="pct"/>
            <w:tcBorders>
              <w:top w:val="single" w:sz="4" w:space="0" w:color="auto"/>
              <w:left w:val="nil"/>
              <w:bottom w:val="double" w:sz="4" w:space="0" w:color="auto"/>
              <w:right w:val="nil"/>
            </w:tcBorders>
            <w:shd w:val="clear" w:color="auto" w:fill="E7E6E6" w:themeFill="background2"/>
            <w:noWrap/>
            <w:hideMark/>
          </w:tcPr>
          <w:p w14:paraId="7D1B19F5" w14:textId="07D3B665" w:rsidR="00B2623D" w:rsidRPr="006A17BA" w:rsidRDefault="002507A8" w:rsidP="002E6FBD">
            <w:pPr>
              <w:spacing w:before="120" w:after="120" w:line="240" w:lineRule="auto"/>
              <w:jc w:val="center"/>
              <w:rPr>
                <w:rFonts w:asciiTheme="majorHAnsi" w:eastAsia="Times New Roman" w:hAnsiTheme="majorHAnsi" w:cstheme="majorHAnsi"/>
                <w:b/>
                <w:bCs/>
                <w:szCs w:val="20"/>
                <w:lang w:eastAsia="en-AU"/>
              </w:rPr>
            </w:pPr>
            <w:r w:rsidRPr="006A17BA">
              <w:rPr>
                <w:rFonts w:ascii="Calibri" w:eastAsia="Times New Roman" w:hAnsi="Calibri" w:cs="Times New Roman"/>
                <w:b/>
                <w:bCs/>
                <w:lang w:eastAsia="en-AU"/>
              </w:rPr>
              <w:t>Contextual information and specific knowledge needs</w:t>
            </w:r>
          </w:p>
        </w:tc>
      </w:tr>
      <w:tr w:rsidR="00B2623D" w:rsidRPr="002A12DE" w14:paraId="0E0F3C60" w14:textId="77777777" w:rsidTr="002E17BA">
        <w:trPr>
          <w:trHeight w:val="3251"/>
        </w:trPr>
        <w:tc>
          <w:tcPr>
            <w:tcW w:w="1041" w:type="pct"/>
            <w:tcBorders>
              <w:top w:val="double" w:sz="4" w:space="0" w:color="auto"/>
              <w:left w:val="single" w:sz="24" w:space="0" w:color="C00000"/>
              <w:bottom w:val="single" w:sz="4" w:space="0" w:color="auto"/>
              <w:right w:val="nil"/>
            </w:tcBorders>
            <w:shd w:val="clear" w:color="auto" w:fill="auto"/>
            <w:hideMark/>
          </w:tcPr>
          <w:p w14:paraId="654E7B51" w14:textId="255EEF3D" w:rsidR="00B2623D" w:rsidRPr="006A17BA" w:rsidRDefault="001D2F63" w:rsidP="006A17BA">
            <w:pPr>
              <w:spacing w:before="60" w:after="60" w:line="240" w:lineRule="auto"/>
              <w:rPr>
                <w:rFonts w:asciiTheme="majorHAnsi" w:eastAsia="Times New Roman" w:hAnsiTheme="majorHAnsi" w:cstheme="majorHAnsi"/>
                <w:color w:val="000000"/>
                <w:sz w:val="20"/>
                <w:lang w:eastAsia="en-AU"/>
              </w:rPr>
            </w:pPr>
            <w:r w:rsidRPr="001D2F63">
              <w:rPr>
                <w:rFonts w:asciiTheme="majorHAnsi" w:eastAsia="Times New Roman" w:hAnsiTheme="majorHAnsi" w:cstheme="majorHAnsi"/>
                <w:b/>
                <w:bCs/>
                <w:color w:val="000000"/>
                <w:sz w:val="20"/>
                <w:lang w:eastAsia="en-AU"/>
              </w:rPr>
              <w:t>N.1</w:t>
            </w:r>
            <w:r>
              <w:rPr>
                <w:rFonts w:asciiTheme="majorHAnsi" w:eastAsia="Times New Roman" w:hAnsiTheme="majorHAnsi" w:cstheme="majorHAnsi"/>
                <w:bCs/>
                <w:color w:val="000000"/>
                <w:sz w:val="20"/>
                <w:lang w:eastAsia="en-AU"/>
              </w:rPr>
              <w:t xml:space="preserve"> </w:t>
            </w:r>
            <w:r w:rsidR="00B2623D" w:rsidRPr="006A17BA">
              <w:rPr>
                <w:rFonts w:asciiTheme="majorHAnsi" w:eastAsia="Times New Roman" w:hAnsiTheme="majorHAnsi" w:cstheme="majorHAnsi"/>
                <w:bCs/>
                <w:color w:val="000000"/>
                <w:sz w:val="20"/>
                <w:lang w:eastAsia="en-AU"/>
              </w:rPr>
              <w:t xml:space="preserve">Knowledge, data and tools to underpin a Nutrient Decision Support Tool. </w:t>
            </w:r>
            <w:r w:rsidR="00B2623D" w:rsidRPr="006A17BA">
              <w:rPr>
                <w:rFonts w:asciiTheme="majorHAnsi" w:eastAsia="Times New Roman" w:hAnsiTheme="majorHAnsi" w:cstheme="majorHAnsi"/>
                <w:bCs/>
                <w:color w:val="000000"/>
                <w:sz w:val="20"/>
                <w:lang w:eastAsia="en-AU"/>
              </w:rPr>
              <w:br/>
            </w:r>
          </w:p>
        </w:tc>
        <w:tc>
          <w:tcPr>
            <w:tcW w:w="3959" w:type="pct"/>
            <w:tcBorders>
              <w:top w:val="double" w:sz="4" w:space="0" w:color="auto"/>
              <w:left w:val="nil"/>
              <w:bottom w:val="single" w:sz="4" w:space="0" w:color="auto"/>
              <w:right w:val="nil"/>
            </w:tcBorders>
            <w:shd w:val="clear" w:color="auto" w:fill="auto"/>
            <w:hideMark/>
          </w:tcPr>
          <w:p w14:paraId="0EDDC37F" w14:textId="6CD1255D" w:rsidR="00B2623D" w:rsidRPr="007D7E13" w:rsidRDefault="00B2623D" w:rsidP="00E64B0B">
            <w:pPr>
              <w:pStyle w:val="ListParagraph"/>
              <w:numPr>
                <w:ilvl w:val="0"/>
                <w:numId w:val="11"/>
              </w:numPr>
              <w:spacing w:after="0" w:line="240" w:lineRule="auto"/>
              <w:ind w:left="142" w:hanging="142"/>
              <w:rPr>
                <w:rFonts w:asciiTheme="majorHAnsi" w:eastAsia="Times New Roman" w:hAnsiTheme="majorHAnsi" w:cstheme="majorHAnsi"/>
                <w:color w:val="000000"/>
                <w:sz w:val="20"/>
                <w:szCs w:val="20"/>
                <w:lang w:eastAsia="en-AU"/>
              </w:rPr>
            </w:pPr>
            <w:r w:rsidRPr="002A12DE">
              <w:rPr>
                <w:rFonts w:asciiTheme="majorHAnsi" w:eastAsia="Times New Roman" w:hAnsiTheme="majorHAnsi" w:cstheme="majorHAnsi"/>
                <w:color w:val="000000"/>
                <w:sz w:val="20"/>
                <w:szCs w:val="20"/>
                <w:lang w:eastAsia="en-AU"/>
              </w:rPr>
              <w:t xml:space="preserve">Although there are clear opportunities for </w:t>
            </w:r>
            <w:r>
              <w:rPr>
                <w:rFonts w:asciiTheme="majorHAnsi" w:eastAsia="Times New Roman" w:hAnsiTheme="majorHAnsi" w:cstheme="majorHAnsi"/>
                <w:color w:val="000000"/>
                <w:sz w:val="20"/>
                <w:szCs w:val="20"/>
                <w:lang w:eastAsia="en-AU"/>
              </w:rPr>
              <w:t xml:space="preserve">improving </w:t>
            </w:r>
            <w:r w:rsidRPr="002A12DE">
              <w:rPr>
                <w:rFonts w:asciiTheme="majorHAnsi" w:eastAsia="Times New Roman" w:hAnsiTheme="majorHAnsi" w:cstheme="majorHAnsi"/>
                <w:color w:val="000000"/>
                <w:sz w:val="20"/>
                <w:szCs w:val="20"/>
                <w:lang w:eastAsia="en-AU"/>
              </w:rPr>
              <w:t>the Six Easy Steps system, the temporal and spatial complexity of soil, climatic and management factors that drive both variability in sugarcane nitrogen requirements and the variable behaviour of enhanced efficiency fertilisers are unlikely to be well captured by traditional (static) nitrogen recommendation systems. Decision support systems based on cropping systems models will need to be harnessed to fully optimise nitrogen fertiliser management decisions (Thorburn et al., 2014). These models will also need to be linked with climate forecasting methods. The use of model-based decision support systems to optimise nitrogen fertiliser management decisions is reasonably common in other cropping systems in Australia (e.g. Yield</w:t>
            </w:r>
            <w:r>
              <w:rPr>
                <w:rFonts w:asciiTheme="majorHAnsi" w:eastAsia="Times New Roman" w:hAnsiTheme="majorHAnsi" w:cstheme="majorHAnsi"/>
                <w:color w:val="000000"/>
                <w:sz w:val="20"/>
                <w:szCs w:val="20"/>
                <w:lang w:eastAsia="en-AU"/>
              </w:rPr>
              <w:t xml:space="preserve"> </w:t>
            </w:r>
            <w:r w:rsidRPr="002A12DE">
              <w:rPr>
                <w:rFonts w:asciiTheme="majorHAnsi" w:eastAsia="Times New Roman" w:hAnsiTheme="majorHAnsi" w:cstheme="majorHAnsi"/>
                <w:color w:val="000000"/>
                <w:sz w:val="20"/>
                <w:szCs w:val="20"/>
                <w:lang w:eastAsia="en-AU"/>
              </w:rPr>
              <w:t>Prophet for wheat) and overseas.</w:t>
            </w:r>
            <w:r w:rsidRPr="007D7E13">
              <w:rPr>
                <w:rFonts w:asciiTheme="majorHAnsi" w:eastAsia="Times New Roman" w:hAnsiTheme="majorHAnsi" w:cstheme="majorHAnsi"/>
                <w:color w:val="000000"/>
                <w:sz w:val="20"/>
                <w:szCs w:val="20"/>
                <w:lang w:eastAsia="en-AU"/>
              </w:rPr>
              <w:t xml:space="preserve"> </w:t>
            </w:r>
          </w:p>
          <w:p w14:paraId="6CA19648" w14:textId="77777777" w:rsidR="00B2623D" w:rsidRPr="002A12DE" w:rsidRDefault="00B2623D" w:rsidP="00E64B0B">
            <w:pPr>
              <w:pStyle w:val="ListParagraph"/>
              <w:numPr>
                <w:ilvl w:val="0"/>
                <w:numId w:val="11"/>
              </w:numPr>
              <w:spacing w:after="0" w:line="240" w:lineRule="auto"/>
              <w:ind w:left="142" w:hanging="142"/>
              <w:rPr>
                <w:rFonts w:asciiTheme="majorHAnsi" w:eastAsia="Times New Roman" w:hAnsiTheme="majorHAnsi" w:cstheme="majorHAnsi"/>
                <w:color w:val="000000"/>
                <w:sz w:val="20"/>
                <w:szCs w:val="20"/>
                <w:lang w:eastAsia="en-AU"/>
              </w:rPr>
            </w:pPr>
            <w:r w:rsidRPr="007D7E13">
              <w:rPr>
                <w:rFonts w:asciiTheme="majorHAnsi" w:eastAsia="Times New Roman" w:hAnsiTheme="majorHAnsi" w:cstheme="majorHAnsi"/>
                <w:color w:val="000000"/>
                <w:sz w:val="20"/>
                <w:szCs w:val="20"/>
                <w:lang w:eastAsia="en-AU"/>
              </w:rPr>
              <w:t xml:space="preserve">Therefore, we need to improve our understanding and capacity to model: </w:t>
            </w:r>
            <w:r w:rsidRPr="007D7E13">
              <w:rPr>
                <w:rFonts w:asciiTheme="majorHAnsi" w:eastAsia="Times New Roman" w:hAnsiTheme="majorHAnsi" w:cstheme="majorHAnsi"/>
                <w:color w:val="000000"/>
                <w:sz w:val="20"/>
                <w:szCs w:val="20"/>
                <w:lang w:eastAsia="en-AU"/>
              </w:rPr>
              <w:br/>
              <w:t xml:space="preserve">(i) the site-specific requirements for nitrogen in sugarcane - accounting for the temporal and spatial complexity of soil, climate and management factors </w:t>
            </w:r>
            <w:r w:rsidRPr="007D7E13">
              <w:rPr>
                <w:rFonts w:asciiTheme="majorHAnsi" w:eastAsia="Times New Roman" w:hAnsiTheme="majorHAnsi" w:cstheme="majorHAnsi"/>
                <w:color w:val="000000"/>
                <w:sz w:val="20"/>
                <w:szCs w:val="20"/>
                <w:lang w:eastAsia="en-AU"/>
              </w:rPr>
              <w:br/>
              <w:t>(ii) nitrogen supply from organic sources</w:t>
            </w:r>
            <w:r w:rsidRPr="007D7E13">
              <w:rPr>
                <w:rFonts w:asciiTheme="majorHAnsi" w:eastAsia="Times New Roman" w:hAnsiTheme="majorHAnsi" w:cstheme="majorHAnsi"/>
                <w:color w:val="000000"/>
                <w:sz w:val="20"/>
                <w:szCs w:val="20"/>
                <w:lang w:eastAsia="en-AU"/>
              </w:rPr>
              <w:br/>
              <w:t>(iii) variable behaviour of enhanced efficiency fertilisers.</w:t>
            </w:r>
          </w:p>
        </w:tc>
      </w:tr>
      <w:tr w:rsidR="00B2623D" w:rsidRPr="002A12DE" w14:paraId="06C3E343" w14:textId="77777777" w:rsidTr="002E17BA">
        <w:trPr>
          <w:trHeight w:val="1836"/>
        </w:trPr>
        <w:tc>
          <w:tcPr>
            <w:tcW w:w="1041" w:type="pct"/>
            <w:tcBorders>
              <w:top w:val="single" w:sz="4" w:space="0" w:color="auto"/>
              <w:left w:val="single" w:sz="24" w:space="0" w:color="C00000"/>
              <w:bottom w:val="single" w:sz="4" w:space="0" w:color="auto"/>
              <w:right w:val="nil"/>
            </w:tcBorders>
            <w:shd w:val="clear" w:color="auto" w:fill="auto"/>
            <w:hideMark/>
          </w:tcPr>
          <w:p w14:paraId="04E4FA7A" w14:textId="1BE401A6" w:rsidR="00B2623D" w:rsidRPr="006A17BA" w:rsidRDefault="001D2F63" w:rsidP="006A17BA">
            <w:pPr>
              <w:spacing w:before="60" w:after="60" w:line="240" w:lineRule="auto"/>
              <w:rPr>
                <w:rFonts w:asciiTheme="majorHAnsi" w:eastAsia="Times New Roman" w:hAnsiTheme="majorHAnsi" w:cstheme="majorHAnsi"/>
                <w:color w:val="000000"/>
                <w:sz w:val="20"/>
                <w:lang w:eastAsia="en-AU"/>
              </w:rPr>
            </w:pPr>
            <w:r w:rsidRPr="001D2F63">
              <w:rPr>
                <w:rFonts w:asciiTheme="majorHAnsi" w:eastAsia="Times New Roman" w:hAnsiTheme="majorHAnsi" w:cstheme="majorHAnsi"/>
                <w:b/>
                <w:bCs/>
                <w:color w:val="000000"/>
                <w:sz w:val="20"/>
                <w:lang w:eastAsia="en-AU"/>
              </w:rPr>
              <w:lastRenderedPageBreak/>
              <w:t>N.2</w:t>
            </w:r>
            <w:r>
              <w:rPr>
                <w:rFonts w:asciiTheme="majorHAnsi" w:eastAsia="Times New Roman" w:hAnsiTheme="majorHAnsi" w:cstheme="majorHAnsi"/>
                <w:bCs/>
                <w:color w:val="000000"/>
                <w:sz w:val="20"/>
                <w:lang w:eastAsia="en-AU"/>
              </w:rPr>
              <w:t xml:space="preserve"> </w:t>
            </w:r>
            <w:r w:rsidR="00B2623D" w:rsidRPr="006A17BA">
              <w:rPr>
                <w:rFonts w:asciiTheme="majorHAnsi" w:eastAsia="Times New Roman" w:hAnsiTheme="majorHAnsi" w:cstheme="majorHAnsi"/>
                <w:bCs/>
                <w:color w:val="000000"/>
                <w:sz w:val="20"/>
                <w:lang w:eastAsia="en-AU"/>
              </w:rPr>
              <w:t>Validation of the water quality benefits (for the Reef) predicted from improved irrigation practices and water use efficiency</w:t>
            </w:r>
          </w:p>
        </w:tc>
        <w:tc>
          <w:tcPr>
            <w:tcW w:w="3959" w:type="pct"/>
            <w:tcBorders>
              <w:top w:val="single" w:sz="4" w:space="0" w:color="auto"/>
              <w:left w:val="nil"/>
              <w:bottom w:val="single" w:sz="4" w:space="0" w:color="auto"/>
              <w:right w:val="nil"/>
            </w:tcBorders>
            <w:shd w:val="clear" w:color="auto" w:fill="auto"/>
            <w:hideMark/>
          </w:tcPr>
          <w:p w14:paraId="5F69CEFE" w14:textId="77777777" w:rsidR="00B2623D" w:rsidRPr="002A12DE" w:rsidRDefault="00B2623D" w:rsidP="00E64B0B">
            <w:pPr>
              <w:pStyle w:val="ListParagraph"/>
              <w:numPr>
                <w:ilvl w:val="0"/>
                <w:numId w:val="11"/>
              </w:numPr>
              <w:spacing w:after="0" w:line="240" w:lineRule="auto"/>
              <w:ind w:left="142" w:hanging="142"/>
              <w:rPr>
                <w:rFonts w:asciiTheme="majorHAnsi" w:eastAsia="Times New Roman" w:hAnsiTheme="majorHAnsi" w:cstheme="majorHAnsi"/>
                <w:color w:val="000000"/>
                <w:sz w:val="20"/>
                <w:szCs w:val="20"/>
                <w:lang w:eastAsia="en-AU"/>
              </w:rPr>
            </w:pPr>
            <w:r w:rsidRPr="002A12DE">
              <w:rPr>
                <w:rFonts w:asciiTheme="majorHAnsi" w:eastAsia="Times New Roman" w:hAnsiTheme="majorHAnsi" w:cstheme="majorHAnsi"/>
                <w:color w:val="000000"/>
                <w:sz w:val="20"/>
                <w:szCs w:val="20"/>
                <w:lang w:eastAsia="en-AU"/>
              </w:rPr>
              <w:t xml:space="preserve">Modelled scenarios predict that highly efficient irrigation systems would reduce nutrient losses. However, they have not been validated.  </w:t>
            </w:r>
          </w:p>
          <w:p w14:paraId="7936DAB5" w14:textId="77777777" w:rsidR="00B2623D" w:rsidRDefault="00B2623D" w:rsidP="00E64B0B">
            <w:pPr>
              <w:pStyle w:val="ListParagraph"/>
              <w:numPr>
                <w:ilvl w:val="0"/>
                <w:numId w:val="11"/>
              </w:numPr>
              <w:spacing w:after="0" w:line="240" w:lineRule="auto"/>
              <w:ind w:left="142" w:hanging="142"/>
              <w:rPr>
                <w:rFonts w:asciiTheme="majorHAnsi" w:eastAsia="Times New Roman" w:hAnsiTheme="majorHAnsi" w:cstheme="majorHAnsi"/>
                <w:color w:val="000000"/>
                <w:sz w:val="20"/>
                <w:szCs w:val="20"/>
                <w:lang w:eastAsia="en-AU"/>
              </w:rPr>
            </w:pPr>
            <w:r w:rsidRPr="007D7E13">
              <w:rPr>
                <w:rFonts w:asciiTheme="majorHAnsi" w:eastAsia="Times New Roman" w:hAnsiTheme="majorHAnsi" w:cstheme="majorHAnsi"/>
                <w:color w:val="000000"/>
                <w:sz w:val="20"/>
                <w:szCs w:val="20"/>
                <w:lang w:eastAsia="en-AU"/>
              </w:rPr>
              <w:t xml:space="preserve">This </w:t>
            </w:r>
            <w:r>
              <w:rPr>
                <w:rFonts w:asciiTheme="majorHAnsi" w:eastAsia="Times New Roman" w:hAnsiTheme="majorHAnsi" w:cstheme="majorHAnsi"/>
                <w:color w:val="000000"/>
                <w:sz w:val="20"/>
                <w:szCs w:val="20"/>
                <w:lang w:eastAsia="en-AU"/>
              </w:rPr>
              <w:t>knowledge need</w:t>
            </w:r>
            <w:r w:rsidRPr="007D7E13">
              <w:rPr>
                <w:rFonts w:asciiTheme="majorHAnsi" w:eastAsia="Times New Roman" w:hAnsiTheme="majorHAnsi" w:cstheme="majorHAnsi"/>
                <w:color w:val="000000"/>
                <w:sz w:val="20"/>
                <w:szCs w:val="20"/>
                <w:lang w:eastAsia="en-AU"/>
              </w:rPr>
              <w:t xml:space="preserve"> covers the following more specific gaps:</w:t>
            </w:r>
          </w:p>
          <w:p w14:paraId="48715C4C" w14:textId="77777777" w:rsidR="00B2623D" w:rsidRDefault="00B2623D" w:rsidP="00E64B0B">
            <w:pPr>
              <w:pStyle w:val="ListParagraph"/>
              <w:numPr>
                <w:ilvl w:val="0"/>
                <w:numId w:val="12"/>
              </w:numPr>
              <w:spacing w:after="0" w:line="240" w:lineRule="auto"/>
              <w:ind w:left="142" w:hanging="142"/>
              <w:rPr>
                <w:rFonts w:asciiTheme="majorHAnsi" w:eastAsia="Times New Roman" w:hAnsiTheme="majorHAnsi" w:cstheme="majorHAnsi"/>
                <w:color w:val="000000"/>
                <w:sz w:val="20"/>
                <w:szCs w:val="20"/>
                <w:lang w:eastAsia="en-AU"/>
              </w:rPr>
            </w:pPr>
            <w:r w:rsidRPr="007C1055">
              <w:rPr>
                <w:rFonts w:asciiTheme="majorHAnsi" w:eastAsia="Times New Roman" w:hAnsiTheme="majorHAnsi" w:cstheme="majorHAnsi"/>
                <w:color w:val="000000"/>
                <w:sz w:val="20"/>
                <w:szCs w:val="20"/>
                <w:lang w:eastAsia="en-AU"/>
              </w:rPr>
              <w:t>Validation of t</w:t>
            </w:r>
            <w:r>
              <w:rPr>
                <w:rFonts w:asciiTheme="majorHAnsi" w:eastAsia="Times New Roman" w:hAnsiTheme="majorHAnsi" w:cstheme="majorHAnsi"/>
                <w:color w:val="000000"/>
                <w:sz w:val="20"/>
                <w:szCs w:val="20"/>
                <w:lang w:eastAsia="en-AU"/>
              </w:rPr>
              <w:t xml:space="preserve">hese predictions are required. </w:t>
            </w:r>
          </w:p>
          <w:p w14:paraId="3FEEA3E7" w14:textId="77777777" w:rsidR="00B2623D" w:rsidRDefault="00B2623D" w:rsidP="00E64B0B">
            <w:pPr>
              <w:pStyle w:val="ListParagraph"/>
              <w:numPr>
                <w:ilvl w:val="0"/>
                <w:numId w:val="12"/>
              </w:numPr>
              <w:spacing w:after="0" w:line="240" w:lineRule="auto"/>
              <w:ind w:left="142" w:hanging="142"/>
              <w:rPr>
                <w:rFonts w:asciiTheme="majorHAnsi" w:eastAsia="Times New Roman" w:hAnsiTheme="majorHAnsi" w:cstheme="majorHAnsi"/>
                <w:color w:val="000000"/>
                <w:sz w:val="20"/>
                <w:szCs w:val="20"/>
                <w:lang w:eastAsia="en-AU"/>
              </w:rPr>
            </w:pPr>
            <w:r w:rsidRPr="007C1055">
              <w:rPr>
                <w:rFonts w:asciiTheme="majorHAnsi" w:eastAsia="Times New Roman" w:hAnsiTheme="majorHAnsi" w:cstheme="majorHAnsi"/>
                <w:color w:val="000000"/>
                <w:sz w:val="20"/>
                <w:szCs w:val="20"/>
                <w:lang w:eastAsia="en-AU"/>
              </w:rPr>
              <w:t>How much N is lost through irrigation - includes deep drainage and surface run</w:t>
            </w:r>
            <w:r>
              <w:rPr>
                <w:rFonts w:asciiTheme="majorHAnsi" w:eastAsia="Times New Roman" w:hAnsiTheme="majorHAnsi" w:cstheme="majorHAnsi"/>
                <w:color w:val="000000"/>
                <w:sz w:val="20"/>
                <w:szCs w:val="20"/>
                <w:lang w:eastAsia="en-AU"/>
              </w:rPr>
              <w:t>-</w:t>
            </w:r>
            <w:r w:rsidRPr="007C1055">
              <w:rPr>
                <w:rFonts w:asciiTheme="majorHAnsi" w:eastAsia="Times New Roman" w:hAnsiTheme="majorHAnsi" w:cstheme="majorHAnsi"/>
                <w:color w:val="000000"/>
                <w:sz w:val="20"/>
                <w:szCs w:val="20"/>
                <w:lang w:eastAsia="en-AU"/>
              </w:rPr>
              <w:t>off, and the efficacy of tail-water dams/recycle pits for pollutant trappi</w:t>
            </w:r>
            <w:r>
              <w:rPr>
                <w:rFonts w:asciiTheme="majorHAnsi" w:eastAsia="Times New Roman" w:hAnsiTheme="majorHAnsi" w:cstheme="majorHAnsi"/>
                <w:color w:val="000000"/>
                <w:sz w:val="20"/>
                <w:szCs w:val="20"/>
                <w:lang w:eastAsia="en-AU"/>
              </w:rPr>
              <w:t>ng in Burdekin irrigated areas.</w:t>
            </w:r>
          </w:p>
          <w:p w14:paraId="4112BC05" w14:textId="77777777" w:rsidR="00B2623D" w:rsidRPr="007C1055" w:rsidRDefault="00B2623D" w:rsidP="00E64B0B">
            <w:pPr>
              <w:pStyle w:val="ListParagraph"/>
              <w:numPr>
                <w:ilvl w:val="0"/>
                <w:numId w:val="12"/>
              </w:numPr>
              <w:spacing w:after="0" w:line="240" w:lineRule="auto"/>
              <w:ind w:left="142" w:hanging="142"/>
              <w:rPr>
                <w:rFonts w:asciiTheme="majorHAnsi" w:eastAsia="Times New Roman" w:hAnsiTheme="majorHAnsi" w:cstheme="majorHAnsi"/>
                <w:color w:val="000000"/>
                <w:sz w:val="20"/>
                <w:szCs w:val="20"/>
                <w:lang w:eastAsia="en-AU"/>
              </w:rPr>
            </w:pPr>
            <w:r w:rsidRPr="007C1055">
              <w:rPr>
                <w:rFonts w:asciiTheme="majorHAnsi" w:eastAsia="Times New Roman" w:hAnsiTheme="majorHAnsi" w:cstheme="majorHAnsi"/>
                <w:color w:val="000000"/>
                <w:sz w:val="20"/>
                <w:szCs w:val="20"/>
                <w:lang w:eastAsia="en-AU"/>
              </w:rPr>
              <w:t xml:space="preserve">The efficacy of various practices e.g. irrigation scheduling, timing of fertiliser applications need to be better defined and tested. </w:t>
            </w:r>
          </w:p>
        </w:tc>
      </w:tr>
      <w:tr w:rsidR="00B2623D" w:rsidRPr="002A12DE" w14:paraId="5B7848E6" w14:textId="77777777" w:rsidTr="002E17BA">
        <w:trPr>
          <w:trHeight w:val="567"/>
        </w:trPr>
        <w:tc>
          <w:tcPr>
            <w:tcW w:w="1041" w:type="pct"/>
            <w:tcBorders>
              <w:top w:val="single" w:sz="4" w:space="0" w:color="auto"/>
              <w:left w:val="single" w:sz="24" w:space="0" w:color="C00000"/>
              <w:bottom w:val="single" w:sz="4" w:space="0" w:color="auto"/>
              <w:right w:val="nil"/>
            </w:tcBorders>
            <w:shd w:val="clear" w:color="auto" w:fill="auto"/>
            <w:hideMark/>
          </w:tcPr>
          <w:p w14:paraId="1DBBA948" w14:textId="3EA39127" w:rsidR="00B2623D" w:rsidRPr="006A17BA" w:rsidRDefault="001D2F63" w:rsidP="006A17BA">
            <w:pPr>
              <w:spacing w:before="60" w:after="60" w:line="240" w:lineRule="auto"/>
              <w:rPr>
                <w:rFonts w:asciiTheme="majorHAnsi" w:eastAsia="Times New Roman" w:hAnsiTheme="majorHAnsi" w:cstheme="majorHAnsi"/>
                <w:color w:val="000000"/>
                <w:sz w:val="20"/>
                <w:lang w:eastAsia="en-AU"/>
              </w:rPr>
            </w:pPr>
            <w:r w:rsidRPr="001D2F63">
              <w:rPr>
                <w:rFonts w:asciiTheme="majorHAnsi" w:eastAsia="Times New Roman" w:hAnsiTheme="majorHAnsi" w:cstheme="majorHAnsi"/>
                <w:b/>
                <w:bCs/>
                <w:color w:val="000000"/>
                <w:sz w:val="20"/>
                <w:lang w:eastAsia="en-AU"/>
              </w:rPr>
              <w:t>N.3</w:t>
            </w:r>
            <w:r>
              <w:rPr>
                <w:rFonts w:asciiTheme="majorHAnsi" w:eastAsia="Times New Roman" w:hAnsiTheme="majorHAnsi" w:cstheme="majorHAnsi"/>
                <w:bCs/>
                <w:color w:val="000000"/>
                <w:sz w:val="20"/>
                <w:lang w:eastAsia="en-AU"/>
              </w:rPr>
              <w:t xml:space="preserve"> </w:t>
            </w:r>
            <w:r w:rsidR="00B2623D" w:rsidRPr="006A17BA">
              <w:rPr>
                <w:rFonts w:asciiTheme="majorHAnsi" w:eastAsia="Times New Roman" w:hAnsiTheme="majorHAnsi" w:cstheme="majorHAnsi"/>
                <w:bCs/>
                <w:color w:val="000000"/>
                <w:sz w:val="20"/>
                <w:lang w:eastAsia="en-AU"/>
              </w:rPr>
              <w:t>Improved understanding of the complexities of paddock-scale nutrient budgets and the effect on water quality.</w:t>
            </w:r>
          </w:p>
        </w:tc>
        <w:tc>
          <w:tcPr>
            <w:tcW w:w="3959" w:type="pct"/>
            <w:tcBorders>
              <w:top w:val="single" w:sz="4" w:space="0" w:color="auto"/>
              <w:left w:val="nil"/>
              <w:bottom w:val="single" w:sz="4" w:space="0" w:color="auto"/>
              <w:right w:val="nil"/>
            </w:tcBorders>
            <w:shd w:val="clear" w:color="auto" w:fill="auto"/>
            <w:hideMark/>
          </w:tcPr>
          <w:p w14:paraId="4359F165" w14:textId="77777777" w:rsidR="00B2623D" w:rsidRDefault="00B2623D" w:rsidP="00E64B0B">
            <w:pPr>
              <w:pStyle w:val="ListParagraph"/>
              <w:numPr>
                <w:ilvl w:val="0"/>
                <w:numId w:val="11"/>
              </w:numPr>
              <w:spacing w:after="0" w:line="240" w:lineRule="auto"/>
              <w:ind w:left="142" w:hanging="142"/>
              <w:rPr>
                <w:rFonts w:asciiTheme="majorHAnsi" w:eastAsia="Times New Roman" w:hAnsiTheme="majorHAnsi" w:cstheme="majorHAnsi"/>
                <w:color w:val="000000"/>
                <w:sz w:val="20"/>
                <w:szCs w:val="20"/>
                <w:lang w:eastAsia="en-AU"/>
              </w:rPr>
            </w:pPr>
            <w:r w:rsidRPr="002A12DE">
              <w:rPr>
                <w:rFonts w:asciiTheme="majorHAnsi" w:eastAsia="Times New Roman" w:hAnsiTheme="majorHAnsi" w:cstheme="majorHAnsi"/>
                <w:color w:val="000000"/>
                <w:sz w:val="20"/>
                <w:szCs w:val="20"/>
                <w:lang w:eastAsia="en-AU"/>
              </w:rPr>
              <w:t>Improved understanding of paddock-scale nutrient balance, i.e.</w:t>
            </w:r>
            <w:r>
              <w:rPr>
                <w:rFonts w:asciiTheme="majorHAnsi" w:eastAsia="Times New Roman" w:hAnsiTheme="majorHAnsi" w:cstheme="majorHAnsi"/>
                <w:color w:val="000000"/>
                <w:sz w:val="20"/>
                <w:szCs w:val="20"/>
                <w:lang w:eastAsia="en-AU"/>
              </w:rPr>
              <w:t>:</w:t>
            </w:r>
          </w:p>
          <w:p w14:paraId="6C8E790B" w14:textId="77777777" w:rsidR="00B2623D" w:rsidRDefault="00B2623D" w:rsidP="00E64B0B">
            <w:pPr>
              <w:pStyle w:val="ListParagraph"/>
              <w:numPr>
                <w:ilvl w:val="0"/>
                <w:numId w:val="12"/>
              </w:numPr>
              <w:spacing w:after="0" w:line="240" w:lineRule="auto"/>
              <w:ind w:left="142" w:hanging="142"/>
              <w:rPr>
                <w:rFonts w:asciiTheme="majorHAnsi" w:eastAsia="Times New Roman" w:hAnsiTheme="majorHAnsi" w:cstheme="majorHAnsi"/>
                <w:color w:val="000000"/>
                <w:sz w:val="20"/>
                <w:szCs w:val="20"/>
                <w:lang w:eastAsia="en-AU"/>
              </w:rPr>
            </w:pPr>
            <w:r w:rsidRPr="002A12DE">
              <w:rPr>
                <w:rFonts w:asciiTheme="majorHAnsi" w:eastAsia="Times New Roman" w:hAnsiTheme="majorHAnsi" w:cstheme="majorHAnsi"/>
                <w:color w:val="000000"/>
                <w:sz w:val="20"/>
                <w:szCs w:val="20"/>
                <w:lang w:eastAsia="en-AU"/>
              </w:rPr>
              <w:t>Nutrient surplus, soil concentration</w:t>
            </w:r>
            <w:r>
              <w:rPr>
                <w:rFonts w:asciiTheme="majorHAnsi" w:eastAsia="Times New Roman" w:hAnsiTheme="majorHAnsi" w:cstheme="majorHAnsi"/>
                <w:color w:val="000000"/>
                <w:sz w:val="20"/>
                <w:szCs w:val="20"/>
                <w:lang w:eastAsia="en-AU"/>
              </w:rPr>
              <w:t xml:space="preserve">s &amp; losses to the environment. </w:t>
            </w:r>
          </w:p>
          <w:p w14:paraId="30C69488" w14:textId="77777777" w:rsidR="00B2623D" w:rsidRDefault="00B2623D" w:rsidP="00E64B0B">
            <w:pPr>
              <w:pStyle w:val="ListParagraph"/>
              <w:numPr>
                <w:ilvl w:val="0"/>
                <w:numId w:val="12"/>
              </w:numPr>
              <w:spacing w:after="0" w:line="240" w:lineRule="auto"/>
              <w:ind w:left="142" w:hanging="142"/>
              <w:rPr>
                <w:rFonts w:asciiTheme="majorHAnsi" w:eastAsia="Times New Roman" w:hAnsiTheme="majorHAnsi" w:cstheme="majorHAnsi"/>
                <w:color w:val="000000"/>
                <w:sz w:val="20"/>
                <w:szCs w:val="20"/>
                <w:lang w:eastAsia="en-AU"/>
              </w:rPr>
            </w:pPr>
            <w:r w:rsidRPr="002A12DE">
              <w:rPr>
                <w:rFonts w:asciiTheme="majorHAnsi" w:eastAsia="Times New Roman" w:hAnsiTheme="majorHAnsi" w:cstheme="majorHAnsi"/>
                <w:color w:val="000000"/>
                <w:sz w:val="20"/>
                <w:szCs w:val="20"/>
                <w:lang w:eastAsia="en-AU"/>
              </w:rPr>
              <w:t>Contribution of organic sources of nutrients (e.g. N from legumes, N and P from mill mud) to nutrient budgets and losses.</w:t>
            </w:r>
          </w:p>
          <w:p w14:paraId="4D3CF0DC" w14:textId="77777777" w:rsidR="00B2623D" w:rsidRDefault="00B2623D" w:rsidP="00E64B0B">
            <w:pPr>
              <w:pStyle w:val="ListParagraph"/>
              <w:numPr>
                <w:ilvl w:val="0"/>
                <w:numId w:val="12"/>
              </w:numPr>
              <w:spacing w:after="0" w:line="240" w:lineRule="auto"/>
              <w:ind w:left="142" w:hanging="142"/>
              <w:rPr>
                <w:rFonts w:asciiTheme="majorHAnsi" w:eastAsia="Times New Roman" w:hAnsiTheme="majorHAnsi" w:cstheme="majorHAnsi"/>
                <w:color w:val="000000"/>
                <w:sz w:val="20"/>
                <w:szCs w:val="20"/>
                <w:lang w:eastAsia="en-AU"/>
              </w:rPr>
            </w:pPr>
            <w:r>
              <w:rPr>
                <w:rFonts w:asciiTheme="majorHAnsi" w:eastAsia="Times New Roman" w:hAnsiTheme="majorHAnsi" w:cstheme="majorHAnsi"/>
                <w:color w:val="000000"/>
                <w:sz w:val="20"/>
                <w:szCs w:val="20"/>
                <w:lang w:eastAsia="en-AU"/>
              </w:rPr>
              <w:t xml:space="preserve">Plant nutrient demand. </w:t>
            </w:r>
          </w:p>
          <w:p w14:paraId="35F0FE64" w14:textId="77777777" w:rsidR="00B2623D" w:rsidRDefault="00B2623D" w:rsidP="00E64B0B">
            <w:pPr>
              <w:pStyle w:val="ListParagraph"/>
              <w:numPr>
                <w:ilvl w:val="0"/>
                <w:numId w:val="12"/>
              </w:numPr>
              <w:spacing w:after="0" w:line="240" w:lineRule="auto"/>
              <w:ind w:left="142" w:hanging="142"/>
              <w:rPr>
                <w:rFonts w:asciiTheme="majorHAnsi" w:eastAsia="Times New Roman" w:hAnsiTheme="majorHAnsi" w:cstheme="majorHAnsi"/>
                <w:color w:val="000000"/>
                <w:sz w:val="20"/>
                <w:szCs w:val="20"/>
                <w:lang w:eastAsia="en-AU"/>
              </w:rPr>
            </w:pPr>
            <w:r w:rsidRPr="002A12DE">
              <w:rPr>
                <w:rFonts w:asciiTheme="majorHAnsi" w:eastAsia="Times New Roman" w:hAnsiTheme="majorHAnsi" w:cstheme="majorHAnsi"/>
                <w:color w:val="000000"/>
                <w:sz w:val="20"/>
                <w:szCs w:val="20"/>
                <w:lang w:eastAsia="en-AU"/>
              </w:rPr>
              <w:t>Run</w:t>
            </w:r>
            <w:r>
              <w:rPr>
                <w:rFonts w:asciiTheme="majorHAnsi" w:eastAsia="Times New Roman" w:hAnsiTheme="majorHAnsi" w:cstheme="majorHAnsi"/>
                <w:color w:val="000000"/>
                <w:sz w:val="20"/>
                <w:szCs w:val="20"/>
                <w:lang w:eastAsia="en-AU"/>
              </w:rPr>
              <w:t>-</w:t>
            </w:r>
            <w:r w:rsidRPr="002A12DE">
              <w:rPr>
                <w:rFonts w:asciiTheme="majorHAnsi" w:eastAsia="Times New Roman" w:hAnsiTheme="majorHAnsi" w:cstheme="majorHAnsi"/>
                <w:color w:val="000000"/>
                <w:sz w:val="20"/>
                <w:szCs w:val="20"/>
                <w:lang w:eastAsia="en-AU"/>
              </w:rPr>
              <w:t>off, drainage from application</w:t>
            </w:r>
            <w:r>
              <w:rPr>
                <w:rFonts w:asciiTheme="majorHAnsi" w:eastAsia="Times New Roman" w:hAnsiTheme="majorHAnsi" w:cstheme="majorHAnsi"/>
                <w:color w:val="000000"/>
                <w:sz w:val="20"/>
                <w:szCs w:val="20"/>
                <w:lang w:eastAsia="en-AU"/>
              </w:rPr>
              <w:t>.</w:t>
            </w:r>
          </w:p>
          <w:p w14:paraId="795C0D54" w14:textId="77777777" w:rsidR="00B2623D" w:rsidRPr="002A12DE" w:rsidRDefault="00B2623D" w:rsidP="00E64B0B">
            <w:pPr>
              <w:pStyle w:val="ListParagraph"/>
              <w:numPr>
                <w:ilvl w:val="0"/>
                <w:numId w:val="12"/>
              </w:numPr>
              <w:spacing w:after="0" w:line="240" w:lineRule="auto"/>
              <w:ind w:left="142" w:hanging="142"/>
              <w:rPr>
                <w:rFonts w:asciiTheme="majorHAnsi" w:eastAsia="Times New Roman" w:hAnsiTheme="majorHAnsi" w:cstheme="majorHAnsi"/>
                <w:color w:val="000000"/>
                <w:sz w:val="20"/>
                <w:szCs w:val="20"/>
                <w:lang w:eastAsia="en-AU"/>
              </w:rPr>
            </w:pPr>
            <w:r>
              <w:rPr>
                <w:rFonts w:asciiTheme="majorHAnsi" w:eastAsia="Times New Roman" w:hAnsiTheme="majorHAnsi" w:cstheme="majorHAnsi"/>
                <w:color w:val="000000"/>
                <w:sz w:val="20"/>
                <w:szCs w:val="20"/>
                <w:lang w:eastAsia="en-AU"/>
              </w:rPr>
              <w:t>Particulate nutrient sources and bioavailability.</w:t>
            </w:r>
          </w:p>
        </w:tc>
      </w:tr>
      <w:tr w:rsidR="00B2623D" w:rsidRPr="002A12DE" w14:paraId="2590033C" w14:textId="77777777" w:rsidTr="002E17BA">
        <w:trPr>
          <w:trHeight w:val="1276"/>
        </w:trPr>
        <w:tc>
          <w:tcPr>
            <w:tcW w:w="1041" w:type="pct"/>
            <w:tcBorders>
              <w:top w:val="single" w:sz="4" w:space="0" w:color="auto"/>
              <w:left w:val="single" w:sz="24" w:space="0" w:color="ED7D31" w:themeColor="accent2"/>
              <w:bottom w:val="single" w:sz="4" w:space="0" w:color="auto"/>
              <w:right w:val="nil"/>
            </w:tcBorders>
            <w:shd w:val="clear" w:color="auto" w:fill="auto"/>
            <w:hideMark/>
          </w:tcPr>
          <w:p w14:paraId="5966584A" w14:textId="65C69DE1" w:rsidR="00B2623D" w:rsidRPr="006A17BA" w:rsidRDefault="001D2F63" w:rsidP="006A17BA">
            <w:pPr>
              <w:spacing w:before="60" w:after="60" w:line="240" w:lineRule="auto"/>
              <w:rPr>
                <w:rFonts w:asciiTheme="majorHAnsi" w:eastAsia="Times New Roman" w:hAnsiTheme="majorHAnsi" w:cstheme="majorHAnsi"/>
                <w:color w:val="000000"/>
                <w:sz w:val="20"/>
                <w:lang w:eastAsia="en-AU"/>
              </w:rPr>
            </w:pPr>
            <w:r w:rsidRPr="001D2F63">
              <w:rPr>
                <w:rFonts w:asciiTheme="majorHAnsi" w:eastAsia="Times New Roman" w:hAnsiTheme="majorHAnsi" w:cstheme="majorHAnsi"/>
                <w:b/>
                <w:bCs/>
                <w:color w:val="000000"/>
                <w:sz w:val="20"/>
                <w:lang w:eastAsia="en-AU"/>
              </w:rPr>
              <w:t>N.4</w:t>
            </w:r>
            <w:r>
              <w:rPr>
                <w:rFonts w:asciiTheme="majorHAnsi" w:eastAsia="Times New Roman" w:hAnsiTheme="majorHAnsi" w:cstheme="majorHAnsi"/>
                <w:bCs/>
                <w:color w:val="000000"/>
                <w:sz w:val="20"/>
                <w:lang w:eastAsia="en-AU"/>
              </w:rPr>
              <w:t xml:space="preserve"> </w:t>
            </w:r>
            <w:r w:rsidR="00B2623D" w:rsidRPr="006A17BA">
              <w:rPr>
                <w:rFonts w:asciiTheme="majorHAnsi" w:eastAsia="Times New Roman" w:hAnsiTheme="majorHAnsi" w:cstheme="majorHAnsi"/>
                <w:bCs/>
                <w:color w:val="000000"/>
                <w:sz w:val="20"/>
                <w:lang w:eastAsia="en-AU"/>
              </w:rPr>
              <w:t>Better understanding of the contribution of the nutrient sources from other land uses to poor water quality going to the Reef.</w:t>
            </w:r>
          </w:p>
        </w:tc>
        <w:tc>
          <w:tcPr>
            <w:tcW w:w="3959" w:type="pct"/>
            <w:tcBorders>
              <w:top w:val="single" w:sz="4" w:space="0" w:color="auto"/>
              <w:left w:val="nil"/>
              <w:bottom w:val="single" w:sz="4" w:space="0" w:color="auto"/>
              <w:right w:val="nil"/>
            </w:tcBorders>
            <w:shd w:val="clear" w:color="auto" w:fill="auto"/>
            <w:hideMark/>
          </w:tcPr>
          <w:p w14:paraId="465607BE" w14:textId="77777777" w:rsidR="00B2623D" w:rsidRDefault="00B2623D" w:rsidP="00E64B0B">
            <w:pPr>
              <w:pStyle w:val="ListParagraph"/>
              <w:numPr>
                <w:ilvl w:val="0"/>
                <w:numId w:val="11"/>
              </w:numPr>
              <w:spacing w:after="0" w:line="240" w:lineRule="auto"/>
              <w:ind w:left="142" w:hanging="142"/>
              <w:rPr>
                <w:rFonts w:asciiTheme="majorHAnsi" w:eastAsia="Times New Roman" w:hAnsiTheme="majorHAnsi" w:cstheme="majorHAnsi"/>
                <w:color w:val="000000"/>
                <w:sz w:val="20"/>
                <w:szCs w:val="20"/>
                <w:lang w:eastAsia="en-AU"/>
              </w:rPr>
            </w:pPr>
            <w:r w:rsidRPr="002A12DE">
              <w:rPr>
                <w:rFonts w:asciiTheme="majorHAnsi" w:eastAsia="Times New Roman" w:hAnsiTheme="majorHAnsi" w:cstheme="majorHAnsi"/>
                <w:color w:val="000000"/>
                <w:sz w:val="20"/>
                <w:szCs w:val="20"/>
                <w:lang w:eastAsia="en-AU"/>
              </w:rPr>
              <w:t>Bananas and other horticultural land uses such as tropical fruits (papaya, tree fruits) are very poorly served by fertiliser (e.g., nitrogen for papaya) and soil management (e.g., erosion control in inter</w:t>
            </w:r>
            <w:r>
              <w:rPr>
                <w:rFonts w:asciiTheme="majorHAnsi" w:eastAsia="Times New Roman" w:hAnsiTheme="majorHAnsi" w:cstheme="majorHAnsi"/>
                <w:color w:val="000000"/>
                <w:sz w:val="20"/>
                <w:szCs w:val="20"/>
                <w:lang w:eastAsia="en-AU"/>
              </w:rPr>
              <w:t>-</w:t>
            </w:r>
            <w:r w:rsidRPr="002A12DE">
              <w:rPr>
                <w:rFonts w:asciiTheme="majorHAnsi" w:eastAsia="Times New Roman" w:hAnsiTheme="majorHAnsi" w:cstheme="majorHAnsi"/>
                <w:color w:val="000000"/>
                <w:sz w:val="20"/>
                <w:szCs w:val="20"/>
                <w:lang w:eastAsia="en-AU"/>
              </w:rPr>
              <w:t xml:space="preserve">row and under-canopy for plantation crops) guidelines. While fertiliser management principles that apply to sugarcane are the same for all other crops (e.g., target yield, nutrient budgeting, soil and crop nutrient analyses), the different horticultural management practices and horticultural crop nutrient demand characteristics will require considerable modification and adaptation of the principles to be applicable to </w:t>
            </w:r>
            <w:r>
              <w:rPr>
                <w:rFonts w:asciiTheme="majorHAnsi" w:eastAsia="Times New Roman" w:hAnsiTheme="majorHAnsi" w:cstheme="majorHAnsi"/>
                <w:color w:val="000000"/>
                <w:sz w:val="20"/>
                <w:szCs w:val="20"/>
                <w:lang w:eastAsia="en-AU"/>
              </w:rPr>
              <w:t>horticultural cropping systems.</w:t>
            </w:r>
          </w:p>
          <w:p w14:paraId="6D73DD56" w14:textId="77777777" w:rsidR="00B2623D" w:rsidRDefault="00B2623D" w:rsidP="00E64B0B">
            <w:pPr>
              <w:pStyle w:val="ListParagraph"/>
              <w:numPr>
                <w:ilvl w:val="0"/>
                <w:numId w:val="11"/>
              </w:numPr>
              <w:spacing w:after="0" w:line="240" w:lineRule="auto"/>
              <w:ind w:left="142" w:hanging="142"/>
              <w:rPr>
                <w:rFonts w:asciiTheme="majorHAnsi" w:eastAsia="Times New Roman" w:hAnsiTheme="majorHAnsi" w:cstheme="majorHAnsi"/>
                <w:color w:val="000000"/>
                <w:sz w:val="20"/>
                <w:szCs w:val="20"/>
                <w:lang w:eastAsia="en-AU"/>
              </w:rPr>
            </w:pPr>
            <w:r w:rsidRPr="002A12DE">
              <w:rPr>
                <w:rFonts w:asciiTheme="majorHAnsi" w:eastAsia="Times New Roman" w:hAnsiTheme="majorHAnsi" w:cstheme="majorHAnsi"/>
                <w:color w:val="000000"/>
                <w:sz w:val="20"/>
                <w:szCs w:val="20"/>
                <w:lang w:eastAsia="en-AU"/>
              </w:rPr>
              <w:t xml:space="preserve">Substantial amounts of </w:t>
            </w:r>
            <w:r>
              <w:rPr>
                <w:rFonts w:asciiTheme="majorHAnsi" w:eastAsia="Times New Roman" w:hAnsiTheme="majorHAnsi" w:cstheme="majorHAnsi"/>
                <w:color w:val="000000"/>
                <w:sz w:val="20"/>
                <w:szCs w:val="20"/>
                <w:lang w:eastAsia="en-AU"/>
              </w:rPr>
              <w:t>dissolved inorganic nitrogen (</w:t>
            </w:r>
            <w:r w:rsidRPr="002A12DE">
              <w:rPr>
                <w:rFonts w:asciiTheme="majorHAnsi" w:eastAsia="Times New Roman" w:hAnsiTheme="majorHAnsi" w:cstheme="majorHAnsi"/>
                <w:color w:val="000000"/>
                <w:sz w:val="20"/>
                <w:szCs w:val="20"/>
                <w:lang w:eastAsia="en-AU"/>
              </w:rPr>
              <w:t>DIN</w:t>
            </w:r>
            <w:r>
              <w:rPr>
                <w:rFonts w:asciiTheme="majorHAnsi" w:eastAsia="Times New Roman" w:hAnsiTheme="majorHAnsi" w:cstheme="majorHAnsi"/>
                <w:color w:val="000000"/>
                <w:sz w:val="20"/>
                <w:szCs w:val="20"/>
                <w:lang w:eastAsia="en-AU"/>
              </w:rPr>
              <w:t>)</w:t>
            </w:r>
            <w:r w:rsidRPr="002A12DE">
              <w:rPr>
                <w:rFonts w:asciiTheme="majorHAnsi" w:eastAsia="Times New Roman" w:hAnsiTheme="majorHAnsi" w:cstheme="majorHAnsi"/>
                <w:color w:val="000000"/>
                <w:sz w:val="20"/>
                <w:szCs w:val="20"/>
                <w:lang w:eastAsia="en-AU"/>
              </w:rPr>
              <w:t xml:space="preserve"> were measured in run-off from a sorghum crop in central Queensland (Murphy et al., 2013). The reasons for the high loss of DIN from this site, and how representative these results are of the general situation in grains production areas, are unclear.</w:t>
            </w:r>
          </w:p>
          <w:p w14:paraId="10FF19DE" w14:textId="77777777" w:rsidR="00B2623D" w:rsidRPr="002A12DE" w:rsidRDefault="00B2623D" w:rsidP="00E64B0B">
            <w:pPr>
              <w:pStyle w:val="ListParagraph"/>
              <w:numPr>
                <w:ilvl w:val="0"/>
                <w:numId w:val="11"/>
              </w:numPr>
              <w:spacing w:after="0" w:line="240" w:lineRule="auto"/>
              <w:ind w:left="142" w:hanging="142"/>
              <w:rPr>
                <w:rFonts w:asciiTheme="majorHAnsi" w:eastAsia="Times New Roman" w:hAnsiTheme="majorHAnsi" w:cstheme="majorHAnsi"/>
                <w:color w:val="000000"/>
                <w:sz w:val="20"/>
                <w:szCs w:val="20"/>
                <w:lang w:eastAsia="en-AU"/>
              </w:rPr>
            </w:pPr>
            <w:r>
              <w:rPr>
                <w:rFonts w:asciiTheme="majorHAnsi" w:eastAsia="Times New Roman" w:hAnsiTheme="majorHAnsi" w:cstheme="majorHAnsi"/>
                <w:color w:val="000000"/>
                <w:sz w:val="20"/>
                <w:szCs w:val="20"/>
                <w:lang w:eastAsia="en-AU"/>
              </w:rPr>
              <w:t>Generation of DIN from grazing lands, and particulate nutrient losses via erosion.</w:t>
            </w:r>
          </w:p>
        </w:tc>
      </w:tr>
      <w:tr w:rsidR="00B2623D" w:rsidRPr="002A12DE" w14:paraId="5EB8F72E" w14:textId="77777777" w:rsidTr="002E17BA">
        <w:trPr>
          <w:trHeight w:val="2080"/>
        </w:trPr>
        <w:tc>
          <w:tcPr>
            <w:tcW w:w="1041" w:type="pct"/>
            <w:tcBorders>
              <w:top w:val="single" w:sz="4" w:space="0" w:color="auto"/>
              <w:left w:val="single" w:sz="24" w:space="0" w:color="FFC000" w:themeColor="accent4"/>
              <w:bottom w:val="single" w:sz="4" w:space="0" w:color="auto"/>
              <w:right w:val="nil"/>
            </w:tcBorders>
            <w:shd w:val="clear" w:color="auto" w:fill="auto"/>
            <w:hideMark/>
          </w:tcPr>
          <w:p w14:paraId="3C30E16F" w14:textId="53534630" w:rsidR="00B2623D" w:rsidRPr="006A17BA" w:rsidRDefault="001D2F63" w:rsidP="006A17BA">
            <w:pPr>
              <w:spacing w:before="60" w:after="60" w:line="240" w:lineRule="auto"/>
              <w:rPr>
                <w:rFonts w:asciiTheme="majorHAnsi" w:eastAsia="Times New Roman" w:hAnsiTheme="majorHAnsi" w:cstheme="majorHAnsi"/>
                <w:color w:val="000000"/>
                <w:sz w:val="20"/>
                <w:lang w:eastAsia="en-AU"/>
              </w:rPr>
            </w:pPr>
            <w:r w:rsidRPr="001D2F63">
              <w:rPr>
                <w:rFonts w:asciiTheme="majorHAnsi" w:eastAsia="Times New Roman" w:hAnsiTheme="majorHAnsi" w:cstheme="majorHAnsi"/>
                <w:b/>
                <w:bCs/>
                <w:color w:val="000000"/>
                <w:sz w:val="20"/>
                <w:lang w:eastAsia="en-AU"/>
              </w:rPr>
              <w:t>N.5</w:t>
            </w:r>
            <w:r>
              <w:rPr>
                <w:rFonts w:asciiTheme="majorHAnsi" w:eastAsia="Times New Roman" w:hAnsiTheme="majorHAnsi" w:cstheme="majorHAnsi"/>
                <w:bCs/>
                <w:color w:val="000000"/>
                <w:sz w:val="20"/>
                <w:lang w:eastAsia="en-AU"/>
              </w:rPr>
              <w:t xml:space="preserve"> </w:t>
            </w:r>
            <w:r w:rsidR="00B2623D" w:rsidRPr="006A17BA">
              <w:rPr>
                <w:rFonts w:asciiTheme="majorHAnsi" w:eastAsia="Times New Roman" w:hAnsiTheme="majorHAnsi" w:cstheme="majorHAnsi"/>
                <w:bCs/>
                <w:color w:val="000000"/>
                <w:sz w:val="20"/>
                <w:lang w:eastAsia="en-AU"/>
              </w:rPr>
              <w:t>What are the pre-development loads of nutrients?</w:t>
            </w:r>
          </w:p>
        </w:tc>
        <w:tc>
          <w:tcPr>
            <w:tcW w:w="3959" w:type="pct"/>
            <w:tcBorders>
              <w:top w:val="single" w:sz="4" w:space="0" w:color="auto"/>
              <w:left w:val="nil"/>
              <w:bottom w:val="single" w:sz="4" w:space="0" w:color="auto"/>
              <w:right w:val="nil"/>
            </w:tcBorders>
            <w:shd w:val="clear" w:color="auto" w:fill="auto"/>
            <w:hideMark/>
          </w:tcPr>
          <w:p w14:paraId="3A452276" w14:textId="77777777" w:rsidR="00B2623D" w:rsidRDefault="00B2623D" w:rsidP="00E64B0B">
            <w:pPr>
              <w:pStyle w:val="ListParagraph"/>
              <w:numPr>
                <w:ilvl w:val="0"/>
                <w:numId w:val="11"/>
              </w:numPr>
              <w:spacing w:after="0" w:line="240" w:lineRule="auto"/>
              <w:ind w:left="142" w:hanging="142"/>
              <w:rPr>
                <w:rFonts w:asciiTheme="majorHAnsi" w:eastAsia="Times New Roman" w:hAnsiTheme="majorHAnsi" w:cstheme="majorHAnsi"/>
                <w:color w:val="000000"/>
                <w:sz w:val="20"/>
                <w:szCs w:val="20"/>
                <w:lang w:eastAsia="en-AU"/>
              </w:rPr>
            </w:pPr>
            <w:r w:rsidRPr="002A12DE">
              <w:rPr>
                <w:rFonts w:asciiTheme="majorHAnsi" w:eastAsia="Times New Roman" w:hAnsiTheme="majorHAnsi" w:cstheme="majorHAnsi"/>
                <w:color w:val="000000"/>
                <w:sz w:val="20"/>
                <w:szCs w:val="20"/>
                <w:lang w:eastAsia="en-AU"/>
              </w:rPr>
              <w:t xml:space="preserve">There is relatively low confidence in the pre-development load estimates for sediments and particulate nutrients due to the scarcity of measured data to validate models. The lack of data makes the setting of water quality targets based on anthropogenic loads problematic. Various techniques (e.g. isotopes and dating) are now available that would provide important insights into pre-development conditions that </w:t>
            </w:r>
            <w:r>
              <w:rPr>
                <w:rFonts w:asciiTheme="majorHAnsi" w:eastAsia="Times New Roman" w:hAnsiTheme="majorHAnsi" w:cstheme="majorHAnsi"/>
                <w:color w:val="000000"/>
                <w:sz w:val="20"/>
                <w:szCs w:val="20"/>
                <w:lang w:eastAsia="en-AU"/>
              </w:rPr>
              <w:t>should be applied more broadly.</w:t>
            </w:r>
          </w:p>
          <w:p w14:paraId="0947D91E" w14:textId="77777777" w:rsidR="00B2623D" w:rsidRDefault="00B2623D" w:rsidP="00E64B0B">
            <w:pPr>
              <w:pStyle w:val="ListParagraph"/>
              <w:numPr>
                <w:ilvl w:val="0"/>
                <w:numId w:val="11"/>
              </w:numPr>
              <w:spacing w:after="0" w:line="240" w:lineRule="auto"/>
              <w:ind w:left="142" w:hanging="142"/>
              <w:rPr>
                <w:rFonts w:asciiTheme="majorHAnsi" w:eastAsia="Times New Roman" w:hAnsiTheme="majorHAnsi" w:cstheme="majorHAnsi"/>
                <w:color w:val="000000"/>
                <w:sz w:val="20"/>
                <w:szCs w:val="20"/>
                <w:lang w:eastAsia="en-AU"/>
              </w:rPr>
            </w:pPr>
            <w:r w:rsidRPr="002A12DE">
              <w:rPr>
                <w:rFonts w:asciiTheme="majorHAnsi" w:eastAsia="Times New Roman" w:hAnsiTheme="majorHAnsi" w:cstheme="majorHAnsi"/>
                <w:color w:val="000000"/>
                <w:sz w:val="20"/>
                <w:szCs w:val="20"/>
                <w:lang w:eastAsia="en-AU"/>
              </w:rPr>
              <w:t>Independent estimates (not modelled) of the relative ratio of pre-development erosion rates for different landscapes will help refine pre-development model estimates (e.g. long half-life nuclides or similar approach), but these are not yet widely available.</w:t>
            </w:r>
          </w:p>
          <w:p w14:paraId="24611BFB" w14:textId="77777777" w:rsidR="00B2623D" w:rsidRDefault="00B2623D" w:rsidP="00E64B0B">
            <w:pPr>
              <w:pStyle w:val="ListParagraph"/>
              <w:numPr>
                <w:ilvl w:val="0"/>
                <w:numId w:val="11"/>
              </w:numPr>
              <w:spacing w:after="0" w:line="240" w:lineRule="auto"/>
              <w:ind w:left="142" w:hanging="142"/>
              <w:rPr>
                <w:rFonts w:asciiTheme="majorHAnsi" w:eastAsia="Times New Roman" w:hAnsiTheme="majorHAnsi" w:cstheme="majorHAnsi"/>
                <w:color w:val="000000"/>
                <w:sz w:val="20"/>
                <w:szCs w:val="20"/>
                <w:lang w:eastAsia="en-AU"/>
              </w:rPr>
            </w:pPr>
            <w:r w:rsidRPr="002A12DE">
              <w:rPr>
                <w:rFonts w:asciiTheme="majorHAnsi" w:eastAsia="Times New Roman" w:hAnsiTheme="majorHAnsi" w:cstheme="majorHAnsi"/>
                <w:color w:val="000000"/>
                <w:sz w:val="20"/>
                <w:szCs w:val="20"/>
                <w:lang w:eastAsia="en-AU"/>
              </w:rPr>
              <w:t xml:space="preserve">Insights </w:t>
            </w:r>
            <w:r>
              <w:rPr>
                <w:rFonts w:asciiTheme="majorHAnsi" w:eastAsia="Times New Roman" w:hAnsiTheme="majorHAnsi" w:cstheme="majorHAnsi"/>
                <w:color w:val="000000"/>
                <w:sz w:val="20"/>
                <w:szCs w:val="20"/>
                <w:lang w:eastAsia="en-AU"/>
              </w:rPr>
              <w:t>into pre-development conditions.</w:t>
            </w:r>
          </w:p>
          <w:p w14:paraId="3C7B3BFC" w14:textId="77777777" w:rsidR="00B2623D" w:rsidRPr="007C1055" w:rsidRDefault="00B2623D" w:rsidP="00E64B0B">
            <w:pPr>
              <w:pStyle w:val="ListParagraph"/>
              <w:numPr>
                <w:ilvl w:val="0"/>
                <w:numId w:val="11"/>
              </w:numPr>
              <w:spacing w:after="0" w:line="240" w:lineRule="auto"/>
              <w:ind w:left="142" w:hanging="142"/>
              <w:rPr>
                <w:rFonts w:asciiTheme="majorHAnsi" w:eastAsia="Times New Roman" w:hAnsiTheme="majorHAnsi" w:cstheme="majorHAnsi"/>
                <w:color w:val="000000"/>
                <w:sz w:val="20"/>
                <w:szCs w:val="20"/>
                <w:lang w:eastAsia="en-AU"/>
              </w:rPr>
            </w:pPr>
            <w:r>
              <w:rPr>
                <w:rFonts w:asciiTheme="majorHAnsi" w:eastAsia="Times New Roman" w:hAnsiTheme="majorHAnsi" w:cstheme="majorHAnsi"/>
                <w:color w:val="000000"/>
                <w:sz w:val="20"/>
                <w:szCs w:val="20"/>
                <w:lang w:eastAsia="en-AU"/>
              </w:rPr>
              <w:t>Refine model estimates.</w:t>
            </w:r>
          </w:p>
        </w:tc>
      </w:tr>
      <w:tr w:rsidR="00B2623D" w:rsidRPr="002A12DE" w14:paraId="1B7AEAD7" w14:textId="77777777" w:rsidTr="002E17BA">
        <w:trPr>
          <w:trHeight w:val="556"/>
        </w:trPr>
        <w:tc>
          <w:tcPr>
            <w:tcW w:w="1041" w:type="pct"/>
            <w:tcBorders>
              <w:top w:val="single" w:sz="4" w:space="0" w:color="auto"/>
              <w:left w:val="single" w:sz="24" w:space="0" w:color="FFC000" w:themeColor="accent4"/>
              <w:bottom w:val="single" w:sz="4" w:space="0" w:color="auto"/>
              <w:right w:val="nil"/>
            </w:tcBorders>
            <w:shd w:val="clear" w:color="auto" w:fill="auto"/>
            <w:hideMark/>
          </w:tcPr>
          <w:p w14:paraId="184A4E8D" w14:textId="135847D2" w:rsidR="00B2623D" w:rsidRPr="006A17BA" w:rsidRDefault="001D2F63" w:rsidP="006A17BA">
            <w:pPr>
              <w:spacing w:before="60" w:after="60" w:line="240" w:lineRule="auto"/>
              <w:rPr>
                <w:rFonts w:asciiTheme="majorHAnsi" w:eastAsia="Times New Roman" w:hAnsiTheme="majorHAnsi" w:cstheme="majorHAnsi"/>
                <w:bCs/>
                <w:color w:val="000000"/>
                <w:sz w:val="20"/>
                <w:lang w:eastAsia="en-AU"/>
              </w:rPr>
            </w:pPr>
            <w:r w:rsidRPr="001D2F63">
              <w:rPr>
                <w:rFonts w:asciiTheme="majorHAnsi" w:eastAsia="Times New Roman" w:hAnsiTheme="majorHAnsi" w:cstheme="majorHAnsi"/>
                <w:b/>
                <w:bCs/>
                <w:color w:val="000000"/>
                <w:sz w:val="20"/>
                <w:lang w:eastAsia="en-AU"/>
              </w:rPr>
              <w:t>N.6</w:t>
            </w:r>
            <w:r>
              <w:rPr>
                <w:rFonts w:asciiTheme="majorHAnsi" w:eastAsia="Times New Roman" w:hAnsiTheme="majorHAnsi" w:cstheme="majorHAnsi"/>
                <w:bCs/>
                <w:color w:val="000000"/>
                <w:sz w:val="20"/>
                <w:lang w:eastAsia="en-AU"/>
              </w:rPr>
              <w:t xml:space="preserve"> </w:t>
            </w:r>
            <w:r w:rsidR="00B2623D" w:rsidRPr="006A17BA">
              <w:rPr>
                <w:rFonts w:asciiTheme="majorHAnsi" w:eastAsia="Times New Roman" w:hAnsiTheme="majorHAnsi" w:cstheme="majorHAnsi"/>
                <w:bCs/>
                <w:color w:val="000000"/>
                <w:sz w:val="20"/>
                <w:lang w:eastAsia="en-AU"/>
              </w:rPr>
              <w:t xml:space="preserve">What is the role of short-term natural climate fluctuation </w:t>
            </w:r>
            <w:r w:rsidR="00B2623D" w:rsidRPr="006A17BA">
              <w:rPr>
                <w:rFonts w:asciiTheme="majorHAnsi" w:eastAsia="Times New Roman" w:hAnsiTheme="majorHAnsi" w:cstheme="majorHAnsi"/>
                <w:bCs/>
                <w:color w:val="000000"/>
                <w:sz w:val="20"/>
                <w:lang w:eastAsia="en-AU"/>
              </w:rPr>
              <w:lastRenderedPageBreak/>
              <w:t>on end-of-catchment nutrient fluxes?</w:t>
            </w:r>
          </w:p>
        </w:tc>
        <w:tc>
          <w:tcPr>
            <w:tcW w:w="3959" w:type="pct"/>
            <w:tcBorders>
              <w:top w:val="single" w:sz="4" w:space="0" w:color="auto"/>
              <w:left w:val="nil"/>
              <w:bottom w:val="single" w:sz="4" w:space="0" w:color="auto"/>
              <w:right w:val="nil"/>
            </w:tcBorders>
            <w:shd w:val="clear" w:color="auto" w:fill="auto"/>
            <w:hideMark/>
          </w:tcPr>
          <w:p w14:paraId="75B4284C" w14:textId="77777777" w:rsidR="00B2623D" w:rsidRPr="002A12DE" w:rsidRDefault="00B2623D" w:rsidP="00E64B0B">
            <w:pPr>
              <w:pStyle w:val="ListParagraph"/>
              <w:numPr>
                <w:ilvl w:val="0"/>
                <w:numId w:val="11"/>
              </w:numPr>
              <w:spacing w:after="0" w:line="240" w:lineRule="auto"/>
              <w:ind w:left="142" w:hanging="142"/>
              <w:rPr>
                <w:rFonts w:asciiTheme="majorHAnsi" w:eastAsia="Times New Roman" w:hAnsiTheme="majorHAnsi" w:cstheme="majorHAnsi"/>
                <w:color w:val="000000"/>
                <w:sz w:val="20"/>
                <w:szCs w:val="20"/>
                <w:lang w:eastAsia="en-AU"/>
              </w:rPr>
            </w:pPr>
            <w:r w:rsidRPr="002A12DE">
              <w:rPr>
                <w:rFonts w:asciiTheme="majorHAnsi" w:eastAsia="Times New Roman" w:hAnsiTheme="majorHAnsi" w:cstheme="majorHAnsi"/>
                <w:color w:val="000000"/>
                <w:sz w:val="20"/>
                <w:szCs w:val="20"/>
                <w:lang w:eastAsia="en-AU"/>
              </w:rPr>
              <w:lastRenderedPageBreak/>
              <w:t>The role of natural climate fluctuation on end-of-catchment nutrient fluxes is not well understood</w:t>
            </w:r>
            <w:r>
              <w:rPr>
                <w:rFonts w:asciiTheme="majorHAnsi" w:eastAsia="Times New Roman" w:hAnsiTheme="majorHAnsi" w:cstheme="majorHAnsi"/>
                <w:color w:val="000000"/>
                <w:sz w:val="20"/>
                <w:szCs w:val="20"/>
                <w:lang w:eastAsia="en-AU"/>
              </w:rPr>
              <w:t>.</w:t>
            </w:r>
            <w:r w:rsidRPr="002A12DE">
              <w:rPr>
                <w:rFonts w:asciiTheme="majorHAnsi" w:eastAsia="Times New Roman" w:hAnsiTheme="majorHAnsi" w:cstheme="majorHAnsi"/>
                <w:color w:val="000000"/>
                <w:sz w:val="20"/>
                <w:szCs w:val="20"/>
                <w:lang w:eastAsia="en-AU"/>
              </w:rPr>
              <w:t xml:space="preserve"> </w:t>
            </w:r>
            <w:r>
              <w:rPr>
                <w:rFonts w:asciiTheme="majorHAnsi" w:eastAsia="Times New Roman" w:hAnsiTheme="majorHAnsi" w:cstheme="majorHAnsi"/>
                <w:color w:val="000000"/>
                <w:sz w:val="20"/>
                <w:szCs w:val="20"/>
                <w:lang w:eastAsia="en-AU"/>
              </w:rPr>
              <w:t>T</w:t>
            </w:r>
            <w:r w:rsidRPr="002A12DE">
              <w:rPr>
                <w:rFonts w:asciiTheme="majorHAnsi" w:eastAsia="Times New Roman" w:hAnsiTheme="majorHAnsi" w:cstheme="majorHAnsi"/>
                <w:color w:val="000000"/>
                <w:sz w:val="20"/>
                <w:szCs w:val="20"/>
                <w:lang w:eastAsia="en-AU"/>
              </w:rPr>
              <w:t xml:space="preserve">his knowledge is essential for developing achievable water quality targets.   </w:t>
            </w:r>
          </w:p>
        </w:tc>
      </w:tr>
      <w:tr w:rsidR="00B2623D" w:rsidRPr="002A12DE" w14:paraId="16FD341F" w14:textId="77777777" w:rsidTr="002E17BA">
        <w:trPr>
          <w:trHeight w:val="1305"/>
        </w:trPr>
        <w:tc>
          <w:tcPr>
            <w:tcW w:w="1041" w:type="pct"/>
            <w:tcBorders>
              <w:top w:val="single" w:sz="4" w:space="0" w:color="auto"/>
              <w:left w:val="single" w:sz="24" w:space="0" w:color="FFC000" w:themeColor="accent4"/>
              <w:bottom w:val="single" w:sz="4" w:space="0" w:color="auto"/>
              <w:right w:val="nil"/>
            </w:tcBorders>
            <w:shd w:val="clear" w:color="auto" w:fill="auto"/>
            <w:hideMark/>
          </w:tcPr>
          <w:p w14:paraId="1012A25A" w14:textId="76BB0CC7" w:rsidR="00B2623D" w:rsidRPr="006A17BA" w:rsidRDefault="001D2F63" w:rsidP="006A17BA">
            <w:pPr>
              <w:spacing w:before="60" w:after="60" w:line="240" w:lineRule="auto"/>
              <w:rPr>
                <w:rFonts w:asciiTheme="majorHAnsi" w:eastAsia="Times New Roman" w:hAnsiTheme="majorHAnsi" w:cstheme="majorHAnsi"/>
                <w:color w:val="000000"/>
                <w:sz w:val="20"/>
                <w:lang w:eastAsia="en-AU"/>
              </w:rPr>
            </w:pPr>
            <w:r w:rsidRPr="001D2F63">
              <w:rPr>
                <w:rFonts w:asciiTheme="majorHAnsi" w:eastAsia="Times New Roman" w:hAnsiTheme="majorHAnsi" w:cstheme="majorHAnsi"/>
                <w:b/>
                <w:bCs/>
                <w:color w:val="000000"/>
                <w:sz w:val="20"/>
                <w:lang w:eastAsia="en-AU"/>
              </w:rPr>
              <w:t>N.7</w:t>
            </w:r>
            <w:r>
              <w:rPr>
                <w:rFonts w:asciiTheme="majorHAnsi" w:eastAsia="Times New Roman" w:hAnsiTheme="majorHAnsi" w:cstheme="majorHAnsi"/>
                <w:bCs/>
                <w:color w:val="000000"/>
                <w:sz w:val="20"/>
                <w:lang w:eastAsia="en-AU"/>
              </w:rPr>
              <w:t xml:space="preserve"> </w:t>
            </w:r>
            <w:r w:rsidR="00B2623D" w:rsidRPr="006A17BA">
              <w:rPr>
                <w:rFonts w:asciiTheme="majorHAnsi" w:eastAsia="Times New Roman" w:hAnsiTheme="majorHAnsi" w:cstheme="majorHAnsi"/>
                <w:bCs/>
                <w:color w:val="000000"/>
                <w:sz w:val="20"/>
                <w:lang w:eastAsia="en-AU"/>
              </w:rPr>
              <w:t>Better understanding of how enhanced efficiency fertilisers can improve water quality for the Reef.</w:t>
            </w:r>
            <w:r w:rsidR="00B2623D" w:rsidRPr="006A17BA">
              <w:rPr>
                <w:rFonts w:asciiTheme="majorHAnsi" w:eastAsia="Times New Roman" w:hAnsiTheme="majorHAnsi" w:cstheme="majorHAnsi"/>
                <w:color w:val="000000"/>
                <w:sz w:val="20"/>
                <w:lang w:eastAsia="en-AU"/>
              </w:rPr>
              <w:t xml:space="preserve"> </w:t>
            </w:r>
          </w:p>
        </w:tc>
        <w:tc>
          <w:tcPr>
            <w:tcW w:w="3959" w:type="pct"/>
            <w:tcBorders>
              <w:top w:val="single" w:sz="4" w:space="0" w:color="auto"/>
              <w:left w:val="nil"/>
              <w:bottom w:val="single" w:sz="4" w:space="0" w:color="auto"/>
              <w:right w:val="nil"/>
            </w:tcBorders>
            <w:shd w:val="clear" w:color="auto" w:fill="auto"/>
            <w:hideMark/>
          </w:tcPr>
          <w:p w14:paraId="35EB17CF" w14:textId="77777777" w:rsidR="00B2623D" w:rsidRPr="002A12DE" w:rsidRDefault="00B2623D" w:rsidP="00E64B0B">
            <w:pPr>
              <w:pStyle w:val="ListParagraph"/>
              <w:numPr>
                <w:ilvl w:val="0"/>
                <w:numId w:val="11"/>
              </w:numPr>
              <w:spacing w:after="0" w:line="240" w:lineRule="auto"/>
              <w:ind w:left="142" w:hanging="142"/>
              <w:rPr>
                <w:rFonts w:asciiTheme="majorHAnsi" w:eastAsia="Times New Roman" w:hAnsiTheme="majorHAnsi" w:cstheme="majorHAnsi"/>
                <w:color w:val="000000"/>
                <w:sz w:val="20"/>
                <w:szCs w:val="20"/>
                <w:lang w:eastAsia="en-AU"/>
              </w:rPr>
            </w:pPr>
            <w:r w:rsidRPr="002A12DE">
              <w:rPr>
                <w:rFonts w:asciiTheme="majorHAnsi" w:eastAsia="Times New Roman" w:hAnsiTheme="majorHAnsi" w:cstheme="majorHAnsi"/>
                <w:color w:val="000000"/>
                <w:sz w:val="20"/>
                <w:szCs w:val="20"/>
                <w:lang w:eastAsia="en-AU"/>
              </w:rPr>
              <w:t>Current research is almost entirely focused on the agronomic benefits of</w:t>
            </w:r>
            <w:r>
              <w:rPr>
                <w:rFonts w:asciiTheme="majorHAnsi" w:eastAsia="Times New Roman" w:hAnsiTheme="majorHAnsi" w:cstheme="majorHAnsi"/>
                <w:color w:val="000000"/>
                <w:sz w:val="20"/>
                <w:szCs w:val="20"/>
                <w:lang w:eastAsia="en-AU"/>
              </w:rPr>
              <w:t xml:space="preserve"> enhanced efficiency fertilisers</w:t>
            </w:r>
            <w:r w:rsidRPr="002A12DE">
              <w:rPr>
                <w:rFonts w:asciiTheme="majorHAnsi" w:eastAsia="Times New Roman" w:hAnsiTheme="majorHAnsi" w:cstheme="majorHAnsi"/>
                <w:color w:val="000000"/>
                <w:sz w:val="20"/>
                <w:szCs w:val="20"/>
                <w:lang w:eastAsia="en-AU"/>
              </w:rPr>
              <w:t xml:space="preserve">. For these products to be supported for water quality improvement, more empirical information is needed on their potential to reduce nitrogen losses, and the best management of these fertilisers under different soil and climatic conditions. </w:t>
            </w:r>
            <w:r w:rsidRPr="002A12DE">
              <w:rPr>
                <w:rFonts w:asciiTheme="majorHAnsi" w:eastAsia="Times New Roman" w:hAnsiTheme="majorHAnsi" w:cstheme="majorHAnsi"/>
                <w:color w:val="000000"/>
                <w:sz w:val="20"/>
                <w:szCs w:val="20"/>
                <w:lang w:eastAsia="en-AU"/>
              </w:rPr>
              <w:br/>
            </w:r>
          </w:p>
        </w:tc>
      </w:tr>
    </w:tbl>
    <w:p w14:paraId="0AC54D86" w14:textId="07F06310" w:rsidR="00A81C71" w:rsidRPr="002A12DE" w:rsidRDefault="00011AEB" w:rsidP="0078054C">
      <w:pPr>
        <w:widowControl w:val="0"/>
        <w:autoSpaceDE w:val="0"/>
        <w:autoSpaceDN w:val="0"/>
        <w:adjustRightInd w:val="0"/>
        <w:spacing w:after="120" w:line="240" w:lineRule="auto"/>
        <w:ind w:right="1655"/>
        <w:jc w:val="both"/>
        <w:rPr>
          <w:rFonts w:asciiTheme="majorHAnsi" w:hAnsiTheme="majorHAnsi" w:cstheme="majorHAnsi"/>
          <w:sz w:val="20"/>
          <w:szCs w:val="20"/>
        </w:rPr>
      </w:pPr>
      <w:r>
        <w:rPr>
          <w:noProof/>
          <w:lang w:eastAsia="en-AU"/>
        </w:rPr>
        <mc:AlternateContent>
          <mc:Choice Requires="wps">
            <w:drawing>
              <wp:anchor distT="0" distB="0" distL="114300" distR="114300" simplePos="0" relativeHeight="251759616" behindDoc="0" locked="0" layoutInCell="1" allowOverlap="1" wp14:anchorId="06F93221" wp14:editId="2061766E">
                <wp:simplePos x="0" y="0"/>
                <wp:positionH relativeFrom="column">
                  <wp:posOffset>7032396</wp:posOffset>
                </wp:positionH>
                <wp:positionV relativeFrom="paragraph">
                  <wp:posOffset>33020</wp:posOffset>
                </wp:positionV>
                <wp:extent cx="1763395" cy="395605"/>
                <wp:effectExtent l="0" t="0" r="0" b="4445"/>
                <wp:wrapSquare wrapText="bothSides"/>
                <wp:docPr id="302" name="Text Box 302"/>
                <wp:cNvGraphicFramePr/>
                <a:graphic xmlns:a="http://schemas.openxmlformats.org/drawingml/2006/main">
                  <a:graphicData uri="http://schemas.microsoft.com/office/word/2010/wordprocessingShape">
                    <wps:wsp>
                      <wps:cNvSpPr txBox="1"/>
                      <wps:spPr>
                        <a:xfrm>
                          <a:off x="0" y="0"/>
                          <a:ext cx="1763395" cy="395605"/>
                        </a:xfrm>
                        <a:prstGeom prst="rect">
                          <a:avLst/>
                        </a:prstGeom>
                        <a:noFill/>
                        <a:ln w="6350">
                          <a:noFill/>
                        </a:ln>
                      </wps:spPr>
                      <wps:txbx>
                        <w:txbxContent>
                          <w:p w14:paraId="25A9CE75" w14:textId="77777777" w:rsidR="00AD4840" w:rsidRDefault="00AD4840" w:rsidP="00011AEB">
                            <w:pPr>
                              <w:spacing w:after="0"/>
                              <w:jc w:val="right"/>
                              <w:rPr>
                                <w:rStyle w:val="Hyperlink"/>
                                <w:rFonts w:ascii="Century Gothic" w:hAnsi="Century Gothic"/>
                                <w:sz w:val="18"/>
                              </w:rPr>
                            </w:pPr>
                            <w:r>
                              <w:rPr>
                                <w:rFonts w:ascii="Century Gothic" w:hAnsi="Century Gothic"/>
                                <w:sz w:val="18"/>
                              </w:rPr>
                              <w:fldChar w:fldCharType="begin"/>
                            </w:r>
                            <w:r>
                              <w:rPr>
                                <w:rFonts w:ascii="Century Gothic" w:hAnsi="Century Gothic"/>
                                <w:sz w:val="18"/>
                              </w:rPr>
                              <w:instrText xml:space="preserve"> HYPERLINK  \l "_Highest_priority_knowledge" </w:instrText>
                            </w:r>
                            <w:r>
                              <w:rPr>
                                <w:rFonts w:ascii="Century Gothic" w:hAnsi="Century Gothic"/>
                                <w:sz w:val="18"/>
                              </w:rPr>
                              <w:fldChar w:fldCharType="separate"/>
                            </w:r>
                            <w:r w:rsidRPr="00E64B0B">
                              <w:rPr>
                                <w:rStyle w:val="Hyperlink"/>
                                <w:rFonts w:ascii="Century Gothic" w:hAnsi="Century Gothic"/>
                                <w:sz w:val="18"/>
                              </w:rPr>
                              <w:t xml:space="preserve">Back to </w:t>
                            </w:r>
                            <w:r>
                              <w:rPr>
                                <w:rStyle w:val="Hyperlink"/>
                                <w:rFonts w:ascii="Century Gothic" w:hAnsi="Century Gothic"/>
                                <w:sz w:val="18"/>
                              </w:rPr>
                              <w:t>highest priorities</w:t>
                            </w:r>
                          </w:p>
                          <w:p w14:paraId="7E623711" w14:textId="5FD9507D" w:rsidR="00AD4840" w:rsidRPr="00E64B0B" w:rsidRDefault="00AD4840" w:rsidP="00011AEB">
                            <w:pPr>
                              <w:spacing w:after="0"/>
                              <w:jc w:val="right"/>
                              <w:rPr>
                                <w:rFonts w:ascii="Century Gothic" w:hAnsi="Century Gothic"/>
                                <w:sz w:val="18"/>
                              </w:rPr>
                            </w:pPr>
                            <w:r>
                              <w:rPr>
                                <w:rFonts w:ascii="Century Gothic" w:hAnsi="Century Gothic"/>
                                <w:sz w:val="18"/>
                              </w:rPr>
                              <w:fldChar w:fldCharType="end"/>
                            </w:r>
                            <w:hyperlink w:anchor="_Particulate_nutrients_1" w:history="1">
                              <w:r w:rsidRPr="00E64B0B">
                                <w:rPr>
                                  <w:rStyle w:val="Hyperlink"/>
                                  <w:rFonts w:ascii="Century Gothic" w:hAnsi="Century Gothic"/>
                                  <w:sz w:val="18"/>
                                </w:rPr>
                                <w:t xml:space="preserve">Back to </w:t>
                              </w:r>
                              <w:r>
                                <w:rPr>
                                  <w:rStyle w:val="Hyperlink"/>
                                  <w:rFonts w:ascii="Century Gothic" w:hAnsi="Century Gothic"/>
                                  <w:sz w:val="18"/>
                                </w:rPr>
                                <w:t>full list</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6F93221" id="Text Box 302" o:spid="_x0000_s1061" type="#_x0000_t202" style="position:absolute;left:0;text-align:left;margin-left:553.75pt;margin-top:2.6pt;width:138.85pt;height:31.15pt;z-index:251759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" filled="f" stroked="f" strokeweight=".5pt">
                <v:textbox>
                  <w:txbxContent>
                    <w:p w14:paraId="25A9CE75" w14:textId="77777777" w:rsidR="00AD4840" w:rsidRDefault="00AD4840" w:rsidP="00011AEB">
                      <w:pPr>
                        <w:spacing w:after="0"/>
                        <w:jc w:val="right"/>
                        <w:rPr>
                          <w:rStyle w:val="Hyperlink"/>
                          <w:rFonts w:ascii="Century Gothic" w:hAnsi="Century Gothic"/>
                          <w:sz w:val="18"/>
                        </w:rPr>
                      </w:pPr>
                      <w:r>
                        <w:rPr>
                          <w:rFonts w:ascii="Century Gothic" w:hAnsi="Century Gothic"/>
                          <w:sz w:val="18"/>
                        </w:rPr>
                        <w:fldChar w:fldCharType="begin"/>
                      </w:r>
                      <w:r>
                        <w:rPr>
                          <w:rFonts w:ascii="Century Gothic" w:hAnsi="Century Gothic"/>
                          <w:sz w:val="18"/>
                        </w:rPr>
                        <w:instrText xml:space="preserve"> HYPERLINK  \l "_Highest_priority_knowledge" </w:instrText>
                      </w:r>
                      <w:r>
                        <w:rPr>
                          <w:rFonts w:ascii="Century Gothic" w:hAnsi="Century Gothic"/>
                          <w:sz w:val="18"/>
                        </w:rPr>
                        <w:fldChar w:fldCharType="separate"/>
                      </w:r>
                      <w:r w:rsidRPr="00E64B0B">
                        <w:rPr>
                          <w:rStyle w:val="Hyperlink"/>
                          <w:rFonts w:ascii="Century Gothic" w:hAnsi="Century Gothic"/>
                          <w:sz w:val="18"/>
                        </w:rPr>
                        <w:t xml:space="preserve">Back to </w:t>
                      </w:r>
                      <w:r>
                        <w:rPr>
                          <w:rStyle w:val="Hyperlink"/>
                          <w:rFonts w:ascii="Century Gothic" w:hAnsi="Century Gothic"/>
                          <w:sz w:val="18"/>
                        </w:rPr>
                        <w:t>highest priorities</w:t>
                      </w:r>
                    </w:p>
                    <w:p w14:paraId="7E623711" w14:textId="5FD9507D" w:rsidR="00AD4840" w:rsidRPr="00E64B0B" w:rsidRDefault="00AD4840" w:rsidP="00011AEB">
                      <w:pPr>
                        <w:spacing w:after="0"/>
                        <w:jc w:val="right"/>
                        <w:rPr>
                          <w:rFonts w:ascii="Century Gothic" w:hAnsi="Century Gothic"/>
                          <w:sz w:val="18"/>
                        </w:rPr>
                      </w:pPr>
                      <w:r>
                        <w:rPr>
                          <w:rFonts w:ascii="Century Gothic" w:hAnsi="Century Gothic"/>
                          <w:sz w:val="18"/>
                        </w:rPr>
                        <w:fldChar w:fldCharType="end"/>
                      </w:r>
                      <w:hyperlink w:anchor="_Particulate_nutrients_1" w:history="1">
                        <w:r w:rsidRPr="00E64B0B">
                          <w:rPr>
                            <w:rStyle w:val="Hyperlink"/>
                            <w:rFonts w:ascii="Century Gothic" w:hAnsi="Century Gothic"/>
                            <w:sz w:val="18"/>
                          </w:rPr>
                          <w:t xml:space="preserve">Back to </w:t>
                        </w:r>
                        <w:r>
                          <w:rPr>
                            <w:rStyle w:val="Hyperlink"/>
                            <w:rFonts w:ascii="Century Gothic" w:hAnsi="Century Gothic"/>
                            <w:sz w:val="18"/>
                          </w:rPr>
                          <w:t>full list</w:t>
                        </w:r>
                      </w:hyperlink>
                    </w:p>
                  </w:txbxContent>
                </v:textbox>
                <w10:wrap type="square"/>
              </v:shape>
            </w:pict>
          </mc:Fallback>
        </mc:AlternateContent>
      </w:r>
    </w:p>
    <w:p w14:paraId="4E3BD35D" w14:textId="1AC4B8C0" w:rsidR="00A63D4A" w:rsidRDefault="00A63D4A" w:rsidP="00A63D4A">
      <w:pPr>
        <w:pStyle w:val="Heading3"/>
      </w:pPr>
      <w:bookmarkStart w:id="105" w:name="_Particulate_Nutrients_Research"/>
      <w:bookmarkStart w:id="106" w:name="_Particulate_Nutrients_Knowledge"/>
      <w:bookmarkStart w:id="107" w:name="_Toc517797045"/>
      <w:bookmarkStart w:id="108" w:name="_Toc517872839"/>
      <w:bookmarkEnd w:id="105"/>
      <w:bookmarkEnd w:id="106"/>
      <w:r w:rsidRPr="002A12DE">
        <w:t xml:space="preserve">Particulate Nutrients </w:t>
      </w:r>
      <w:r w:rsidR="007E6803">
        <w:t>k</w:t>
      </w:r>
      <w:r w:rsidR="001922C5">
        <w:t xml:space="preserve">nowledge </w:t>
      </w:r>
      <w:r w:rsidR="007E6803">
        <w:t>n</w:t>
      </w:r>
      <w:r w:rsidR="001922C5">
        <w:t>eeds</w:t>
      </w:r>
      <w:bookmarkEnd w:id="107"/>
      <w:bookmarkEnd w:id="108"/>
    </w:p>
    <w:tbl>
      <w:tblPr>
        <w:tblW w:w="13862" w:type="dxa"/>
        <w:tblLook w:val="04A0" w:firstRow="1" w:lastRow="0" w:firstColumn="1" w:lastColumn="0" w:noHBand="0" w:noVBand="1"/>
      </w:tblPr>
      <w:tblGrid>
        <w:gridCol w:w="2947"/>
        <w:gridCol w:w="10915"/>
        <w:tblGridChange w:id="109">
          <w:tblGrid>
            <w:gridCol w:w="2947"/>
            <w:gridCol w:w="10915"/>
          </w:tblGrid>
        </w:tblGridChange>
      </w:tblGrid>
      <w:tr w:rsidR="006A17BA" w:rsidRPr="006A17BA" w14:paraId="56CB892C" w14:textId="77777777" w:rsidTr="002E6FBD">
        <w:trPr>
          <w:trHeight w:val="325"/>
          <w:tblHeader/>
        </w:trPr>
        <w:tc>
          <w:tcPr>
            <w:tcW w:w="2947" w:type="dxa"/>
            <w:tcBorders>
              <w:top w:val="single" w:sz="4" w:space="0" w:color="auto"/>
              <w:left w:val="single" w:sz="24" w:space="0" w:color="44546A" w:themeColor="text2"/>
              <w:bottom w:val="double" w:sz="4" w:space="0" w:color="auto"/>
              <w:right w:val="nil"/>
            </w:tcBorders>
            <w:shd w:val="clear" w:color="auto" w:fill="E7E6E6" w:themeFill="background2"/>
            <w:noWrap/>
            <w:hideMark/>
          </w:tcPr>
          <w:p w14:paraId="41A762A7" w14:textId="37627689" w:rsidR="00B2623D" w:rsidRPr="006A17BA" w:rsidRDefault="006A17BA" w:rsidP="006A17BA">
            <w:pPr>
              <w:spacing w:before="120" w:after="120" w:line="240" w:lineRule="auto"/>
              <w:rPr>
                <w:rFonts w:asciiTheme="majorHAnsi" w:eastAsia="Times New Roman" w:hAnsiTheme="majorHAnsi" w:cstheme="majorHAnsi"/>
                <w:b/>
                <w:bCs/>
                <w:szCs w:val="20"/>
                <w:lang w:eastAsia="en-AU"/>
              </w:rPr>
            </w:pPr>
            <w:r>
              <w:rPr>
                <w:rFonts w:asciiTheme="majorHAnsi" w:eastAsia="Times New Roman" w:hAnsiTheme="majorHAnsi" w:cstheme="majorHAnsi"/>
                <w:b/>
                <w:bCs/>
                <w:szCs w:val="20"/>
                <w:lang w:eastAsia="en-AU"/>
              </w:rPr>
              <w:t>Particulate nutrients k</w:t>
            </w:r>
            <w:r w:rsidR="00B2623D" w:rsidRPr="006A17BA">
              <w:rPr>
                <w:rFonts w:asciiTheme="majorHAnsi" w:eastAsia="Times New Roman" w:hAnsiTheme="majorHAnsi" w:cstheme="majorHAnsi"/>
                <w:b/>
                <w:bCs/>
                <w:szCs w:val="20"/>
                <w:lang w:eastAsia="en-AU"/>
              </w:rPr>
              <w:t>nowledge need</w:t>
            </w:r>
            <w:r>
              <w:rPr>
                <w:rFonts w:asciiTheme="majorHAnsi" w:eastAsia="Times New Roman" w:hAnsiTheme="majorHAnsi" w:cstheme="majorHAnsi"/>
                <w:b/>
                <w:bCs/>
                <w:szCs w:val="20"/>
                <w:lang w:eastAsia="en-AU"/>
              </w:rPr>
              <w:t>s</w:t>
            </w:r>
          </w:p>
        </w:tc>
        <w:tc>
          <w:tcPr>
            <w:tcW w:w="10915" w:type="dxa"/>
            <w:tcBorders>
              <w:top w:val="single" w:sz="4" w:space="0" w:color="auto"/>
              <w:left w:val="nil"/>
              <w:bottom w:val="double" w:sz="4" w:space="0" w:color="auto"/>
              <w:right w:val="nil"/>
            </w:tcBorders>
            <w:shd w:val="clear" w:color="auto" w:fill="E7E6E6" w:themeFill="background2"/>
            <w:noWrap/>
            <w:hideMark/>
          </w:tcPr>
          <w:p w14:paraId="4D808718" w14:textId="7E5265DB" w:rsidR="00B2623D" w:rsidRPr="006A17BA" w:rsidRDefault="006A17BA" w:rsidP="006A17BA">
            <w:pPr>
              <w:spacing w:before="120" w:after="120" w:line="240" w:lineRule="auto"/>
              <w:jc w:val="center"/>
              <w:rPr>
                <w:rFonts w:asciiTheme="majorHAnsi" w:eastAsia="Times New Roman" w:hAnsiTheme="majorHAnsi" w:cstheme="majorHAnsi"/>
                <w:b/>
                <w:bCs/>
                <w:szCs w:val="20"/>
                <w:lang w:eastAsia="en-AU"/>
              </w:rPr>
            </w:pPr>
            <w:r w:rsidRPr="006A17BA">
              <w:rPr>
                <w:rFonts w:ascii="Calibri" w:eastAsia="Times New Roman" w:hAnsi="Calibri" w:cs="Times New Roman"/>
                <w:b/>
                <w:bCs/>
                <w:lang w:eastAsia="en-AU"/>
              </w:rPr>
              <w:t>Contextual information and specific knowledge needs</w:t>
            </w:r>
          </w:p>
        </w:tc>
      </w:tr>
      <w:tr w:rsidR="00B2623D" w:rsidRPr="002A12DE" w14:paraId="7F2DB014" w14:textId="77777777" w:rsidTr="00A10E69">
        <w:trPr>
          <w:trHeight w:val="716"/>
        </w:trPr>
        <w:tc>
          <w:tcPr>
            <w:tcW w:w="2947" w:type="dxa"/>
            <w:tcBorders>
              <w:top w:val="double" w:sz="4" w:space="0" w:color="auto"/>
              <w:left w:val="single" w:sz="24" w:space="0" w:color="C00000"/>
              <w:bottom w:val="single" w:sz="4" w:space="0" w:color="auto"/>
              <w:right w:val="nil"/>
            </w:tcBorders>
            <w:shd w:val="clear" w:color="auto" w:fill="auto"/>
            <w:hideMark/>
          </w:tcPr>
          <w:p w14:paraId="749FD233" w14:textId="5337BFCF" w:rsidR="00B2623D" w:rsidRPr="006A17BA" w:rsidRDefault="001D2F63" w:rsidP="001D2F63">
            <w:pPr>
              <w:spacing w:before="60" w:after="60" w:line="240" w:lineRule="auto"/>
              <w:rPr>
                <w:rFonts w:asciiTheme="majorHAnsi" w:hAnsiTheme="majorHAnsi" w:cstheme="majorHAnsi"/>
                <w:bCs/>
                <w:color w:val="000000"/>
              </w:rPr>
            </w:pPr>
            <w:r>
              <w:rPr>
                <w:rFonts w:asciiTheme="majorHAnsi" w:hAnsiTheme="majorHAnsi"/>
                <w:b/>
                <w:color w:val="000000"/>
                <w:sz w:val="20"/>
              </w:rPr>
              <w:t>P</w:t>
            </w:r>
            <w:r w:rsidRPr="001D2F63">
              <w:rPr>
                <w:rFonts w:asciiTheme="majorHAnsi" w:hAnsiTheme="majorHAnsi"/>
                <w:b/>
                <w:color w:val="000000"/>
                <w:sz w:val="20"/>
              </w:rPr>
              <w:t>N.</w:t>
            </w:r>
            <w:r>
              <w:rPr>
                <w:rFonts w:asciiTheme="majorHAnsi" w:hAnsiTheme="majorHAnsi"/>
                <w:b/>
                <w:color w:val="000000"/>
                <w:sz w:val="20"/>
              </w:rPr>
              <w:t>1</w:t>
            </w:r>
            <w:r>
              <w:rPr>
                <w:rFonts w:asciiTheme="majorHAnsi" w:hAnsiTheme="majorHAnsi"/>
                <w:color w:val="000000"/>
                <w:sz w:val="20"/>
              </w:rPr>
              <w:t xml:space="preserve"> </w:t>
            </w:r>
            <w:r w:rsidR="00B2623D" w:rsidRPr="006A17BA">
              <w:rPr>
                <w:rFonts w:asciiTheme="majorHAnsi" w:hAnsiTheme="majorHAnsi"/>
                <w:color w:val="000000"/>
                <w:sz w:val="20"/>
              </w:rPr>
              <w:t>What is the risk of bioavailable nutrients (primarily N and P) to coastal and marine ecosystems and what contribution are particulate nutrients making to the bioavailable nutrient pool?</w:t>
            </w:r>
          </w:p>
        </w:tc>
        <w:tc>
          <w:tcPr>
            <w:tcW w:w="10915" w:type="dxa"/>
            <w:tcBorders>
              <w:top w:val="double" w:sz="4" w:space="0" w:color="auto"/>
              <w:left w:val="nil"/>
              <w:bottom w:val="single" w:sz="4" w:space="0" w:color="auto"/>
              <w:right w:val="nil"/>
            </w:tcBorders>
            <w:shd w:val="clear" w:color="auto" w:fill="auto"/>
            <w:hideMark/>
          </w:tcPr>
          <w:p w14:paraId="324FF6D3" w14:textId="77777777" w:rsidR="00B2623D" w:rsidRPr="00B2623D" w:rsidRDefault="00B2623D" w:rsidP="00B2623D">
            <w:pPr>
              <w:spacing w:after="0" w:line="240" w:lineRule="auto"/>
              <w:rPr>
                <w:rFonts w:asciiTheme="majorHAnsi" w:eastAsia="Times New Roman" w:hAnsiTheme="majorHAnsi" w:cstheme="majorHAnsi"/>
                <w:color w:val="000000"/>
                <w:sz w:val="20"/>
                <w:szCs w:val="20"/>
                <w:lang w:eastAsia="en-AU"/>
              </w:rPr>
            </w:pPr>
            <w:r w:rsidRPr="00B2623D">
              <w:rPr>
                <w:rFonts w:asciiTheme="majorHAnsi" w:eastAsia="Times New Roman" w:hAnsiTheme="majorHAnsi" w:cstheme="majorHAnsi"/>
                <w:color w:val="000000"/>
                <w:sz w:val="20"/>
                <w:szCs w:val="20"/>
                <w:lang w:eastAsia="en-AU"/>
              </w:rPr>
              <w:t>Further investigation of the rates and processes that influence nutrient bioavailability in the marine environment, including assessment of:</w:t>
            </w:r>
          </w:p>
          <w:p w14:paraId="40BCBFB7" w14:textId="77777777" w:rsidR="00B2623D" w:rsidRPr="00B2623D" w:rsidRDefault="00B2623D" w:rsidP="00E64B0B">
            <w:pPr>
              <w:pStyle w:val="ListParagraph"/>
              <w:numPr>
                <w:ilvl w:val="0"/>
                <w:numId w:val="11"/>
              </w:numPr>
              <w:spacing w:after="0" w:line="240" w:lineRule="auto"/>
              <w:ind w:left="142" w:hanging="142"/>
              <w:rPr>
                <w:rFonts w:asciiTheme="majorHAnsi" w:eastAsia="Times New Roman" w:hAnsiTheme="majorHAnsi" w:cstheme="majorHAnsi"/>
                <w:color w:val="000000"/>
                <w:sz w:val="20"/>
                <w:szCs w:val="20"/>
                <w:lang w:eastAsia="en-AU"/>
              </w:rPr>
            </w:pPr>
            <w:r w:rsidRPr="00B2623D">
              <w:rPr>
                <w:rFonts w:asciiTheme="majorHAnsi" w:eastAsia="Times New Roman" w:hAnsiTheme="majorHAnsi" w:cstheme="majorHAnsi"/>
                <w:color w:val="000000"/>
                <w:sz w:val="20"/>
                <w:szCs w:val="20"/>
                <w:lang w:eastAsia="en-AU"/>
              </w:rPr>
              <w:t>Terrestrial sediment dissolved inorganic nitrogen (DIN) and dissolved inorganic phosphorus (DIP) generation dynamics after settling in the marine environment and role of resuspension, towards assessing the risk of particulate bioavailable nutrients to the GBR.</w:t>
            </w:r>
          </w:p>
          <w:p w14:paraId="241398C3" w14:textId="77777777" w:rsidR="00B2623D" w:rsidRPr="00B2623D" w:rsidRDefault="00B2623D" w:rsidP="00E64B0B">
            <w:pPr>
              <w:pStyle w:val="ListParagraph"/>
              <w:numPr>
                <w:ilvl w:val="0"/>
                <w:numId w:val="11"/>
              </w:numPr>
              <w:spacing w:after="0" w:line="240" w:lineRule="auto"/>
              <w:ind w:left="142" w:hanging="142"/>
              <w:rPr>
                <w:rFonts w:asciiTheme="majorHAnsi" w:eastAsia="Times New Roman" w:hAnsiTheme="majorHAnsi" w:cstheme="majorHAnsi"/>
                <w:color w:val="000000"/>
                <w:sz w:val="20"/>
                <w:szCs w:val="20"/>
                <w:lang w:eastAsia="en-AU"/>
              </w:rPr>
            </w:pPr>
            <w:r w:rsidRPr="00B2623D">
              <w:rPr>
                <w:rFonts w:asciiTheme="majorHAnsi" w:eastAsia="Times New Roman" w:hAnsiTheme="majorHAnsi" w:cstheme="majorHAnsi"/>
                <w:color w:val="000000"/>
                <w:sz w:val="20"/>
                <w:szCs w:val="20"/>
                <w:lang w:eastAsia="en-AU"/>
              </w:rPr>
              <w:t>Further investigation of DIN and DIP generation in river plumes to consider the current findings from experimental studies in events from Cyclone Debbie (Burdekin, Johnstone and Tully plumes) in the context of events with different characteristics (e.g. size of the event, spatial distribution of catchment rainfall, preceding conditions). Extension of the work to other catchments (e.g. Herbert, Pascoe) will assist in differentiating land use and anthropogenic influences.</w:t>
            </w:r>
          </w:p>
          <w:p w14:paraId="1ED83D0B" w14:textId="77777777" w:rsidR="00B2623D" w:rsidRPr="00B2623D" w:rsidRDefault="00B2623D" w:rsidP="00E64B0B">
            <w:pPr>
              <w:pStyle w:val="ListParagraph"/>
              <w:numPr>
                <w:ilvl w:val="0"/>
                <w:numId w:val="11"/>
              </w:numPr>
              <w:spacing w:after="0" w:line="240" w:lineRule="auto"/>
              <w:ind w:left="142" w:hanging="142"/>
              <w:rPr>
                <w:rFonts w:asciiTheme="majorHAnsi" w:eastAsia="Times New Roman" w:hAnsiTheme="majorHAnsi" w:cstheme="majorHAnsi"/>
                <w:color w:val="000000"/>
                <w:sz w:val="20"/>
                <w:szCs w:val="20"/>
                <w:lang w:eastAsia="en-AU"/>
              </w:rPr>
            </w:pPr>
            <w:r w:rsidRPr="00B2623D">
              <w:rPr>
                <w:rFonts w:asciiTheme="majorHAnsi" w:eastAsia="Times New Roman" w:hAnsiTheme="majorHAnsi" w:cstheme="majorHAnsi"/>
                <w:color w:val="000000"/>
                <w:sz w:val="20"/>
                <w:szCs w:val="20"/>
                <w:lang w:eastAsia="en-AU"/>
              </w:rPr>
              <w:t>The interaction of fine sediment, bioavailable nutrients and Chlorophyll in the central mid-shelf areas of the GBR. This will require frequent measurement of these parameters and analysis of the data correlations.</w:t>
            </w:r>
          </w:p>
          <w:p w14:paraId="68AA9E6B" w14:textId="77777777" w:rsidR="00B2623D" w:rsidRPr="00B2623D" w:rsidRDefault="00B2623D" w:rsidP="00E64B0B">
            <w:pPr>
              <w:pStyle w:val="ListParagraph"/>
              <w:numPr>
                <w:ilvl w:val="0"/>
                <w:numId w:val="11"/>
              </w:numPr>
              <w:spacing w:after="0" w:line="240" w:lineRule="auto"/>
              <w:ind w:left="142" w:hanging="142"/>
              <w:rPr>
                <w:rFonts w:asciiTheme="majorHAnsi" w:eastAsia="Times New Roman" w:hAnsiTheme="majorHAnsi" w:cstheme="majorHAnsi"/>
                <w:color w:val="000000"/>
                <w:sz w:val="20"/>
                <w:szCs w:val="20"/>
                <w:lang w:eastAsia="en-AU"/>
              </w:rPr>
            </w:pPr>
            <w:r w:rsidRPr="00B2623D">
              <w:rPr>
                <w:rFonts w:asciiTheme="majorHAnsi" w:eastAsia="Times New Roman" w:hAnsiTheme="majorHAnsi" w:cstheme="majorHAnsi"/>
                <w:color w:val="000000"/>
                <w:sz w:val="20"/>
                <w:szCs w:val="20"/>
                <w:lang w:eastAsia="en-AU"/>
              </w:rPr>
              <w:t>Role of phosphorus, relative to nitrogen. This can be explored in more detail using the eReefs biogeochemical models, supported with marine process studies to confirm model results and improve parameterisation and representation of phosphorus and nitrogen fixation processes in the model.</w:t>
            </w:r>
          </w:p>
          <w:p w14:paraId="748C5D63" w14:textId="77777777" w:rsidR="00B2623D" w:rsidRPr="00B2623D" w:rsidRDefault="00B2623D" w:rsidP="00E64B0B">
            <w:pPr>
              <w:pStyle w:val="ListParagraph"/>
              <w:numPr>
                <w:ilvl w:val="0"/>
                <w:numId w:val="11"/>
              </w:numPr>
              <w:spacing w:after="0" w:line="240" w:lineRule="auto"/>
              <w:ind w:left="142" w:hanging="142"/>
              <w:rPr>
                <w:rFonts w:asciiTheme="majorHAnsi" w:eastAsia="Times New Roman" w:hAnsiTheme="majorHAnsi" w:cstheme="majorHAnsi"/>
                <w:color w:val="000000"/>
                <w:sz w:val="20"/>
                <w:szCs w:val="20"/>
                <w:lang w:eastAsia="en-AU"/>
              </w:rPr>
            </w:pPr>
            <w:r w:rsidRPr="00B2623D">
              <w:rPr>
                <w:rFonts w:asciiTheme="majorHAnsi" w:eastAsia="Times New Roman" w:hAnsiTheme="majorHAnsi" w:cstheme="majorHAnsi"/>
                <w:color w:val="000000"/>
                <w:sz w:val="20"/>
                <w:szCs w:val="20"/>
                <w:lang w:eastAsia="en-AU"/>
              </w:rPr>
              <w:t xml:space="preserve">The effect of carbon on nutrient bioavailability (combined laboratory and field analysis). </w:t>
            </w:r>
          </w:p>
          <w:p w14:paraId="47E79C18" w14:textId="77777777" w:rsidR="00B2623D" w:rsidRPr="00B2623D" w:rsidRDefault="00B2623D" w:rsidP="00E64B0B">
            <w:pPr>
              <w:pStyle w:val="ListParagraph"/>
              <w:numPr>
                <w:ilvl w:val="0"/>
                <w:numId w:val="11"/>
              </w:numPr>
              <w:spacing w:after="0" w:line="240" w:lineRule="auto"/>
              <w:ind w:left="142" w:hanging="142"/>
              <w:rPr>
                <w:rFonts w:asciiTheme="majorHAnsi" w:eastAsia="Times New Roman" w:hAnsiTheme="majorHAnsi" w:cstheme="majorHAnsi"/>
                <w:color w:val="000000"/>
                <w:sz w:val="20"/>
                <w:szCs w:val="20"/>
                <w:lang w:eastAsia="en-AU"/>
              </w:rPr>
            </w:pPr>
            <w:r w:rsidRPr="00B2623D">
              <w:rPr>
                <w:rFonts w:asciiTheme="majorHAnsi" w:eastAsia="Times New Roman" w:hAnsiTheme="majorHAnsi" w:cstheme="majorHAnsi"/>
                <w:color w:val="000000"/>
                <w:sz w:val="20"/>
                <w:szCs w:val="20"/>
                <w:lang w:eastAsia="en-AU"/>
              </w:rPr>
              <w:t xml:space="preserve">The differential and combined effects of bioavailable nutrients (N, P, C) on algal groups and linking to crown-of-thorns starfish (COTS) initiation and survival. </w:t>
            </w:r>
          </w:p>
          <w:p w14:paraId="1B5C2BBF" w14:textId="77777777" w:rsidR="00B2623D" w:rsidRPr="00B2623D" w:rsidRDefault="00B2623D" w:rsidP="00E64B0B">
            <w:pPr>
              <w:pStyle w:val="ListParagraph"/>
              <w:numPr>
                <w:ilvl w:val="0"/>
                <w:numId w:val="11"/>
              </w:numPr>
              <w:spacing w:after="0" w:line="240" w:lineRule="auto"/>
              <w:ind w:left="142" w:hanging="142"/>
              <w:rPr>
                <w:rFonts w:asciiTheme="majorHAnsi" w:eastAsia="Times New Roman" w:hAnsiTheme="majorHAnsi" w:cstheme="majorHAnsi"/>
                <w:color w:val="000000"/>
                <w:sz w:val="20"/>
                <w:szCs w:val="20"/>
                <w:lang w:eastAsia="en-AU"/>
              </w:rPr>
            </w:pPr>
            <w:r w:rsidRPr="00B2623D">
              <w:rPr>
                <w:rFonts w:asciiTheme="majorHAnsi" w:eastAsia="Times New Roman" w:hAnsiTheme="majorHAnsi" w:cstheme="majorHAnsi"/>
                <w:color w:val="000000"/>
                <w:sz w:val="20"/>
                <w:szCs w:val="20"/>
                <w:lang w:eastAsia="en-AU"/>
              </w:rPr>
              <w:t>Phytoplankton dynamics in times of river discharge on the mid-shelf areas of the GBR, and measurement of nutrient enrichment across the GBR, especially in the mid-shelf and outer shelf between Townsville and Cairns where river discharge extends beyond inshore areas.</w:t>
            </w:r>
          </w:p>
          <w:p w14:paraId="3A070EDC" w14:textId="77777777" w:rsidR="00B2623D" w:rsidRPr="00B2623D" w:rsidRDefault="00B2623D" w:rsidP="00E64B0B">
            <w:pPr>
              <w:pStyle w:val="ListParagraph"/>
              <w:numPr>
                <w:ilvl w:val="0"/>
                <w:numId w:val="11"/>
              </w:numPr>
              <w:spacing w:after="0" w:line="240" w:lineRule="auto"/>
              <w:ind w:left="142" w:hanging="142"/>
              <w:rPr>
                <w:rFonts w:asciiTheme="majorHAnsi" w:eastAsia="Times New Roman" w:hAnsiTheme="majorHAnsi" w:cstheme="majorHAnsi"/>
                <w:color w:val="000000"/>
                <w:sz w:val="20"/>
                <w:szCs w:val="20"/>
                <w:lang w:eastAsia="en-AU"/>
              </w:rPr>
            </w:pPr>
            <w:r w:rsidRPr="00B2623D">
              <w:rPr>
                <w:rFonts w:asciiTheme="majorHAnsi" w:eastAsia="Times New Roman" w:hAnsiTheme="majorHAnsi" w:cstheme="majorHAnsi"/>
                <w:color w:val="000000"/>
                <w:sz w:val="20"/>
                <w:szCs w:val="20"/>
                <w:lang w:eastAsia="en-AU"/>
              </w:rPr>
              <w:t xml:space="preserve">Specific model developments – transport of flocs, N fixation, test sensitivity to P inputs, variable organic material decay rates. </w:t>
            </w:r>
          </w:p>
          <w:p w14:paraId="3BD1EAE9" w14:textId="77777777" w:rsidR="00B2623D" w:rsidRPr="00B2623D" w:rsidRDefault="00B2623D" w:rsidP="00E64B0B">
            <w:pPr>
              <w:pStyle w:val="ListParagraph"/>
              <w:numPr>
                <w:ilvl w:val="0"/>
                <w:numId w:val="11"/>
              </w:numPr>
              <w:spacing w:after="0" w:line="240" w:lineRule="auto"/>
              <w:ind w:left="142" w:hanging="142"/>
              <w:rPr>
                <w:rFonts w:asciiTheme="majorHAnsi" w:eastAsia="Times New Roman" w:hAnsiTheme="majorHAnsi" w:cstheme="majorHAnsi"/>
                <w:color w:val="000000"/>
                <w:sz w:val="20"/>
                <w:szCs w:val="20"/>
                <w:lang w:eastAsia="en-AU"/>
              </w:rPr>
            </w:pPr>
            <w:r w:rsidRPr="00B2623D">
              <w:rPr>
                <w:rFonts w:asciiTheme="majorHAnsi" w:eastAsia="Times New Roman" w:hAnsiTheme="majorHAnsi" w:cstheme="majorHAnsi"/>
                <w:color w:val="000000"/>
                <w:sz w:val="20"/>
                <w:szCs w:val="20"/>
                <w:lang w:eastAsia="en-AU"/>
              </w:rPr>
              <w:lastRenderedPageBreak/>
              <w:t>Cumulative impacts of multiple nutrient stressors on GBR ecosystems.</w:t>
            </w:r>
          </w:p>
        </w:tc>
      </w:tr>
      <w:tr w:rsidR="00033338" w:rsidRPr="002A12DE" w14:paraId="5182B814" w14:textId="77777777" w:rsidTr="00A10E69">
        <w:trPr>
          <w:trHeight w:val="983"/>
        </w:trPr>
        <w:tc>
          <w:tcPr>
            <w:tcW w:w="2947" w:type="dxa"/>
            <w:tcBorders>
              <w:top w:val="single" w:sz="4" w:space="0" w:color="auto"/>
              <w:left w:val="single" w:sz="24" w:space="0" w:color="C00000"/>
              <w:bottom w:val="single" w:sz="4" w:space="0" w:color="auto"/>
              <w:right w:val="nil"/>
            </w:tcBorders>
            <w:shd w:val="clear" w:color="auto" w:fill="auto"/>
          </w:tcPr>
          <w:p w14:paraId="32954300" w14:textId="5DA2F661" w:rsidR="00033338" w:rsidRPr="006A17BA" w:rsidRDefault="001D2F63" w:rsidP="001D2F63">
            <w:pPr>
              <w:spacing w:before="60" w:after="60" w:line="240" w:lineRule="auto"/>
              <w:rPr>
                <w:rFonts w:asciiTheme="majorHAnsi" w:hAnsiTheme="majorHAnsi"/>
                <w:color w:val="000000"/>
                <w:sz w:val="20"/>
              </w:rPr>
            </w:pPr>
            <w:r>
              <w:rPr>
                <w:rFonts w:asciiTheme="majorHAnsi" w:hAnsiTheme="majorHAnsi"/>
                <w:b/>
                <w:color w:val="000000"/>
                <w:sz w:val="20"/>
              </w:rPr>
              <w:lastRenderedPageBreak/>
              <w:t>P</w:t>
            </w:r>
            <w:r w:rsidRPr="001D2F63">
              <w:rPr>
                <w:rFonts w:asciiTheme="majorHAnsi" w:hAnsiTheme="majorHAnsi"/>
                <w:b/>
                <w:color w:val="000000"/>
                <w:sz w:val="20"/>
              </w:rPr>
              <w:t>N.</w:t>
            </w:r>
            <w:r>
              <w:rPr>
                <w:rFonts w:asciiTheme="majorHAnsi" w:hAnsiTheme="majorHAnsi"/>
                <w:b/>
                <w:color w:val="000000"/>
                <w:sz w:val="20"/>
              </w:rPr>
              <w:t>2</w:t>
            </w:r>
            <w:r>
              <w:rPr>
                <w:rFonts w:asciiTheme="majorHAnsi" w:hAnsiTheme="majorHAnsi"/>
                <w:color w:val="000000"/>
                <w:sz w:val="20"/>
              </w:rPr>
              <w:t xml:space="preserve"> </w:t>
            </w:r>
            <w:r w:rsidR="00033338" w:rsidRPr="006A17BA">
              <w:rPr>
                <w:rFonts w:asciiTheme="majorHAnsi" w:hAnsiTheme="majorHAnsi"/>
                <w:color w:val="000000"/>
                <w:sz w:val="20"/>
              </w:rPr>
              <w:t>What are the delivery pathways of bioavailable particulate nutrients from different land uses and what happens to particulate nutrients between those sources and the end of the catchment?</w:t>
            </w:r>
          </w:p>
        </w:tc>
        <w:tc>
          <w:tcPr>
            <w:tcW w:w="10915" w:type="dxa"/>
            <w:tcBorders>
              <w:top w:val="single" w:sz="4" w:space="0" w:color="auto"/>
              <w:left w:val="nil"/>
              <w:bottom w:val="single" w:sz="4" w:space="0" w:color="auto"/>
              <w:right w:val="nil"/>
            </w:tcBorders>
            <w:shd w:val="clear" w:color="auto" w:fill="auto"/>
          </w:tcPr>
          <w:p w14:paraId="314C8639" w14:textId="38228D1E" w:rsidR="00033338" w:rsidRPr="00B2623D" w:rsidRDefault="00033338" w:rsidP="00033338">
            <w:pPr>
              <w:spacing w:after="0" w:line="240" w:lineRule="auto"/>
              <w:rPr>
                <w:rFonts w:asciiTheme="majorHAnsi" w:eastAsia="Times New Roman" w:hAnsiTheme="majorHAnsi" w:cstheme="majorHAnsi"/>
                <w:color w:val="000000"/>
                <w:sz w:val="20"/>
                <w:szCs w:val="20"/>
                <w:lang w:eastAsia="en-AU"/>
              </w:rPr>
            </w:pPr>
            <w:r w:rsidRPr="00B2623D">
              <w:rPr>
                <w:rFonts w:asciiTheme="majorHAnsi" w:eastAsia="Times New Roman" w:hAnsiTheme="majorHAnsi" w:cstheme="majorHAnsi"/>
                <w:color w:val="000000"/>
                <w:sz w:val="20"/>
                <w:szCs w:val="20"/>
                <w:lang w:eastAsia="en-AU"/>
              </w:rPr>
              <w:t>Greater understanding of bioavailable particulate nutrient delivery</w:t>
            </w:r>
            <w:r>
              <w:rPr>
                <w:rFonts w:asciiTheme="majorHAnsi" w:eastAsia="Times New Roman" w:hAnsiTheme="majorHAnsi" w:cstheme="majorHAnsi"/>
                <w:color w:val="000000"/>
                <w:sz w:val="20"/>
                <w:szCs w:val="20"/>
                <w:lang w:eastAsia="en-AU"/>
              </w:rPr>
              <w:t xml:space="preserve"> pathways</w:t>
            </w:r>
            <w:r w:rsidRPr="00B2623D">
              <w:rPr>
                <w:rFonts w:asciiTheme="majorHAnsi" w:eastAsia="Times New Roman" w:hAnsiTheme="majorHAnsi" w:cstheme="majorHAnsi"/>
                <w:color w:val="000000"/>
                <w:sz w:val="20"/>
                <w:szCs w:val="20"/>
                <w:lang w:eastAsia="en-AU"/>
              </w:rPr>
              <w:t xml:space="preserve"> in the catchment to optimise the benefits of management interventions (i.e. reduce fine sediment and bioavailable particula</w:t>
            </w:r>
            <w:r>
              <w:rPr>
                <w:rFonts w:asciiTheme="majorHAnsi" w:eastAsia="Times New Roman" w:hAnsiTheme="majorHAnsi" w:cstheme="majorHAnsi"/>
                <w:color w:val="000000"/>
                <w:sz w:val="20"/>
                <w:szCs w:val="20"/>
                <w:lang w:eastAsia="en-AU"/>
              </w:rPr>
              <w:t>te nutrients collectively)</w:t>
            </w:r>
            <w:r w:rsidRPr="00B2623D">
              <w:rPr>
                <w:rFonts w:asciiTheme="majorHAnsi" w:eastAsia="Times New Roman" w:hAnsiTheme="majorHAnsi" w:cstheme="majorHAnsi"/>
                <w:color w:val="000000"/>
                <w:sz w:val="20"/>
                <w:szCs w:val="20"/>
                <w:lang w:eastAsia="en-AU"/>
              </w:rPr>
              <w:t xml:space="preserve"> will require:</w:t>
            </w:r>
          </w:p>
          <w:p w14:paraId="66BA03B4" w14:textId="77777777" w:rsidR="00033338" w:rsidRPr="00B2623D" w:rsidRDefault="00033338" w:rsidP="00E64B0B">
            <w:pPr>
              <w:pStyle w:val="ListParagraph"/>
              <w:numPr>
                <w:ilvl w:val="0"/>
                <w:numId w:val="11"/>
              </w:numPr>
              <w:spacing w:after="0" w:line="240" w:lineRule="auto"/>
              <w:ind w:left="142" w:hanging="142"/>
              <w:rPr>
                <w:rFonts w:asciiTheme="majorHAnsi" w:eastAsia="Times New Roman" w:hAnsiTheme="majorHAnsi" w:cstheme="majorHAnsi"/>
                <w:color w:val="000000"/>
                <w:sz w:val="20"/>
                <w:szCs w:val="20"/>
                <w:lang w:eastAsia="en-AU"/>
              </w:rPr>
            </w:pPr>
            <w:r w:rsidRPr="00B2623D">
              <w:rPr>
                <w:rFonts w:asciiTheme="majorHAnsi" w:eastAsia="Times New Roman" w:hAnsiTheme="majorHAnsi" w:cstheme="majorHAnsi"/>
                <w:color w:val="000000"/>
                <w:sz w:val="20"/>
                <w:szCs w:val="20"/>
                <w:lang w:eastAsia="en-AU"/>
              </w:rPr>
              <w:t>Finer scale validation of the study of bioavailable nutrient catchment modelling study (RP178a Burton, Garzon-Garcia, Ellis) – this will assist to assess evaluation outcomes from management practice improvement, plume sourcing information and better marine risk assessment, and could be undertaken by analysis of multiple lines of evidence (existing monitoring data, tracing and experimental results).</w:t>
            </w:r>
          </w:p>
          <w:p w14:paraId="092D0F2C" w14:textId="77777777" w:rsidR="00033338" w:rsidRPr="00B2623D" w:rsidRDefault="00033338" w:rsidP="00E64B0B">
            <w:pPr>
              <w:pStyle w:val="ListParagraph"/>
              <w:numPr>
                <w:ilvl w:val="0"/>
                <w:numId w:val="11"/>
              </w:numPr>
              <w:spacing w:after="0" w:line="240" w:lineRule="auto"/>
              <w:ind w:left="142" w:hanging="142"/>
              <w:rPr>
                <w:rFonts w:asciiTheme="majorHAnsi" w:eastAsia="Times New Roman" w:hAnsiTheme="majorHAnsi" w:cstheme="majorHAnsi"/>
                <w:color w:val="000000"/>
                <w:sz w:val="20"/>
                <w:szCs w:val="20"/>
                <w:lang w:eastAsia="en-AU"/>
              </w:rPr>
            </w:pPr>
            <w:r w:rsidRPr="00B2623D">
              <w:rPr>
                <w:rFonts w:asciiTheme="majorHAnsi" w:eastAsia="Times New Roman" w:hAnsiTheme="majorHAnsi" w:cstheme="majorHAnsi"/>
                <w:color w:val="000000"/>
                <w:sz w:val="20"/>
                <w:szCs w:val="20"/>
                <w:lang w:eastAsia="en-AU"/>
              </w:rPr>
              <w:t xml:space="preserve">Development of catchment nutrient budgets from all sources (e.g. Johnston bioavailable particulate nutrient from grazing versus sugar cane; for grazing lands bioavailable particulate nutrients, cattle, rainfall). </w:t>
            </w:r>
          </w:p>
          <w:p w14:paraId="20ABCB5A" w14:textId="77777777" w:rsidR="00033338" w:rsidRPr="00B2623D" w:rsidRDefault="00033338" w:rsidP="00E64B0B">
            <w:pPr>
              <w:pStyle w:val="ListParagraph"/>
              <w:numPr>
                <w:ilvl w:val="0"/>
                <w:numId w:val="11"/>
              </w:numPr>
              <w:spacing w:after="0" w:line="240" w:lineRule="auto"/>
              <w:ind w:left="142" w:hanging="142"/>
              <w:rPr>
                <w:rFonts w:asciiTheme="majorHAnsi" w:eastAsia="Times New Roman" w:hAnsiTheme="majorHAnsi" w:cstheme="majorHAnsi"/>
                <w:color w:val="000000"/>
                <w:sz w:val="20"/>
                <w:szCs w:val="20"/>
                <w:lang w:eastAsia="en-AU"/>
              </w:rPr>
            </w:pPr>
            <w:r w:rsidRPr="00B2623D">
              <w:rPr>
                <w:rFonts w:asciiTheme="majorHAnsi" w:eastAsia="Times New Roman" w:hAnsiTheme="majorHAnsi" w:cstheme="majorHAnsi"/>
                <w:color w:val="000000"/>
                <w:sz w:val="20"/>
                <w:szCs w:val="20"/>
                <w:lang w:eastAsia="en-AU"/>
              </w:rPr>
              <w:t xml:space="preserve">Investigation of the effect of vegetation type (i.e. carbon) on the bioavailability of particulate nutrients in-situ and as they are transported through catchments. This may influence on ground management practices such as trash blanketing and choosing species and tree density to be used in rehabilitation. </w:t>
            </w:r>
          </w:p>
          <w:p w14:paraId="3F26E096" w14:textId="701BF38A" w:rsidR="00033338" w:rsidRPr="00B2623D" w:rsidRDefault="00033338" w:rsidP="00E64B0B">
            <w:pPr>
              <w:pStyle w:val="ListParagraph"/>
              <w:numPr>
                <w:ilvl w:val="0"/>
                <w:numId w:val="11"/>
              </w:numPr>
              <w:spacing w:after="0" w:line="240" w:lineRule="auto"/>
              <w:ind w:left="142" w:hanging="142"/>
              <w:rPr>
                <w:rFonts w:asciiTheme="majorHAnsi" w:eastAsia="Times New Roman" w:hAnsiTheme="majorHAnsi" w:cstheme="majorHAnsi"/>
                <w:color w:val="000000"/>
                <w:sz w:val="20"/>
                <w:szCs w:val="20"/>
                <w:lang w:eastAsia="en-AU"/>
              </w:rPr>
            </w:pPr>
            <w:r w:rsidRPr="00B2623D">
              <w:rPr>
                <w:rFonts w:asciiTheme="majorHAnsi" w:eastAsia="Times New Roman" w:hAnsiTheme="majorHAnsi" w:cstheme="majorHAnsi"/>
                <w:color w:val="000000"/>
                <w:sz w:val="20"/>
                <w:szCs w:val="20"/>
                <w:lang w:eastAsia="en-AU"/>
              </w:rPr>
              <w:t>Investigation of how bioavailable particulate nutrients interact in wetlands and the role of riparian areas in trapping or processing bioavailable nutrients. Quantification of the potential wetland treatment efficacy needs to take these particulate nutrient processing factors into account. Both N and P will be important to investigate in wetlands as freshwater algae respond to both. Residence times are vital to the efficacy of wetland treatment and in some catchments, it will not be possible to achieve appropriate residence times.</w:t>
            </w:r>
          </w:p>
        </w:tc>
      </w:tr>
      <w:tr w:rsidR="00033338" w:rsidRPr="002A12DE" w14:paraId="3B21CB8B" w14:textId="77777777" w:rsidTr="00A10E69">
        <w:trPr>
          <w:trHeight w:val="3296"/>
        </w:trPr>
        <w:tc>
          <w:tcPr>
            <w:tcW w:w="2947" w:type="dxa"/>
            <w:tcBorders>
              <w:top w:val="single" w:sz="4" w:space="0" w:color="auto"/>
              <w:left w:val="single" w:sz="24" w:space="0" w:color="ED7D31" w:themeColor="accent2"/>
              <w:bottom w:val="single" w:sz="4" w:space="0" w:color="auto"/>
              <w:right w:val="nil"/>
            </w:tcBorders>
            <w:shd w:val="clear" w:color="auto" w:fill="auto"/>
            <w:hideMark/>
          </w:tcPr>
          <w:p w14:paraId="12C29326" w14:textId="3A90DEFC" w:rsidR="00033338" w:rsidRPr="006A17BA" w:rsidRDefault="001D2F63" w:rsidP="001D2F63">
            <w:pPr>
              <w:spacing w:before="60" w:after="60" w:line="240" w:lineRule="auto"/>
              <w:rPr>
                <w:rFonts w:asciiTheme="majorHAnsi" w:eastAsia="Times New Roman" w:hAnsiTheme="majorHAnsi" w:cstheme="majorHAnsi"/>
                <w:bCs/>
                <w:color w:val="000000"/>
                <w:sz w:val="20"/>
                <w:szCs w:val="20"/>
                <w:lang w:eastAsia="en-AU"/>
              </w:rPr>
            </w:pPr>
            <w:r w:rsidRPr="001D2F63">
              <w:rPr>
                <w:rFonts w:asciiTheme="majorHAnsi" w:hAnsiTheme="majorHAnsi"/>
                <w:b/>
                <w:color w:val="000000"/>
                <w:sz w:val="20"/>
              </w:rPr>
              <w:t>PN.3</w:t>
            </w:r>
            <w:r>
              <w:rPr>
                <w:rFonts w:asciiTheme="majorHAnsi" w:hAnsiTheme="majorHAnsi"/>
                <w:color w:val="000000"/>
                <w:sz w:val="20"/>
              </w:rPr>
              <w:t xml:space="preserve"> </w:t>
            </w:r>
            <w:r w:rsidR="00033338" w:rsidRPr="006A17BA">
              <w:rPr>
                <w:rFonts w:asciiTheme="majorHAnsi" w:hAnsiTheme="majorHAnsi"/>
                <w:color w:val="000000"/>
                <w:sz w:val="20"/>
              </w:rPr>
              <w:t>What are the primary catchment sources of end of catchment particulate nutrient loads?</w:t>
            </w:r>
          </w:p>
        </w:tc>
        <w:tc>
          <w:tcPr>
            <w:tcW w:w="10915" w:type="dxa"/>
            <w:vMerge w:val="restart"/>
            <w:tcBorders>
              <w:top w:val="single" w:sz="4" w:space="0" w:color="auto"/>
              <w:left w:val="nil"/>
              <w:right w:val="nil"/>
            </w:tcBorders>
            <w:shd w:val="clear" w:color="auto" w:fill="auto"/>
          </w:tcPr>
          <w:p w14:paraId="197D5814" w14:textId="05A024D4" w:rsidR="00033338" w:rsidRPr="00B2623D" w:rsidRDefault="00033338" w:rsidP="00033338">
            <w:pPr>
              <w:spacing w:after="0" w:line="240" w:lineRule="auto"/>
              <w:rPr>
                <w:rFonts w:asciiTheme="majorHAnsi" w:eastAsia="Times New Roman" w:hAnsiTheme="majorHAnsi" w:cstheme="majorHAnsi"/>
                <w:color w:val="000000"/>
                <w:sz w:val="20"/>
                <w:szCs w:val="20"/>
                <w:lang w:eastAsia="en-AU"/>
              </w:rPr>
            </w:pPr>
            <w:r w:rsidRPr="00B2623D">
              <w:rPr>
                <w:rFonts w:asciiTheme="majorHAnsi" w:eastAsia="Times New Roman" w:hAnsiTheme="majorHAnsi" w:cstheme="majorHAnsi"/>
                <w:color w:val="000000"/>
                <w:sz w:val="20"/>
                <w:szCs w:val="20"/>
                <w:lang w:eastAsia="en-AU"/>
              </w:rPr>
              <w:t>Greater understanding of bioavailable particulate nutrient source</w:t>
            </w:r>
            <w:r>
              <w:rPr>
                <w:rFonts w:asciiTheme="majorHAnsi" w:eastAsia="Times New Roman" w:hAnsiTheme="majorHAnsi" w:cstheme="majorHAnsi"/>
                <w:color w:val="000000"/>
                <w:sz w:val="20"/>
                <w:szCs w:val="20"/>
                <w:lang w:eastAsia="en-AU"/>
              </w:rPr>
              <w:t>s</w:t>
            </w:r>
            <w:r w:rsidRPr="00B2623D">
              <w:rPr>
                <w:rFonts w:asciiTheme="majorHAnsi" w:eastAsia="Times New Roman" w:hAnsiTheme="majorHAnsi" w:cstheme="majorHAnsi"/>
                <w:color w:val="000000"/>
                <w:sz w:val="20"/>
                <w:szCs w:val="20"/>
                <w:lang w:eastAsia="en-AU"/>
              </w:rPr>
              <w:t xml:space="preserve"> in the catchment to optimise the benefits of management interventions (i.e. reduce fine sediment and bioavailable particulate nutrients collectively). This will require:</w:t>
            </w:r>
          </w:p>
          <w:p w14:paraId="78A8C8C9" w14:textId="77777777" w:rsidR="00033338" w:rsidRPr="00B2623D" w:rsidRDefault="00033338" w:rsidP="00E64B0B">
            <w:pPr>
              <w:pStyle w:val="ListParagraph"/>
              <w:numPr>
                <w:ilvl w:val="0"/>
                <w:numId w:val="11"/>
              </w:numPr>
              <w:spacing w:after="0" w:line="240" w:lineRule="auto"/>
              <w:ind w:left="142" w:hanging="142"/>
              <w:rPr>
                <w:rFonts w:asciiTheme="majorHAnsi" w:eastAsia="Times New Roman" w:hAnsiTheme="majorHAnsi" w:cstheme="majorHAnsi"/>
                <w:color w:val="000000"/>
                <w:sz w:val="20"/>
                <w:szCs w:val="20"/>
                <w:lang w:eastAsia="en-AU"/>
              </w:rPr>
            </w:pPr>
            <w:r w:rsidRPr="00B2623D">
              <w:rPr>
                <w:rFonts w:asciiTheme="majorHAnsi" w:eastAsia="Times New Roman" w:hAnsiTheme="majorHAnsi" w:cstheme="majorHAnsi"/>
                <w:color w:val="000000"/>
                <w:sz w:val="20"/>
                <w:szCs w:val="20"/>
                <w:lang w:eastAsia="en-AU"/>
              </w:rPr>
              <w:t>Specific studies to understand the generation of bioavailable particulate nutrients under different land management conditions, specifically for hillslope erosion. Focus catchments could include continuation of the current efforts in the Johnstone and Bowen/Burdekin catchments, plus addition of the Olive Pascoe basin for end of system and native paddock scale sites.</w:t>
            </w:r>
          </w:p>
          <w:p w14:paraId="7E2BB8D5" w14:textId="77777777" w:rsidR="00033338" w:rsidRPr="00B2623D" w:rsidRDefault="00033338" w:rsidP="00E64B0B">
            <w:pPr>
              <w:pStyle w:val="ListParagraph"/>
              <w:numPr>
                <w:ilvl w:val="0"/>
                <w:numId w:val="11"/>
              </w:numPr>
              <w:spacing w:after="0" w:line="240" w:lineRule="auto"/>
              <w:ind w:left="142" w:hanging="142"/>
              <w:rPr>
                <w:rFonts w:asciiTheme="majorHAnsi" w:eastAsia="Times New Roman" w:hAnsiTheme="majorHAnsi" w:cstheme="majorHAnsi"/>
                <w:color w:val="000000"/>
                <w:sz w:val="20"/>
                <w:szCs w:val="20"/>
                <w:lang w:eastAsia="en-AU"/>
              </w:rPr>
            </w:pPr>
            <w:r w:rsidRPr="00B2623D">
              <w:rPr>
                <w:rFonts w:asciiTheme="majorHAnsi" w:eastAsia="Times New Roman" w:hAnsiTheme="majorHAnsi" w:cstheme="majorHAnsi"/>
                <w:color w:val="000000"/>
                <w:sz w:val="20"/>
                <w:szCs w:val="20"/>
                <w:lang w:eastAsia="en-AU"/>
              </w:rPr>
              <w:t xml:space="preserve">Monitor and calibrate DIN reduction from erosion management. This needs to be carried out to cover different erosion management techniques for comparison, different soil types and at least until a stable state has been achieved (could be &gt;10 years for gully rehabilitation works) including paddock scale, monitoring of rehabilitation projects and end of system sites. </w:t>
            </w:r>
          </w:p>
          <w:p w14:paraId="6E5EC048" w14:textId="77777777" w:rsidR="00033338" w:rsidRPr="00B2623D" w:rsidRDefault="00033338" w:rsidP="00E64B0B">
            <w:pPr>
              <w:pStyle w:val="ListParagraph"/>
              <w:numPr>
                <w:ilvl w:val="0"/>
                <w:numId w:val="11"/>
              </w:numPr>
              <w:spacing w:after="0" w:line="240" w:lineRule="auto"/>
              <w:ind w:left="142" w:hanging="142"/>
              <w:rPr>
                <w:rFonts w:asciiTheme="majorHAnsi" w:eastAsia="Times New Roman" w:hAnsiTheme="majorHAnsi" w:cstheme="majorHAnsi"/>
                <w:color w:val="000000"/>
                <w:sz w:val="20"/>
                <w:szCs w:val="20"/>
                <w:lang w:eastAsia="en-AU"/>
              </w:rPr>
            </w:pPr>
            <w:r w:rsidRPr="00B2623D">
              <w:rPr>
                <w:rFonts w:asciiTheme="majorHAnsi" w:eastAsia="Times New Roman" w:hAnsiTheme="majorHAnsi" w:cstheme="majorHAnsi"/>
                <w:color w:val="000000"/>
                <w:sz w:val="20"/>
                <w:szCs w:val="20"/>
                <w:lang w:eastAsia="en-AU"/>
              </w:rPr>
              <w:t>Greater confidence in the knowledge of pre-development sources (reference conditions) linked to soil types, land use and erosion processes through establishment of a catchment to marine monitoring program in a relatively pristine area such as the Olive Pascoe Basins, based on the design of the NESP Project 2.1.5 design. Tracing and dating in end of system/receiving water sediment cores could also be used to examine shifts in sources and nutrient regimes.</w:t>
            </w:r>
          </w:p>
          <w:p w14:paraId="44038291" w14:textId="77777777" w:rsidR="00033338" w:rsidRPr="00B2623D" w:rsidRDefault="00033338" w:rsidP="00E64B0B">
            <w:pPr>
              <w:pStyle w:val="ListParagraph"/>
              <w:numPr>
                <w:ilvl w:val="0"/>
                <w:numId w:val="11"/>
              </w:numPr>
              <w:spacing w:after="0" w:line="240" w:lineRule="auto"/>
              <w:ind w:left="142" w:hanging="142"/>
              <w:rPr>
                <w:rFonts w:asciiTheme="majorHAnsi" w:eastAsia="Times New Roman" w:hAnsiTheme="majorHAnsi" w:cstheme="majorHAnsi"/>
                <w:color w:val="000000"/>
                <w:sz w:val="20"/>
                <w:szCs w:val="20"/>
                <w:lang w:eastAsia="en-AU"/>
              </w:rPr>
            </w:pPr>
            <w:r w:rsidRPr="00B2623D">
              <w:rPr>
                <w:rFonts w:asciiTheme="majorHAnsi" w:eastAsia="Times New Roman" w:hAnsiTheme="majorHAnsi" w:cstheme="majorHAnsi"/>
                <w:color w:val="000000"/>
                <w:sz w:val="20"/>
                <w:szCs w:val="20"/>
                <w:lang w:eastAsia="en-AU"/>
              </w:rPr>
              <w:lastRenderedPageBreak/>
              <w:t>Assessment of existing knowledge of the sources of bioavailable nutrients in the context of particle size (‘clean and dirty’ sediment) to select areas where there is likely to be fine sediment and potentially bioavailable nutrient benefits (overlay maps) from erosion management. Use this to assess potential sources of ‘ecologically relevant’ fine sediment (organic matter and flocs) (depending on whether they stay in that form in transport).</w:t>
            </w:r>
          </w:p>
          <w:p w14:paraId="55B4CA9E" w14:textId="77777777" w:rsidR="00033338" w:rsidRPr="00B2623D" w:rsidRDefault="00033338" w:rsidP="00E64B0B">
            <w:pPr>
              <w:pStyle w:val="ListParagraph"/>
              <w:numPr>
                <w:ilvl w:val="0"/>
                <w:numId w:val="11"/>
              </w:numPr>
              <w:spacing w:after="0" w:line="240" w:lineRule="auto"/>
              <w:ind w:left="142" w:hanging="142"/>
              <w:rPr>
                <w:rFonts w:asciiTheme="majorHAnsi" w:eastAsia="Times New Roman" w:hAnsiTheme="majorHAnsi" w:cstheme="majorHAnsi"/>
                <w:color w:val="000000"/>
                <w:sz w:val="20"/>
                <w:szCs w:val="20"/>
                <w:lang w:eastAsia="en-AU"/>
              </w:rPr>
            </w:pPr>
            <w:r w:rsidRPr="00B2623D">
              <w:rPr>
                <w:rFonts w:asciiTheme="majorHAnsi" w:eastAsia="Times New Roman" w:hAnsiTheme="majorHAnsi" w:cstheme="majorHAnsi"/>
                <w:color w:val="000000"/>
                <w:sz w:val="20"/>
                <w:szCs w:val="20"/>
                <w:lang w:eastAsia="en-AU"/>
              </w:rPr>
              <w:t>Identify areas for priority soil mapping and ground truthing. This needs to be supported by improved methods for capturing and measuring particle size distributions (and ensure comparable datasets).</w:t>
            </w:r>
          </w:p>
          <w:p w14:paraId="13CDF65A" w14:textId="77777777" w:rsidR="00033338" w:rsidRPr="00B2623D" w:rsidRDefault="00033338" w:rsidP="008E5F30">
            <w:pPr>
              <w:pStyle w:val="ListParagraph"/>
              <w:numPr>
                <w:ilvl w:val="0"/>
                <w:numId w:val="11"/>
              </w:numPr>
              <w:spacing w:after="0" w:line="240" w:lineRule="auto"/>
              <w:ind w:left="142" w:hanging="142"/>
              <w:rPr>
                <w:rFonts w:asciiTheme="majorHAnsi" w:eastAsia="Times New Roman" w:hAnsiTheme="majorHAnsi" w:cstheme="majorHAnsi"/>
                <w:color w:val="000000"/>
                <w:sz w:val="20"/>
                <w:szCs w:val="20"/>
                <w:lang w:eastAsia="en-AU"/>
              </w:rPr>
              <w:pPrChange w:id="110" w:author="SMITH Rachael" w:date="2018-07-03T15:21:00Z">
                <w:pPr>
                  <w:pStyle w:val="ListParagraph"/>
                  <w:numPr>
                    <w:numId w:val="11"/>
                  </w:numPr>
                  <w:spacing w:after="0" w:line="240" w:lineRule="auto"/>
                  <w:ind w:left="142" w:hanging="142"/>
                </w:pPr>
              </w:pPrChange>
            </w:pPr>
            <w:r w:rsidRPr="00B2623D">
              <w:rPr>
                <w:rFonts w:asciiTheme="majorHAnsi" w:eastAsia="Times New Roman" w:hAnsiTheme="majorHAnsi" w:cstheme="majorHAnsi"/>
                <w:color w:val="000000"/>
                <w:sz w:val="20"/>
                <w:szCs w:val="20"/>
                <w:lang w:eastAsia="en-AU"/>
              </w:rPr>
              <w:t xml:space="preserve">Acquisition of higher resolution soils data (initially water dispersible silt and clay, POC, PN, PP, adsorbed ammonium, SOC, SON, DRP). To be verified with development of pedo-transfer functions as part of RP178a) and classification of soils (disaggregate into finer scale) to provide better estimate of bioavailable nutrient delivery in the models. </w:t>
            </w:r>
          </w:p>
          <w:p w14:paraId="4D93D366" w14:textId="010DA0EF" w:rsidR="00033338" w:rsidRPr="00033338" w:rsidRDefault="00033338" w:rsidP="008E5F30">
            <w:pPr>
              <w:pStyle w:val="ListParagraph"/>
              <w:numPr>
                <w:ilvl w:val="0"/>
                <w:numId w:val="11"/>
              </w:numPr>
              <w:spacing w:after="0" w:line="240" w:lineRule="auto"/>
              <w:ind w:left="142" w:hanging="142"/>
              <w:rPr>
                <w:rFonts w:asciiTheme="majorHAnsi" w:eastAsia="Times New Roman" w:hAnsiTheme="majorHAnsi" w:cstheme="majorHAnsi"/>
                <w:color w:val="000000"/>
                <w:sz w:val="20"/>
                <w:szCs w:val="20"/>
                <w:lang w:eastAsia="en-AU"/>
              </w:rPr>
              <w:pPrChange w:id="111" w:author="SMITH Rachael" w:date="2018-07-03T15:21:00Z">
                <w:pPr>
                  <w:pStyle w:val="ListParagraph"/>
                  <w:numPr>
                    <w:numId w:val="11"/>
                  </w:numPr>
                  <w:spacing w:after="0" w:line="240" w:lineRule="auto"/>
                  <w:ind w:left="142" w:hanging="142"/>
                </w:pPr>
              </w:pPrChange>
            </w:pPr>
            <w:r w:rsidRPr="00B2623D">
              <w:rPr>
                <w:rFonts w:asciiTheme="majorHAnsi" w:eastAsia="Times New Roman" w:hAnsiTheme="majorHAnsi" w:cstheme="majorHAnsi"/>
                <w:color w:val="000000"/>
                <w:sz w:val="20"/>
                <w:szCs w:val="20"/>
                <w:lang w:eastAsia="en-AU"/>
              </w:rPr>
              <w:t>Assessment of the effect of mill mud/mud ash application on bioavailable P forms at block (runoff/deep drainage) and catchment scale.</w:t>
            </w:r>
          </w:p>
        </w:tc>
      </w:tr>
      <w:tr w:rsidR="00033338" w:rsidRPr="002A12DE" w14:paraId="3817C7C6" w14:textId="77777777" w:rsidTr="008E5F30">
        <w:tblPrEx>
          <w:tblW w:w="13862" w:type="dxa"/>
          <w:tblPrExChange w:id="112" w:author="SMITH Rachael" w:date="2018-07-03T15:21:00Z">
            <w:tblPrEx>
              <w:tblW w:w="13862" w:type="dxa"/>
            </w:tblPrEx>
          </w:tblPrExChange>
        </w:tblPrEx>
        <w:trPr>
          <w:trHeight w:val="1275"/>
          <w:trPrChange w:id="113" w:author="SMITH Rachael" w:date="2018-07-03T15:21:00Z">
            <w:trPr>
              <w:trHeight w:val="1275"/>
            </w:trPr>
          </w:trPrChange>
        </w:trPr>
        <w:tc>
          <w:tcPr>
            <w:tcW w:w="2947" w:type="dxa"/>
            <w:tcBorders>
              <w:top w:val="single" w:sz="4" w:space="0" w:color="auto"/>
              <w:left w:val="single" w:sz="24" w:space="0" w:color="ED7D31" w:themeColor="accent2"/>
              <w:right w:val="nil"/>
            </w:tcBorders>
            <w:shd w:val="clear" w:color="auto" w:fill="auto"/>
            <w:hideMark/>
            <w:tcPrChange w:id="114" w:author="SMITH Rachael" w:date="2018-07-03T15:21:00Z">
              <w:tcPr>
                <w:tcW w:w="2947" w:type="dxa"/>
                <w:tcBorders>
                  <w:top w:val="single" w:sz="4" w:space="0" w:color="auto"/>
                  <w:left w:val="single" w:sz="24" w:space="0" w:color="ED7D31" w:themeColor="accent2"/>
                  <w:bottom w:val="single" w:sz="4" w:space="0" w:color="auto"/>
                  <w:right w:val="nil"/>
                </w:tcBorders>
                <w:shd w:val="clear" w:color="auto" w:fill="auto"/>
                <w:hideMark/>
              </w:tcPr>
            </w:tcPrChange>
          </w:tcPr>
          <w:p w14:paraId="4A523C45" w14:textId="399A2569" w:rsidR="00033338" w:rsidRPr="006A17BA" w:rsidRDefault="001D2F63" w:rsidP="006A17BA">
            <w:pPr>
              <w:spacing w:before="60" w:after="60" w:line="240" w:lineRule="auto"/>
              <w:rPr>
                <w:rFonts w:asciiTheme="majorHAnsi" w:hAnsiTheme="majorHAnsi"/>
                <w:color w:val="000000"/>
                <w:sz w:val="20"/>
              </w:rPr>
            </w:pPr>
            <w:r w:rsidRPr="001D2F63">
              <w:rPr>
                <w:rFonts w:asciiTheme="majorHAnsi" w:hAnsiTheme="majorHAnsi"/>
                <w:b/>
                <w:color w:val="000000"/>
                <w:sz w:val="20"/>
              </w:rPr>
              <w:t>PN.4</w:t>
            </w:r>
            <w:r>
              <w:rPr>
                <w:rFonts w:asciiTheme="majorHAnsi" w:hAnsiTheme="majorHAnsi"/>
                <w:color w:val="000000"/>
                <w:sz w:val="20"/>
              </w:rPr>
              <w:t xml:space="preserve"> </w:t>
            </w:r>
            <w:r w:rsidR="00033338" w:rsidRPr="006A17BA">
              <w:rPr>
                <w:rFonts w:asciiTheme="majorHAnsi" w:hAnsiTheme="majorHAnsi"/>
                <w:color w:val="000000"/>
                <w:sz w:val="20"/>
              </w:rPr>
              <w:t>What contribution of the end of catchment particulate nutrient load comes from landscape erosion, including surface (hillslope erosion) and sub-surface erosion (gullies and streambanks)?</w:t>
            </w:r>
          </w:p>
        </w:tc>
        <w:tc>
          <w:tcPr>
            <w:tcW w:w="10915" w:type="dxa"/>
            <w:vMerge/>
            <w:tcBorders>
              <w:left w:val="nil"/>
              <w:right w:val="nil"/>
            </w:tcBorders>
            <w:shd w:val="clear" w:color="auto" w:fill="auto"/>
            <w:noWrap/>
            <w:tcPrChange w:id="115" w:author="SMITH Rachael" w:date="2018-07-03T15:21:00Z">
              <w:tcPr>
                <w:tcW w:w="10915" w:type="dxa"/>
                <w:vMerge/>
                <w:tcBorders>
                  <w:left w:val="nil"/>
                  <w:bottom w:val="single" w:sz="4" w:space="0" w:color="auto"/>
                  <w:right w:val="nil"/>
                </w:tcBorders>
                <w:shd w:val="clear" w:color="auto" w:fill="auto"/>
                <w:noWrap/>
              </w:tcPr>
            </w:tcPrChange>
          </w:tcPr>
          <w:p w14:paraId="4FDEF988" w14:textId="77777777" w:rsidR="00033338" w:rsidRPr="0024260D" w:rsidRDefault="00033338" w:rsidP="00E64B0B">
            <w:pPr>
              <w:pStyle w:val="ListParagraph"/>
              <w:numPr>
                <w:ilvl w:val="0"/>
                <w:numId w:val="11"/>
              </w:numPr>
              <w:spacing w:after="0" w:line="240" w:lineRule="auto"/>
              <w:rPr>
                <w:rFonts w:asciiTheme="majorHAnsi" w:eastAsia="Times New Roman" w:hAnsiTheme="majorHAnsi" w:cstheme="majorHAnsi"/>
                <w:color w:val="000000"/>
                <w:sz w:val="20"/>
                <w:szCs w:val="20"/>
                <w:highlight w:val="yellow"/>
                <w:lang w:eastAsia="en-AU"/>
              </w:rPr>
            </w:pPr>
          </w:p>
        </w:tc>
      </w:tr>
    </w:tbl>
    <w:p w14:paraId="6D1D98E9" w14:textId="0CCF0457" w:rsidR="00011AEB" w:rsidRDefault="00011AEB" w:rsidP="005763A8">
      <w:bookmarkStart w:id="116" w:name="_crown-of-thorns_starfish_."/>
      <w:bookmarkStart w:id="117" w:name="_Pesticide_and_Other"/>
      <w:bookmarkStart w:id="118" w:name="_Toc517797046"/>
      <w:bookmarkStart w:id="119" w:name="_Toc517872840"/>
      <w:bookmarkEnd w:id="116"/>
      <w:bookmarkEnd w:id="117"/>
      <w:r>
        <w:rPr>
          <w:noProof/>
          <w:lang w:eastAsia="en-AU"/>
        </w:rPr>
        <mc:AlternateContent>
          <mc:Choice Requires="wps">
            <w:drawing>
              <wp:anchor distT="0" distB="0" distL="114300" distR="114300" simplePos="0" relativeHeight="251761664" behindDoc="0" locked="0" layoutInCell="1" allowOverlap="1" wp14:anchorId="42DF5CAE" wp14:editId="7A562DE9">
                <wp:simplePos x="0" y="0"/>
                <wp:positionH relativeFrom="column">
                  <wp:posOffset>7041515</wp:posOffset>
                </wp:positionH>
                <wp:positionV relativeFrom="paragraph">
                  <wp:posOffset>65614</wp:posOffset>
                </wp:positionV>
                <wp:extent cx="1763395" cy="395605"/>
                <wp:effectExtent l="0" t="0" r="0" b="4445"/>
                <wp:wrapSquare wrapText="bothSides"/>
                <wp:docPr id="303" name="Text Box 303"/>
                <wp:cNvGraphicFramePr/>
                <a:graphic xmlns:a="http://schemas.openxmlformats.org/drawingml/2006/main">
                  <a:graphicData uri="http://schemas.microsoft.com/office/word/2010/wordprocessingShape">
                    <wps:wsp>
                      <wps:cNvSpPr txBox="1"/>
                      <wps:spPr>
                        <a:xfrm>
                          <a:off x="0" y="0"/>
                          <a:ext cx="1763395" cy="395605"/>
                        </a:xfrm>
                        <a:prstGeom prst="rect">
                          <a:avLst/>
                        </a:prstGeom>
                        <a:noFill/>
                        <a:ln w="6350">
                          <a:noFill/>
                        </a:ln>
                      </wps:spPr>
                      <wps:txbx>
                        <w:txbxContent>
                          <w:p w14:paraId="232DBDE7" w14:textId="77777777" w:rsidR="00AD4840" w:rsidRDefault="00AD4840" w:rsidP="00011AEB">
                            <w:pPr>
                              <w:spacing w:after="0"/>
                              <w:jc w:val="right"/>
                              <w:rPr>
                                <w:rStyle w:val="Hyperlink"/>
                                <w:rFonts w:ascii="Century Gothic" w:hAnsi="Century Gothic"/>
                                <w:sz w:val="18"/>
                              </w:rPr>
                            </w:pPr>
                            <w:r>
                              <w:rPr>
                                <w:rFonts w:ascii="Century Gothic" w:hAnsi="Century Gothic"/>
                                <w:sz w:val="18"/>
                              </w:rPr>
                              <w:fldChar w:fldCharType="begin"/>
                            </w:r>
                            <w:r>
                              <w:rPr>
                                <w:rFonts w:ascii="Century Gothic" w:hAnsi="Century Gothic"/>
                                <w:sz w:val="18"/>
                              </w:rPr>
                              <w:instrText xml:space="preserve"> HYPERLINK  \l "_Highest_priority_knowledge" </w:instrText>
                            </w:r>
                            <w:r>
                              <w:rPr>
                                <w:rFonts w:ascii="Century Gothic" w:hAnsi="Century Gothic"/>
                                <w:sz w:val="18"/>
                              </w:rPr>
                              <w:fldChar w:fldCharType="separate"/>
                            </w:r>
                            <w:r w:rsidRPr="00E64B0B">
                              <w:rPr>
                                <w:rStyle w:val="Hyperlink"/>
                                <w:rFonts w:ascii="Century Gothic" w:hAnsi="Century Gothic"/>
                                <w:sz w:val="18"/>
                              </w:rPr>
                              <w:t xml:space="preserve">Back to </w:t>
                            </w:r>
                            <w:r>
                              <w:rPr>
                                <w:rStyle w:val="Hyperlink"/>
                                <w:rFonts w:ascii="Century Gothic" w:hAnsi="Century Gothic"/>
                                <w:sz w:val="18"/>
                              </w:rPr>
                              <w:t>highest priorities</w:t>
                            </w:r>
                          </w:p>
                          <w:p w14:paraId="2CDB081B" w14:textId="09492932" w:rsidR="00AD4840" w:rsidRPr="00E64B0B" w:rsidRDefault="00AD4840" w:rsidP="00011AEB">
                            <w:pPr>
                              <w:spacing w:after="0"/>
                              <w:jc w:val="right"/>
                              <w:rPr>
                                <w:rFonts w:ascii="Century Gothic" w:hAnsi="Century Gothic"/>
                                <w:sz w:val="18"/>
                              </w:rPr>
                            </w:pPr>
                            <w:r>
                              <w:rPr>
                                <w:rFonts w:ascii="Century Gothic" w:hAnsi="Century Gothic"/>
                                <w:sz w:val="18"/>
                              </w:rPr>
                              <w:fldChar w:fldCharType="end"/>
                            </w:r>
                            <w:hyperlink w:anchor="_Pesticides_and_other" w:history="1">
                              <w:r w:rsidRPr="00E64B0B">
                                <w:rPr>
                                  <w:rStyle w:val="Hyperlink"/>
                                  <w:rFonts w:ascii="Century Gothic" w:hAnsi="Century Gothic"/>
                                  <w:sz w:val="18"/>
                                </w:rPr>
                                <w:t xml:space="preserve">Back to </w:t>
                              </w:r>
                              <w:r>
                                <w:rPr>
                                  <w:rStyle w:val="Hyperlink"/>
                                  <w:rFonts w:ascii="Century Gothic" w:hAnsi="Century Gothic"/>
                                  <w:sz w:val="18"/>
                                </w:rPr>
                                <w:t>full list</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2DF5CAE" id="Text Box 303" o:spid="_x0000_s1062" type="#_x0000_t202" style="position:absolute;margin-left:554.45pt;margin-top:5.15pt;width:138.85pt;height:31.15pt;z-index:251761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" filled="f" stroked="f" strokeweight=".5pt">
                <v:textbox>
                  <w:txbxContent>
                    <w:p w14:paraId="232DBDE7" w14:textId="77777777" w:rsidR="00AD4840" w:rsidRDefault="00AD4840" w:rsidP="00011AEB">
                      <w:pPr>
                        <w:spacing w:after="0"/>
                        <w:jc w:val="right"/>
                        <w:rPr>
                          <w:rStyle w:val="Hyperlink"/>
                          <w:rFonts w:ascii="Century Gothic" w:hAnsi="Century Gothic"/>
                          <w:sz w:val="18"/>
                        </w:rPr>
                      </w:pPr>
                      <w:r>
                        <w:rPr>
                          <w:rFonts w:ascii="Century Gothic" w:hAnsi="Century Gothic"/>
                          <w:sz w:val="18"/>
                        </w:rPr>
                        <w:fldChar w:fldCharType="begin"/>
                      </w:r>
                      <w:r>
                        <w:rPr>
                          <w:rFonts w:ascii="Century Gothic" w:hAnsi="Century Gothic"/>
                          <w:sz w:val="18"/>
                        </w:rPr>
                        <w:instrText xml:space="preserve"> HYPERLINK  \l "_Highest_priority_knowledge" </w:instrText>
                      </w:r>
                      <w:r>
                        <w:rPr>
                          <w:rFonts w:ascii="Century Gothic" w:hAnsi="Century Gothic"/>
                          <w:sz w:val="18"/>
                        </w:rPr>
                        <w:fldChar w:fldCharType="separate"/>
                      </w:r>
                      <w:r w:rsidRPr="00E64B0B">
                        <w:rPr>
                          <w:rStyle w:val="Hyperlink"/>
                          <w:rFonts w:ascii="Century Gothic" w:hAnsi="Century Gothic"/>
                          <w:sz w:val="18"/>
                        </w:rPr>
                        <w:t xml:space="preserve">Back to </w:t>
                      </w:r>
                      <w:r>
                        <w:rPr>
                          <w:rStyle w:val="Hyperlink"/>
                          <w:rFonts w:ascii="Century Gothic" w:hAnsi="Century Gothic"/>
                          <w:sz w:val="18"/>
                        </w:rPr>
                        <w:t>highest priorities</w:t>
                      </w:r>
                    </w:p>
                    <w:p w14:paraId="2CDB081B" w14:textId="09492932" w:rsidR="00AD4840" w:rsidRPr="00E64B0B" w:rsidRDefault="00AD4840" w:rsidP="00011AEB">
                      <w:pPr>
                        <w:spacing w:after="0"/>
                        <w:jc w:val="right"/>
                        <w:rPr>
                          <w:rFonts w:ascii="Century Gothic" w:hAnsi="Century Gothic"/>
                          <w:sz w:val="18"/>
                        </w:rPr>
                      </w:pPr>
                      <w:r>
                        <w:rPr>
                          <w:rFonts w:ascii="Century Gothic" w:hAnsi="Century Gothic"/>
                          <w:sz w:val="18"/>
                        </w:rPr>
                        <w:fldChar w:fldCharType="end"/>
                      </w:r>
                      <w:hyperlink w:anchor="_Pesticides_and_other" w:history="1">
                        <w:r w:rsidRPr="00E64B0B">
                          <w:rPr>
                            <w:rStyle w:val="Hyperlink"/>
                            <w:rFonts w:ascii="Century Gothic" w:hAnsi="Century Gothic"/>
                            <w:sz w:val="18"/>
                          </w:rPr>
                          <w:t xml:space="preserve">Back to </w:t>
                        </w:r>
                        <w:r>
                          <w:rPr>
                            <w:rStyle w:val="Hyperlink"/>
                            <w:rFonts w:ascii="Century Gothic" w:hAnsi="Century Gothic"/>
                            <w:sz w:val="18"/>
                          </w:rPr>
                          <w:t>full list</w:t>
                        </w:r>
                      </w:hyperlink>
                    </w:p>
                  </w:txbxContent>
                </v:textbox>
                <w10:wrap type="square"/>
              </v:shape>
            </w:pict>
          </mc:Fallback>
        </mc:AlternateContent>
      </w:r>
    </w:p>
    <w:p w14:paraId="0357C9F4" w14:textId="461E206E" w:rsidR="00887DD4" w:rsidRPr="002A12DE" w:rsidRDefault="00887DD4" w:rsidP="00887DD4">
      <w:pPr>
        <w:pStyle w:val="Heading3"/>
      </w:pPr>
      <w:r w:rsidRPr="002A12DE">
        <w:t xml:space="preserve">Pesticide and Other Pollutants </w:t>
      </w:r>
      <w:r w:rsidR="004765CF">
        <w:t>k</w:t>
      </w:r>
      <w:r w:rsidR="001922C5">
        <w:t xml:space="preserve">nowledge </w:t>
      </w:r>
      <w:r w:rsidR="004765CF">
        <w:t>n</w:t>
      </w:r>
      <w:r w:rsidR="001922C5">
        <w:t>eeds</w:t>
      </w:r>
      <w:bookmarkEnd w:id="118"/>
      <w:bookmarkEnd w:id="119"/>
    </w:p>
    <w:tbl>
      <w:tblPr>
        <w:tblW w:w="4976" w:type="pct"/>
        <w:tblLayout w:type="fixed"/>
        <w:tblLook w:val="04A0" w:firstRow="1" w:lastRow="0" w:firstColumn="1" w:lastColumn="0" w:noHBand="0" w:noVBand="1"/>
      </w:tblPr>
      <w:tblGrid>
        <w:gridCol w:w="2916"/>
        <w:gridCol w:w="10945"/>
      </w:tblGrid>
      <w:tr w:rsidR="006A17BA" w:rsidRPr="006A17BA" w14:paraId="47F873F3" w14:textId="77777777" w:rsidTr="002E6FBD">
        <w:trPr>
          <w:cantSplit/>
          <w:trHeight w:val="250"/>
          <w:tblHeader/>
        </w:trPr>
        <w:tc>
          <w:tcPr>
            <w:tcW w:w="1052" w:type="pct"/>
            <w:tcBorders>
              <w:top w:val="single" w:sz="4" w:space="0" w:color="auto"/>
              <w:left w:val="single" w:sz="24" w:space="0" w:color="44546A" w:themeColor="text2"/>
              <w:bottom w:val="double" w:sz="4" w:space="0" w:color="auto"/>
              <w:right w:val="nil"/>
            </w:tcBorders>
            <w:shd w:val="clear" w:color="auto" w:fill="E7E6E6" w:themeFill="background2"/>
            <w:noWrap/>
            <w:hideMark/>
          </w:tcPr>
          <w:p w14:paraId="33DC4480" w14:textId="625B9DDE" w:rsidR="00033338" w:rsidRPr="006A17BA" w:rsidRDefault="006A17BA" w:rsidP="006A17BA">
            <w:pPr>
              <w:spacing w:before="120" w:after="120" w:line="240" w:lineRule="auto"/>
              <w:rPr>
                <w:rFonts w:asciiTheme="majorHAnsi" w:eastAsia="Times New Roman" w:hAnsiTheme="majorHAnsi" w:cstheme="majorHAnsi"/>
                <w:b/>
                <w:bCs/>
                <w:szCs w:val="20"/>
                <w:lang w:eastAsia="en-AU"/>
              </w:rPr>
            </w:pPr>
            <w:r>
              <w:rPr>
                <w:rFonts w:asciiTheme="majorHAnsi" w:eastAsia="Times New Roman" w:hAnsiTheme="majorHAnsi" w:cstheme="majorHAnsi"/>
                <w:b/>
                <w:bCs/>
                <w:szCs w:val="20"/>
                <w:lang w:eastAsia="en-AU"/>
              </w:rPr>
              <w:t>Pesticide and other pollutants k</w:t>
            </w:r>
            <w:r w:rsidR="00033338" w:rsidRPr="006A17BA">
              <w:rPr>
                <w:rFonts w:asciiTheme="majorHAnsi" w:eastAsia="Times New Roman" w:hAnsiTheme="majorHAnsi" w:cstheme="majorHAnsi"/>
                <w:b/>
                <w:bCs/>
                <w:szCs w:val="20"/>
                <w:lang w:eastAsia="en-AU"/>
              </w:rPr>
              <w:t>nowledge need</w:t>
            </w:r>
            <w:r>
              <w:rPr>
                <w:rFonts w:asciiTheme="majorHAnsi" w:eastAsia="Times New Roman" w:hAnsiTheme="majorHAnsi" w:cstheme="majorHAnsi"/>
                <w:b/>
                <w:bCs/>
                <w:szCs w:val="20"/>
                <w:lang w:eastAsia="en-AU"/>
              </w:rPr>
              <w:t>s</w:t>
            </w:r>
          </w:p>
        </w:tc>
        <w:tc>
          <w:tcPr>
            <w:tcW w:w="3948" w:type="pct"/>
            <w:tcBorders>
              <w:top w:val="single" w:sz="4" w:space="0" w:color="auto"/>
              <w:left w:val="nil"/>
              <w:bottom w:val="double" w:sz="4" w:space="0" w:color="auto"/>
              <w:right w:val="nil"/>
            </w:tcBorders>
            <w:shd w:val="clear" w:color="auto" w:fill="E7E6E6" w:themeFill="background2"/>
            <w:noWrap/>
            <w:hideMark/>
          </w:tcPr>
          <w:p w14:paraId="243CB500" w14:textId="76CC765B" w:rsidR="00033338" w:rsidRPr="006A17BA" w:rsidRDefault="006A17BA" w:rsidP="006A17BA">
            <w:pPr>
              <w:spacing w:before="120" w:after="120" w:line="240" w:lineRule="auto"/>
              <w:jc w:val="center"/>
              <w:rPr>
                <w:rFonts w:asciiTheme="majorHAnsi" w:eastAsia="Times New Roman" w:hAnsiTheme="majorHAnsi" w:cstheme="majorHAnsi"/>
                <w:b/>
                <w:bCs/>
                <w:szCs w:val="20"/>
                <w:lang w:eastAsia="en-AU"/>
              </w:rPr>
            </w:pPr>
            <w:r w:rsidRPr="006A17BA">
              <w:rPr>
                <w:rFonts w:ascii="Calibri" w:eastAsia="Times New Roman" w:hAnsi="Calibri" w:cs="Times New Roman"/>
                <w:b/>
                <w:bCs/>
                <w:lang w:eastAsia="en-AU"/>
              </w:rPr>
              <w:t>Contextual information and specific knowledge needs</w:t>
            </w:r>
          </w:p>
        </w:tc>
      </w:tr>
      <w:tr w:rsidR="00033338" w:rsidRPr="002A12DE" w14:paraId="66E298B7" w14:textId="77777777" w:rsidTr="006A17BA">
        <w:trPr>
          <w:cantSplit/>
          <w:trHeight w:val="1323"/>
        </w:trPr>
        <w:tc>
          <w:tcPr>
            <w:tcW w:w="1052" w:type="pct"/>
            <w:tcBorders>
              <w:top w:val="double" w:sz="4" w:space="0" w:color="auto"/>
              <w:left w:val="single" w:sz="24" w:space="0" w:color="C00000"/>
              <w:bottom w:val="single" w:sz="4" w:space="0" w:color="auto"/>
              <w:right w:val="nil"/>
            </w:tcBorders>
            <w:shd w:val="clear" w:color="auto" w:fill="auto"/>
            <w:hideMark/>
          </w:tcPr>
          <w:p w14:paraId="0AFF2D6F" w14:textId="3D856957" w:rsidR="00033338" w:rsidRPr="006A17BA" w:rsidRDefault="001D2F63" w:rsidP="006A17BA">
            <w:pPr>
              <w:spacing w:before="60" w:after="60" w:line="240" w:lineRule="auto"/>
              <w:rPr>
                <w:rFonts w:asciiTheme="majorHAnsi" w:eastAsia="Times New Roman" w:hAnsiTheme="majorHAnsi" w:cstheme="majorHAnsi"/>
                <w:color w:val="000000"/>
                <w:sz w:val="20"/>
                <w:szCs w:val="20"/>
                <w:lang w:eastAsia="en-AU"/>
              </w:rPr>
            </w:pPr>
            <w:r w:rsidRPr="001D2F63">
              <w:rPr>
                <w:rFonts w:asciiTheme="majorHAnsi" w:eastAsia="Times New Roman" w:hAnsiTheme="majorHAnsi" w:cstheme="majorHAnsi"/>
                <w:b/>
                <w:bCs/>
                <w:color w:val="000000"/>
                <w:sz w:val="20"/>
                <w:szCs w:val="20"/>
                <w:lang w:eastAsia="en-AU"/>
              </w:rPr>
              <w:t>PP.1</w:t>
            </w:r>
            <w:r>
              <w:rPr>
                <w:rFonts w:asciiTheme="majorHAnsi" w:eastAsia="Times New Roman" w:hAnsiTheme="majorHAnsi" w:cstheme="majorHAnsi"/>
                <w:bCs/>
                <w:color w:val="000000"/>
                <w:sz w:val="20"/>
                <w:szCs w:val="20"/>
                <w:lang w:eastAsia="en-AU"/>
              </w:rPr>
              <w:t xml:space="preserve"> </w:t>
            </w:r>
            <w:r w:rsidR="00033338" w:rsidRPr="006A17BA">
              <w:rPr>
                <w:rFonts w:asciiTheme="majorHAnsi" w:eastAsia="Times New Roman" w:hAnsiTheme="majorHAnsi" w:cstheme="majorHAnsi"/>
                <w:bCs/>
                <w:color w:val="000000"/>
                <w:sz w:val="20"/>
                <w:szCs w:val="20"/>
                <w:lang w:eastAsia="en-AU"/>
              </w:rPr>
              <w:t xml:space="preserve">Knowledge, data and tools to underpin a Pesticide Decision Support Tool. </w:t>
            </w:r>
          </w:p>
        </w:tc>
        <w:tc>
          <w:tcPr>
            <w:tcW w:w="3948" w:type="pct"/>
            <w:tcBorders>
              <w:top w:val="double" w:sz="4" w:space="0" w:color="auto"/>
              <w:left w:val="nil"/>
              <w:bottom w:val="single" w:sz="4" w:space="0" w:color="auto"/>
              <w:right w:val="nil"/>
            </w:tcBorders>
            <w:shd w:val="clear" w:color="auto" w:fill="auto"/>
            <w:hideMark/>
          </w:tcPr>
          <w:p w14:paraId="7A7EA08F" w14:textId="77777777" w:rsidR="00033338" w:rsidRPr="002A12DE" w:rsidRDefault="00033338" w:rsidP="00E64B0B">
            <w:pPr>
              <w:pStyle w:val="ListParagraph"/>
              <w:numPr>
                <w:ilvl w:val="0"/>
                <w:numId w:val="11"/>
              </w:numPr>
              <w:spacing w:after="0" w:line="240" w:lineRule="auto"/>
              <w:ind w:left="142" w:hanging="142"/>
              <w:rPr>
                <w:rFonts w:asciiTheme="majorHAnsi" w:eastAsia="Times New Roman" w:hAnsiTheme="majorHAnsi" w:cstheme="majorHAnsi"/>
                <w:color w:val="000000"/>
                <w:sz w:val="20"/>
                <w:szCs w:val="20"/>
                <w:lang w:eastAsia="en-AU"/>
              </w:rPr>
            </w:pPr>
            <w:r w:rsidRPr="002A12DE">
              <w:rPr>
                <w:rFonts w:asciiTheme="majorHAnsi" w:eastAsia="Times New Roman" w:hAnsiTheme="majorHAnsi" w:cstheme="majorHAnsi"/>
                <w:color w:val="000000"/>
                <w:sz w:val="20"/>
                <w:szCs w:val="20"/>
                <w:lang w:eastAsia="en-AU"/>
              </w:rPr>
              <w:t>Research to underpin a decision support tool</w:t>
            </w:r>
            <w:r w:rsidRPr="002A12DE">
              <w:rPr>
                <w:rFonts w:asciiTheme="majorHAnsi" w:eastAsia="Times New Roman" w:hAnsiTheme="majorHAnsi" w:cstheme="majorHAnsi"/>
                <w:color w:val="000000"/>
                <w:sz w:val="20"/>
                <w:szCs w:val="20"/>
                <w:lang w:eastAsia="en-AU"/>
              </w:rPr>
              <w:br/>
              <w:t>- What is the transport and fate of pesticides not examined yet including mobility (run-off potential) under different site conditions (e.g. soil type and cover); in groundwater; half-lives; bound phase.</w:t>
            </w:r>
            <w:r w:rsidRPr="002A12DE">
              <w:rPr>
                <w:rFonts w:asciiTheme="majorHAnsi" w:eastAsia="Times New Roman" w:hAnsiTheme="majorHAnsi" w:cstheme="majorHAnsi"/>
                <w:color w:val="000000"/>
                <w:sz w:val="20"/>
                <w:szCs w:val="20"/>
                <w:lang w:eastAsia="en-AU"/>
              </w:rPr>
              <w:br/>
              <w:t>- What is the ecotoxicity of pesticides and pesticide metabolites without a guideline value*?</w:t>
            </w:r>
            <w:r w:rsidRPr="002A12DE">
              <w:rPr>
                <w:rFonts w:asciiTheme="majorHAnsi" w:eastAsia="Times New Roman" w:hAnsiTheme="majorHAnsi" w:cstheme="majorHAnsi"/>
                <w:color w:val="000000"/>
                <w:sz w:val="20"/>
                <w:szCs w:val="20"/>
                <w:lang w:eastAsia="en-AU"/>
              </w:rPr>
              <w:br/>
              <w:t>*published default and draft guideline values</w:t>
            </w:r>
          </w:p>
        </w:tc>
      </w:tr>
      <w:tr w:rsidR="00033338" w:rsidRPr="002A12DE" w14:paraId="6D72ACA3" w14:textId="77777777" w:rsidTr="006A17BA">
        <w:trPr>
          <w:cantSplit/>
          <w:trHeight w:val="1301"/>
        </w:trPr>
        <w:tc>
          <w:tcPr>
            <w:tcW w:w="1052" w:type="pct"/>
            <w:tcBorders>
              <w:top w:val="single" w:sz="4" w:space="0" w:color="auto"/>
              <w:left w:val="single" w:sz="24" w:space="0" w:color="C00000"/>
              <w:bottom w:val="single" w:sz="4" w:space="0" w:color="auto"/>
              <w:right w:val="nil"/>
            </w:tcBorders>
            <w:shd w:val="clear" w:color="auto" w:fill="auto"/>
            <w:hideMark/>
          </w:tcPr>
          <w:p w14:paraId="6F8A4713" w14:textId="4E99F8C8" w:rsidR="00033338" w:rsidRPr="006A17BA" w:rsidRDefault="001D2F63" w:rsidP="006A17BA">
            <w:pPr>
              <w:spacing w:before="60" w:after="60" w:line="240" w:lineRule="auto"/>
              <w:rPr>
                <w:rFonts w:asciiTheme="majorHAnsi" w:eastAsia="Times New Roman" w:hAnsiTheme="majorHAnsi" w:cstheme="majorHAnsi"/>
                <w:bCs/>
                <w:i/>
                <w:color w:val="000000"/>
                <w:sz w:val="20"/>
                <w:szCs w:val="20"/>
                <w:lang w:eastAsia="en-AU"/>
              </w:rPr>
            </w:pPr>
            <w:r w:rsidRPr="001D2F63">
              <w:rPr>
                <w:rFonts w:asciiTheme="majorHAnsi" w:eastAsia="Times New Roman" w:hAnsiTheme="majorHAnsi" w:cstheme="majorHAnsi"/>
                <w:b/>
                <w:bCs/>
                <w:color w:val="000000"/>
                <w:sz w:val="20"/>
                <w:szCs w:val="20"/>
                <w:lang w:eastAsia="en-AU"/>
              </w:rPr>
              <w:t>PP.2</w:t>
            </w:r>
            <w:r>
              <w:rPr>
                <w:rFonts w:asciiTheme="majorHAnsi" w:eastAsia="Times New Roman" w:hAnsiTheme="majorHAnsi" w:cstheme="majorHAnsi"/>
                <w:bCs/>
                <w:color w:val="000000"/>
                <w:sz w:val="20"/>
                <w:szCs w:val="20"/>
                <w:lang w:eastAsia="en-AU"/>
              </w:rPr>
              <w:t xml:space="preserve"> </w:t>
            </w:r>
            <w:r w:rsidR="00033338" w:rsidRPr="006A17BA">
              <w:rPr>
                <w:rFonts w:asciiTheme="majorHAnsi" w:eastAsia="Times New Roman" w:hAnsiTheme="majorHAnsi" w:cstheme="majorHAnsi"/>
                <w:bCs/>
                <w:color w:val="000000"/>
                <w:sz w:val="20"/>
                <w:szCs w:val="20"/>
                <w:lang w:eastAsia="en-AU"/>
              </w:rPr>
              <w:t>What is the ecological risk of pesticides from other (non-sugar cane) land uses, including: horticulture, bananas, grains, grazing?</w:t>
            </w:r>
          </w:p>
        </w:tc>
        <w:tc>
          <w:tcPr>
            <w:tcW w:w="3948" w:type="pct"/>
            <w:tcBorders>
              <w:top w:val="single" w:sz="4" w:space="0" w:color="auto"/>
              <w:left w:val="nil"/>
              <w:bottom w:val="single" w:sz="4" w:space="0" w:color="auto"/>
              <w:right w:val="nil"/>
            </w:tcBorders>
            <w:shd w:val="clear" w:color="auto" w:fill="auto"/>
            <w:hideMark/>
          </w:tcPr>
          <w:p w14:paraId="26D5A6F4" w14:textId="77777777" w:rsidR="00033338" w:rsidRPr="002A12DE" w:rsidRDefault="00033338" w:rsidP="00E64B0B">
            <w:pPr>
              <w:pStyle w:val="ListParagraph"/>
              <w:numPr>
                <w:ilvl w:val="0"/>
                <w:numId w:val="11"/>
              </w:numPr>
              <w:spacing w:after="0" w:line="240" w:lineRule="auto"/>
              <w:ind w:left="142" w:hanging="142"/>
              <w:rPr>
                <w:rFonts w:asciiTheme="majorHAnsi" w:eastAsia="Times New Roman" w:hAnsiTheme="majorHAnsi" w:cstheme="majorHAnsi"/>
                <w:color w:val="000000"/>
                <w:sz w:val="20"/>
                <w:szCs w:val="20"/>
                <w:lang w:eastAsia="en-AU"/>
              </w:rPr>
            </w:pPr>
            <w:r w:rsidRPr="002A12DE">
              <w:rPr>
                <w:rFonts w:asciiTheme="majorHAnsi" w:eastAsia="Times New Roman" w:hAnsiTheme="majorHAnsi" w:cstheme="majorHAnsi"/>
                <w:color w:val="000000"/>
                <w:sz w:val="20"/>
                <w:szCs w:val="20"/>
                <w:lang w:eastAsia="en-AU"/>
              </w:rPr>
              <w:t>Ecosystem exposure to insecticides, fungicides and nematicides:</w:t>
            </w:r>
            <w:r w:rsidRPr="002A12DE">
              <w:rPr>
                <w:rFonts w:asciiTheme="majorHAnsi" w:eastAsia="Times New Roman" w:hAnsiTheme="majorHAnsi" w:cstheme="majorHAnsi"/>
                <w:color w:val="000000"/>
                <w:sz w:val="20"/>
                <w:szCs w:val="20"/>
                <w:lang w:eastAsia="en-AU"/>
              </w:rPr>
              <w:br/>
              <w:t xml:space="preserve">- Which ecosystems are exposed (consider fresh/marine </w:t>
            </w:r>
            <w:r>
              <w:rPr>
                <w:rFonts w:asciiTheme="majorHAnsi" w:eastAsia="Times New Roman" w:hAnsiTheme="majorHAnsi" w:cstheme="majorHAnsi"/>
                <w:color w:val="000000"/>
                <w:sz w:val="20"/>
                <w:szCs w:val="20"/>
                <w:lang w:eastAsia="en-AU"/>
              </w:rPr>
              <w:t xml:space="preserve">and </w:t>
            </w:r>
            <w:r w:rsidRPr="002A12DE">
              <w:rPr>
                <w:rFonts w:asciiTheme="majorHAnsi" w:eastAsia="Times New Roman" w:hAnsiTheme="majorHAnsi" w:cstheme="majorHAnsi"/>
                <w:color w:val="000000"/>
                <w:sz w:val="20"/>
                <w:szCs w:val="20"/>
                <w:lang w:eastAsia="en-AU"/>
              </w:rPr>
              <w:t xml:space="preserve"> also sediment bed/water column)?</w:t>
            </w:r>
            <w:r w:rsidRPr="002A12DE">
              <w:rPr>
                <w:rFonts w:asciiTheme="majorHAnsi" w:eastAsia="Times New Roman" w:hAnsiTheme="majorHAnsi" w:cstheme="majorHAnsi"/>
                <w:color w:val="000000"/>
                <w:sz w:val="20"/>
                <w:szCs w:val="20"/>
                <w:lang w:eastAsia="en-AU"/>
              </w:rPr>
              <w:br/>
              <w:t xml:space="preserve">- What is the frequency of exposure? </w:t>
            </w:r>
            <w:r w:rsidRPr="002A12DE">
              <w:rPr>
                <w:rFonts w:asciiTheme="majorHAnsi" w:eastAsia="Times New Roman" w:hAnsiTheme="majorHAnsi" w:cstheme="majorHAnsi"/>
                <w:color w:val="000000"/>
                <w:sz w:val="20"/>
                <w:szCs w:val="20"/>
                <w:lang w:eastAsia="en-AU"/>
              </w:rPr>
              <w:br/>
              <w:t>- What concentrations occur in ecosystems?</w:t>
            </w:r>
          </w:p>
        </w:tc>
      </w:tr>
      <w:tr w:rsidR="00033338" w:rsidRPr="002A12DE" w14:paraId="1A876C77" w14:textId="77777777" w:rsidTr="006A17BA">
        <w:trPr>
          <w:cantSplit/>
          <w:trHeight w:val="1812"/>
        </w:trPr>
        <w:tc>
          <w:tcPr>
            <w:tcW w:w="1052" w:type="pct"/>
            <w:tcBorders>
              <w:top w:val="single" w:sz="4" w:space="0" w:color="auto"/>
              <w:left w:val="single" w:sz="24" w:space="0" w:color="C00000"/>
              <w:bottom w:val="single" w:sz="4" w:space="0" w:color="auto"/>
              <w:right w:val="nil"/>
            </w:tcBorders>
            <w:shd w:val="clear" w:color="auto" w:fill="auto"/>
            <w:hideMark/>
          </w:tcPr>
          <w:p w14:paraId="7269D9B8" w14:textId="4E06BC7F" w:rsidR="00033338" w:rsidRPr="006A17BA" w:rsidRDefault="001D2F63" w:rsidP="006A17BA">
            <w:pPr>
              <w:spacing w:before="60" w:after="60" w:line="240" w:lineRule="auto"/>
              <w:rPr>
                <w:rFonts w:asciiTheme="majorHAnsi" w:eastAsia="Times New Roman" w:hAnsiTheme="majorHAnsi" w:cstheme="majorHAnsi"/>
                <w:bCs/>
                <w:color w:val="000000"/>
                <w:sz w:val="20"/>
                <w:szCs w:val="20"/>
                <w:lang w:eastAsia="en-AU"/>
              </w:rPr>
            </w:pPr>
            <w:r w:rsidRPr="001D2F63">
              <w:rPr>
                <w:rFonts w:asciiTheme="majorHAnsi" w:eastAsia="Times New Roman" w:hAnsiTheme="majorHAnsi" w:cstheme="majorHAnsi"/>
                <w:b/>
                <w:bCs/>
                <w:color w:val="000000"/>
                <w:sz w:val="20"/>
                <w:szCs w:val="20"/>
                <w:lang w:eastAsia="en-AU"/>
              </w:rPr>
              <w:lastRenderedPageBreak/>
              <w:t>PP.3</w:t>
            </w:r>
            <w:r>
              <w:rPr>
                <w:rFonts w:asciiTheme="majorHAnsi" w:eastAsia="Times New Roman" w:hAnsiTheme="majorHAnsi" w:cstheme="majorHAnsi"/>
                <w:bCs/>
                <w:color w:val="000000"/>
                <w:sz w:val="20"/>
                <w:szCs w:val="20"/>
                <w:lang w:eastAsia="en-AU"/>
              </w:rPr>
              <w:t xml:space="preserve"> </w:t>
            </w:r>
            <w:r w:rsidR="00033338" w:rsidRPr="006A17BA">
              <w:rPr>
                <w:rFonts w:asciiTheme="majorHAnsi" w:eastAsia="Times New Roman" w:hAnsiTheme="majorHAnsi" w:cstheme="majorHAnsi"/>
                <w:bCs/>
                <w:color w:val="000000"/>
                <w:sz w:val="20"/>
                <w:szCs w:val="20"/>
                <w:lang w:eastAsia="en-AU"/>
              </w:rPr>
              <w:t>What are the observed ecological impacts of pesticides on coastal ecosystems, including wetlands?</w:t>
            </w:r>
          </w:p>
        </w:tc>
        <w:tc>
          <w:tcPr>
            <w:tcW w:w="3948" w:type="pct"/>
            <w:tcBorders>
              <w:top w:val="single" w:sz="4" w:space="0" w:color="auto"/>
              <w:left w:val="nil"/>
              <w:bottom w:val="single" w:sz="4" w:space="0" w:color="auto"/>
              <w:right w:val="nil"/>
            </w:tcBorders>
            <w:shd w:val="clear" w:color="auto" w:fill="auto"/>
            <w:hideMark/>
          </w:tcPr>
          <w:p w14:paraId="61D26DF7" w14:textId="77777777" w:rsidR="00033338" w:rsidRDefault="00033338" w:rsidP="00E64B0B">
            <w:pPr>
              <w:pStyle w:val="ListParagraph"/>
              <w:numPr>
                <w:ilvl w:val="0"/>
                <w:numId w:val="11"/>
              </w:numPr>
              <w:spacing w:after="0" w:line="240" w:lineRule="auto"/>
              <w:ind w:left="142" w:hanging="142"/>
              <w:rPr>
                <w:rFonts w:asciiTheme="majorHAnsi" w:eastAsia="Times New Roman" w:hAnsiTheme="majorHAnsi" w:cstheme="majorHAnsi"/>
                <w:color w:val="000000"/>
                <w:sz w:val="20"/>
                <w:szCs w:val="20"/>
                <w:lang w:eastAsia="en-AU"/>
              </w:rPr>
            </w:pPr>
            <w:r w:rsidRPr="002A12DE">
              <w:rPr>
                <w:rFonts w:asciiTheme="majorHAnsi" w:eastAsia="Times New Roman" w:hAnsiTheme="majorHAnsi" w:cstheme="majorHAnsi"/>
                <w:color w:val="000000"/>
                <w:sz w:val="20"/>
                <w:szCs w:val="20"/>
                <w:lang w:eastAsia="en-AU"/>
              </w:rPr>
              <w:t>Pollutant exposure and consequence assessments for coastal a</w:t>
            </w:r>
            <w:r>
              <w:rPr>
                <w:rFonts w:asciiTheme="majorHAnsi" w:eastAsia="Times New Roman" w:hAnsiTheme="majorHAnsi" w:cstheme="majorHAnsi"/>
                <w:color w:val="000000"/>
                <w:sz w:val="20"/>
                <w:szCs w:val="20"/>
                <w:lang w:eastAsia="en-AU"/>
              </w:rPr>
              <w:t xml:space="preserve">quatic ecosystems are limited. </w:t>
            </w:r>
          </w:p>
          <w:p w14:paraId="60D17BF6" w14:textId="77777777" w:rsidR="00033338" w:rsidRDefault="00033338" w:rsidP="00E64B0B">
            <w:pPr>
              <w:pStyle w:val="ListParagraph"/>
              <w:numPr>
                <w:ilvl w:val="0"/>
                <w:numId w:val="11"/>
              </w:numPr>
              <w:spacing w:after="0" w:line="240" w:lineRule="auto"/>
              <w:ind w:left="142" w:hanging="142"/>
              <w:rPr>
                <w:rFonts w:asciiTheme="majorHAnsi" w:eastAsia="Times New Roman" w:hAnsiTheme="majorHAnsi" w:cstheme="majorHAnsi"/>
                <w:color w:val="000000"/>
                <w:sz w:val="20"/>
                <w:szCs w:val="20"/>
                <w:lang w:eastAsia="en-AU"/>
              </w:rPr>
            </w:pPr>
            <w:r w:rsidRPr="002A12DE">
              <w:rPr>
                <w:rFonts w:asciiTheme="majorHAnsi" w:eastAsia="Times New Roman" w:hAnsiTheme="majorHAnsi" w:cstheme="majorHAnsi"/>
                <w:color w:val="000000"/>
                <w:sz w:val="20"/>
                <w:szCs w:val="20"/>
                <w:lang w:eastAsia="en-AU"/>
              </w:rPr>
              <w:t>Field and/or laboratory validation of pesticide impacts in high risk waterways,</w:t>
            </w:r>
            <w:r w:rsidRPr="002A12DE">
              <w:rPr>
                <w:rFonts w:asciiTheme="majorHAnsi" w:eastAsia="Times New Roman" w:hAnsiTheme="majorHAnsi" w:cstheme="majorHAnsi"/>
                <w:color w:val="000000"/>
                <w:sz w:val="20"/>
                <w:szCs w:val="20"/>
                <w:lang w:eastAsia="en-AU"/>
              </w:rPr>
              <w:br/>
              <w:t>e.g. using bioassay te</w:t>
            </w:r>
            <w:r>
              <w:rPr>
                <w:rFonts w:asciiTheme="majorHAnsi" w:eastAsia="Times New Roman" w:hAnsiTheme="majorHAnsi" w:cstheme="majorHAnsi"/>
                <w:color w:val="000000"/>
                <w:sz w:val="20"/>
                <w:szCs w:val="20"/>
                <w:lang w:eastAsia="en-AU"/>
              </w:rPr>
              <w:t>sts, biomarker monitoring molecular tools, omics tools etc.</w:t>
            </w:r>
          </w:p>
          <w:p w14:paraId="5F8D8766" w14:textId="77777777" w:rsidR="00033338" w:rsidRDefault="00033338" w:rsidP="00E64B0B">
            <w:pPr>
              <w:pStyle w:val="ListParagraph"/>
              <w:numPr>
                <w:ilvl w:val="0"/>
                <w:numId w:val="11"/>
              </w:numPr>
              <w:spacing w:after="0" w:line="240" w:lineRule="auto"/>
              <w:ind w:left="142" w:hanging="142"/>
              <w:rPr>
                <w:rFonts w:asciiTheme="majorHAnsi" w:eastAsia="Times New Roman" w:hAnsiTheme="majorHAnsi" w:cstheme="majorHAnsi"/>
                <w:color w:val="000000"/>
                <w:sz w:val="20"/>
                <w:szCs w:val="20"/>
                <w:lang w:eastAsia="en-AU"/>
              </w:rPr>
            </w:pPr>
            <w:r w:rsidRPr="002A12DE">
              <w:rPr>
                <w:rFonts w:asciiTheme="majorHAnsi" w:eastAsia="Times New Roman" w:hAnsiTheme="majorHAnsi" w:cstheme="majorHAnsi"/>
                <w:color w:val="000000"/>
                <w:sz w:val="20"/>
                <w:szCs w:val="20"/>
                <w:lang w:eastAsia="en-AU"/>
              </w:rPr>
              <w:t xml:space="preserve">Exposure (temporal and spatial) and impact assessments of wetlands, coastal and marine ecosystems, </w:t>
            </w:r>
            <w:r>
              <w:rPr>
                <w:rFonts w:asciiTheme="majorHAnsi" w:eastAsia="Times New Roman" w:hAnsiTheme="majorHAnsi" w:cstheme="majorHAnsi"/>
                <w:color w:val="000000"/>
                <w:sz w:val="20"/>
                <w:szCs w:val="20"/>
                <w:lang w:eastAsia="en-AU"/>
              </w:rPr>
              <w:t>including ecosystem thresholds.</w:t>
            </w:r>
          </w:p>
          <w:p w14:paraId="539037A2" w14:textId="77777777" w:rsidR="00033338" w:rsidRDefault="00033338" w:rsidP="00E64B0B">
            <w:pPr>
              <w:pStyle w:val="ListParagraph"/>
              <w:numPr>
                <w:ilvl w:val="0"/>
                <w:numId w:val="11"/>
              </w:numPr>
              <w:spacing w:after="0" w:line="240" w:lineRule="auto"/>
              <w:ind w:left="142" w:hanging="142"/>
              <w:rPr>
                <w:rFonts w:asciiTheme="majorHAnsi" w:eastAsia="Times New Roman" w:hAnsiTheme="majorHAnsi" w:cstheme="majorHAnsi"/>
                <w:color w:val="000000"/>
                <w:sz w:val="20"/>
                <w:szCs w:val="20"/>
                <w:lang w:eastAsia="en-AU"/>
              </w:rPr>
            </w:pPr>
            <w:r w:rsidRPr="002A12DE">
              <w:rPr>
                <w:rFonts w:asciiTheme="majorHAnsi" w:eastAsia="Times New Roman" w:hAnsiTheme="majorHAnsi" w:cstheme="majorHAnsi"/>
                <w:color w:val="000000"/>
                <w:sz w:val="20"/>
                <w:szCs w:val="20"/>
                <w:lang w:eastAsia="en-AU"/>
              </w:rPr>
              <w:t xml:space="preserve">Influence of pesticides with other stressors, including climate change stressors (temperature, </w:t>
            </w:r>
            <w:r>
              <w:rPr>
                <w:rFonts w:asciiTheme="majorHAnsi" w:eastAsia="Times New Roman" w:hAnsiTheme="majorHAnsi" w:cstheme="majorHAnsi"/>
                <w:color w:val="000000"/>
                <w:sz w:val="20"/>
                <w:szCs w:val="20"/>
                <w:lang w:eastAsia="en-AU"/>
              </w:rPr>
              <w:t>ocean acidification</w:t>
            </w:r>
            <w:r w:rsidRPr="002A12DE">
              <w:rPr>
                <w:rFonts w:asciiTheme="majorHAnsi" w:eastAsia="Times New Roman" w:hAnsiTheme="majorHAnsi" w:cstheme="majorHAnsi"/>
                <w:color w:val="000000"/>
                <w:sz w:val="20"/>
                <w:szCs w:val="20"/>
                <w:lang w:eastAsia="en-AU"/>
              </w:rPr>
              <w:t xml:space="preserve"> etc.) on the sensitivity of species.</w:t>
            </w:r>
          </w:p>
          <w:p w14:paraId="5EB32B0D" w14:textId="77777777" w:rsidR="00033338" w:rsidRPr="00747E8D" w:rsidRDefault="00033338" w:rsidP="00B2623D">
            <w:pPr>
              <w:spacing w:after="0" w:line="240" w:lineRule="auto"/>
              <w:ind w:left="142" w:hanging="142"/>
              <w:rPr>
                <w:rFonts w:asciiTheme="majorHAnsi" w:eastAsia="Times New Roman" w:hAnsiTheme="majorHAnsi" w:cstheme="majorHAnsi"/>
                <w:color w:val="000000"/>
                <w:sz w:val="20"/>
                <w:szCs w:val="20"/>
                <w:lang w:eastAsia="en-AU"/>
              </w:rPr>
            </w:pPr>
          </w:p>
        </w:tc>
      </w:tr>
      <w:tr w:rsidR="00033338" w:rsidRPr="002A12DE" w14:paraId="70636C31" w14:textId="77777777" w:rsidTr="006A17BA">
        <w:trPr>
          <w:cantSplit/>
          <w:trHeight w:val="1692"/>
        </w:trPr>
        <w:tc>
          <w:tcPr>
            <w:tcW w:w="1052" w:type="pct"/>
            <w:tcBorders>
              <w:top w:val="single" w:sz="4" w:space="0" w:color="auto"/>
              <w:left w:val="single" w:sz="24" w:space="0" w:color="ED7D31" w:themeColor="accent2"/>
              <w:bottom w:val="single" w:sz="4" w:space="0" w:color="auto"/>
              <w:right w:val="nil"/>
            </w:tcBorders>
            <w:shd w:val="clear" w:color="auto" w:fill="auto"/>
            <w:hideMark/>
          </w:tcPr>
          <w:p w14:paraId="604E479F" w14:textId="6AC6CA59" w:rsidR="00033338" w:rsidRPr="006A17BA" w:rsidRDefault="001D2F63" w:rsidP="006A17BA">
            <w:pPr>
              <w:spacing w:before="60" w:after="60" w:line="240" w:lineRule="auto"/>
              <w:rPr>
                <w:rFonts w:asciiTheme="majorHAnsi" w:eastAsia="Times New Roman" w:hAnsiTheme="majorHAnsi" w:cstheme="majorHAnsi"/>
                <w:color w:val="000000"/>
                <w:sz w:val="20"/>
                <w:szCs w:val="20"/>
                <w:lang w:eastAsia="en-AU"/>
              </w:rPr>
            </w:pPr>
            <w:r w:rsidRPr="001D2F63">
              <w:rPr>
                <w:rFonts w:asciiTheme="majorHAnsi" w:eastAsia="Times New Roman" w:hAnsiTheme="majorHAnsi" w:cstheme="majorHAnsi"/>
                <w:b/>
                <w:bCs/>
                <w:color w:val="000000"/>
                <w:sz w:val="20"/>
                <w:szCs w:val="20"/>
                <w:lang w:eastAsia="en-AU"/>
              </w:rPr>
              <w:t>PP.4</w:t>
            </w:r>
            <w:r>
              <w:rPr>
                <w:rFonts w:asciiTheme="majorHAnsi" w:eastAsia="Times New Roman" w:hAnsiTheme="majorHAnsi" w:cstheme="majorHAnsi"/>
                <w:bCs/>
                <w:color w:val="000000"/>
                <w:sz w:val="20"/>
                <w:szCs w:val="20"/>
                <w:lang w:eastAsia="en-AU"/>
              </w:rPr>
              <w:t xml:space="preserve"> </w:t>
            </w:r>
            <w:r w:rsidR="00033338" w:rsidRPr="006A17BA">
              <w:rPr>
                <w:rFonts w:asciiTheme="majorHAnsi" w:eastAsia="Times New Roman" w:hAnsiTheme="majorHAnsi" w:cstheme="majorHAnsi"/>
                <w:bCs/>
                <w:color w:val="000000"/>
                <w:sz w:val="20"/>
                <w:szCs w:val="20"/>
                <w:lang w:eastAsia="en-AU"/>
              </w:rPr>
              <w:t>What is the current and future risk of plastic pollution in Great Barrier Reef ecosystems?</w:t>
            </w:r>
          </w:p>
        </w:tc>
        <w:tc>
          <w:tcPr>
            <w:tcW w:w="3948" w:type="pct"/>
            <w:tcBorders>
              <w:top w:val="single" w:sz="4" w:space="0" w:color="auto"/>
              <w:left w:val="nil"/>
              <w:bottom w:val="single" w:sz="4" w:space="0" w:color="auto"/>
              <w:right w:val="nil"/>
            </w:tcBorders>
            <w:shd w:val="clear" w:color="auto" w:fill="auto"/>
            <w:hideMark/>
          </w:tcPr>
          <w:p w14:paraId="361E97D9" w14:textId="77777777" w:rsidR="00033338" w:rsidRDefault="00033338" w:rsidP="00E64B0B">
            <w:pPr>
              <w:pStyle w:val="ListParagraph"/>
              <w:numPr>
                <w:ilvl w:val="0"/>
                <w:numId w:val="11"/>
              </w:numPr>
              <w:spacing w:after="0" w:line="240" w:lineRule="auto"/>
              <w:ind w:left="142" w:hanging="142"/>
              <w:rPr>
                <w:rFonts w:asciiTheme="majorHAnsi" w:eastAsia="Times New Roman" w:hAnsiTheme="majorHAnsi" w:cstheme="majorHAnsi"/>
                <w:color w:val="000000"/>
                <w:sz w:val="20"/>
                <w:szCs w:val="20"/>
                <w:lang w:eastAsia="en-AU"/>
              </w:rPr>
            </w:pPr>
            <w:r w:rsidRPr="002A12DE">
              <w:rPr>
                <w:rFonts w:asciiTheme="majorHAnsi" w:eastAsia="Times New Roman" w:hAnsiTheme="majorHAnsi" w:cstheme="majorHAnsi"/>
                <w:color w:val="000000"/>
                <w:sz w:val="20"/>
                <w:szCs w:val="20"/>
                <w:lang w:eastAsia="en-AU"/>
              </w:rPr>
              <w:t>Micro and nano plastics</w:t>
            </w:r>
            <w:r w:rsidRPr="002A12DE">
              <w:rPr>
                <w:rFonts w:asciiTheme="majorHAnsi" w:eastAsia="Times New Roman" w:hAnsiTheme="majorHAnsi" w:cstheme="majorHAnsi"/>
                <w:color w:val="000000"/>
                <w:sz w:val="20"/>
                <w:szCs w:val="20"/>
                <w:lang w:eastAsia="en-AU"/>
              </w:rPr>
              <w:br/>
              <w:t>- What is the current and future risk (prevalence and impacts) to ecosystems?</w:t>
            </w:r>
            <w:r w:rsidRPr="002A12DE">
              <w:rPr>
                <w:rFonts w:asciiTheme="majorHAnsi" w:eastAsia="Times New Roman" w:hAnsiTheme="majorHAnsi" w:cstheme="majorHAnsi"/>
                <w:color w:val="000000"/>
                <w:sz w:val="20"/>
                <w:szCs w:val="20"/>
                <w:lang w:eastAsia="en-AU"/>
              </w:rPr>
              <w:br/>
              <w:t>- What monitoring programs should be implemented?</w:t>
            </w:r>
            <w:r w:rsidRPr="002A12DE">
              <w:rPr>
                <w:rFonts w:asciiTheme="majorHAnsi" w:eastAsia="Times New Roman" w:hAnsiTheme="majorHAnsi" w:cstheme="majorHAnsi"/>
                <w:color w:val="000000"/>
                <w:sz w:val="20"/>
                <w:szCs w:val="20"/>
                <w:lang w:eastAsia="en-AU"/>
              </w:rPr>
              <w:br/>
              <w:t xml:space="preserve">- What are the most effective management strategies to </w:t>
            </w:r>
            <w:r>
              <w:rPr>
                <w:rFonts w:asciiTheme="majorHAnsi" w:eastAsia="Times New Roman" w:hAnsiTheme="majorHAnsi" w:cstheme="majorHAnsi"/>
                <w:color w:val="000000"/>
                <w:sz w:val="20"/>
                <w:szCs w:val="20"/>
                <w:lang w:eastAsia="en-AU"/>
              </w:rPr>
              <w:t>prevent build-up in ecosystems?</w:t>
            </w:r>
          </w:p>
          <w:p w14:paraId="4EB427B0" w14:textId="3732D390" w:rsidR="00033338" w:rsidRPr="002A12DE" w:rsidRDefault="00033338" w:rsidP="00E64B0B">
            <w:pPr>
              <w:pStyle w:val="ListParagraph"/>
              <w:numPr>
                <w:ilvl w:val="0"/>
                <w:numId w:val="11"/>
              </w:numPr>
              <w:spacing w:after="0" w:line="240" w:lineRule="auto"/>
              <w:ind w:left="142" w:hanging="142"/>
              <w:rPr>
                <w:rFonts w:asciiTheme="majorHAnsi" w:eastAsia="Times New Roman" w:hAnsiTheme="majorHAnsi" w:cstheme="majorHAnsi"/>
                <w:color w:val="000000"/>
                <w:sz w:val="20"/>
                <w:szCs w:val="20"/>
                <w:lang w:eastAsia="en-AU"/>
              </w:rPr>
            </w:pPr>
            <w:r w:rsidRPr="002A12DE">
              <w:rPr>
                <w:rFonts w:asciiTheme="majorHAnsi" w:eastAsia="Times New Roman" w:hAnsiTheme="majorHAnsi" w:cstheme="majorHAnsi"/>
                <w:color w:val="000000"/>
                <w:sz w:val="20"/>
                <w:szCs w:val="20"/>
                <w:lang w:eastAsia="en-AU"/>
              </w:rPr>
              <w:t>Marine debris:</w:t>
            </w:r>
            <w:r w:rsidRPr="002A12DE">
              <w:rPr>
                <w:rFonts w:asciiTheme="majorHAnsi" w:eastAsia="Times New Roman" w:hAnsiTheme="majorHAnsi" w:cstheme="majorHAnsi"/>
                <w:color w:val="000000"/>
                <w:sz w:val="20"/>
                <w:szCs w:val="20"/>
                <w:lang w:eastAsia="en-AU"/>
              </w:rPr>
              <w:br/>
              <w:t xml:space="preserve">- What is the current and future risk to ecosystems? </w:t>
            </w:r>
            <w:r w:rsidRPr="002A12DE">
              <w:rPr>
                <w:rFonts w:asciiTheme="majorHAnsi" w:eastAsia="Times New Roman" w:hAnsiTheme="majorHAnsi" w:cstheme="majorHAnsi"/>
                <w:color w:val="000000"/>
                <w:sz w:val="20"/>
                <w:szCs w:val="20"/>
                <w:lang w:eastAsia="en-AU"/>
              </w:rPr>
              <w:br/>
              <w:t xml:space="preserve">- What monitoring programs </w:t>
            </w:r>
            <w:r>
              <w:rPr>
                <w:rFonts w:asciiTheme="majorHAnsi" w:eastAsia="Times New Roman" w:hAnsiTheme="majorHAnsi" w:cstheme="majorHAnsi"/>
                <w:color w:val="000000"/>
                <w:sz w:val="20"/>
                <w:szCs w:val="20"/>
                <w:lang w:eastAsia="en-AU"/>
              </w:rPr>
              <w:t xml:space="preserve">and </w:t>
            </w:r>
            <w:r w:rsidRPr="002A12DE">
              <w:rPr>
                <w:rFonts w:asciiTheme="majorHAnsi" w:eastAsia="Times New Roman" w:hAnsiTheme="majorHAnsi" w:cstheme="majorHAnsi"/>
                <w:color w:val="000000"/>
                <w:sz w:val="20"/>
                <w:szCs w:val="20"/>
                <w:lang w:eastAsia="en-AU"/>
              </w:rPr>
              <w:t>management strategies should be implemented?</w:t>
            </w:r>
          </w:p>
        </w:tc>
      </w:tr>
      <w:tr w:rsidR="00033338" w:rsidRPr="002A12DE" w14:paraId="01DF5997" w14:textId="77777777" w:rsidTr="006A17BA">
        <w:trPr>
          <w:cantSplit/>
          <w:trHeight w:val="765"/>
        </w:trPr>
        <w:tc>
          <w:tcPr>
            <w:tcW w:w="1052" w:type="pct"/>
            <w:tcBorders>
              <w:top w:val="single" w:sz="4" w:space="0" w:color="auto"/>
              <w:left w:val="single" w:sz="24" w:space="0" w:color="ED7D31" w:themeColor="accent2"/>
              <w:bottom w:val="single" w:sz="4" w:space="0" w:color="auto"/>
              <w:right w:val="nil"/>
            </w:tcBorders>
            <w:shd w:val="clear" w:color="auto" w:fill="auto"/>
            <w:hideMark/>
          </w:tcPr>
          <w:p w14:paraId="2DF98B5F" w14:textId="4F1D77CE" w:rsidR="00033338" w:rsidRPr="006A17BA" w:rsidRDefault="001D2F63" w:rsidP="006A17BA">
            <w:pPr>
              <w:spacing w:before="60" w:after="60" w:line="240" w:lineRule="auto"/>
              <w:rPr>
                <w:rFonts w:asciiTheme="majorHAnsi" w:eastAsia="Times New Roman" w:hAnsiTheme="majorHAnsi" w:cstheme="majorHAnsi"/>
                <w:bCs/>
                <w:color w:val="000000"/>
                <w:sz w:val="20"/>
                <w:szCs w:val="20"/>
                <w:lang w:eastAsia="en-AU"/>
              </w:rPr>
            </w:pPr>
            <w:r w:rsidRPr="001D2F63">
              <w:rPr>
                <w:rFonts w:asciiTheme="majorHAnsi" w:eastAsia="Times New Roman" w:hAnsiTheme="majorHAnsi" w:cstheme="majorHAnsi"/>
                <w:b/>
                <w:bCs/>
                <w:color w:val="000000"/>
                <w:sz w:val="20"/>
                <w:szCs w:val="20"/>
                <w:lang w:eastAsia="en-AU"/>
              </w:rPr>
              <w:t>PP.5</w:t>
            </w:r>
            <w:r>
              <w:rPr>
                <w:rFonts w:asciiTheme="majorHAnsi" w:eastAsia="Times New Roman" w:hAnsiTheme="majorHAnsi" w:cstheme="majorHAnsi"/>
                <w:bCs/>
                <w:color w:val="000000"/>
                <w:sz w:val="20"/>
                <w:szCs w:val="20"/>
                <w:lang w:eastAsia="en-AU"/>
              </w:rPr>
              <w:t xml:space="preserve"> </w:t>
            </w:r>
            <w:r w:rsidR="00033338" w:rsidRPr="006A17BA">
              <w:rPr>
                <w:rFonts w:asciiTheme="majorHAnsi" w:eastAsia="Times New Roman" w:hAnsiTheme="majorHAnsi" w:cstheme="majorHAnsi"/>
                <w:bCs/>
                <w:color w:val="000000"/>
                <w:sz w:val="20"/>
                <w:szCs w:val="20"/>
                <w:lang w:eastAsia="en-AU"/>
              </w:rPr>
              <w:t>Do metabolites pose a risk to aquatic ecosystems relative to the parent compounds and what does this mean for the management of the parent compounds?</w:t>
            </w:r>
          </w:p>
        </w:tc>
        <w:tc>
          <w:tcPr>
            <w:tcW w:w="3948" w:type="pct"/>
            <w:tcBorders>
              <w:top w:val="single" w:sz="4" w:space="0" w:color="auto"/>
              <w:left w:val="nil"/>
              <w:bottom w:val="single" w:sz="4" w:space="0" w:color="auto"/>
              <w:right w:val="nil"/>
            </w:tcBorders>
            <w:shd w:val="clear" w:color="auto" w:fill="auto"/>
            <w:noWrap/>
            <w:hideMark/>
          </w:tcPr>
          <w:p w14:paraId="59648F6E" w14:textId="77777777" w:rsidR="00033338" w:rsidRPr="007D7E13" w:rsidRDefault="00033338" w:rsidP="00E64B0B">
            <w:pPr>
              <w:pStyle w:val="ListParagraph"/>
              <w:numPr>
                <w:ilvl w:val="0"/>
                <w:numId w:val="11"/>
              </w:numPr>
              <w:spacing w:after="0" w:line="240" w:lineRule="auto"/>
              <w:ind w:left="142" w:hanging="142"/>
              <w:rPr>
                <w:rFonts w:asciiTheme="majorHAnsi" w:eastAsia="Times New Roman" w:hAnsiTheme="majorHAnsi" w:cstheme="majorHAnsi"/>
                <w:color w:val="000000"/>
                <w:sz w:val="20"/>
                <w:szCs w:val="20"/>
                <w:lang w:eastAsia="en-AU"/>
              </w:rPr>
            </w:pPr>
            <w:r w:rsidRPr="007D7E13">
              <w:rPr>
                <w:rFonts w:asciiTheme="majorHAnsi" w:eastAsia="Times New Roman" w:hAnsiTheme="majorHAnsi" w:cstheme="majorHAnsi"/>
                <w:color w:val="000000"/>
                <w:sz w:val="20"/>
                <w:szCs w:val="20"/>
                <w:lang w:eastAsia="en-AU"/>
              </w:rPr>
              <w:t>Pesticide metabolites are frequently detected in G</w:t>
            </w:r>
            <w:r>
              <w:rPr>
                <w:rFonts w:asciiTheme="majorHAnsi" w:eastAsia="Times New Roman" w:hAnsiTheme="majorHAnsi" w:cstheme="majorHAnsi"/>
                <w:color w:val="000000"/>
                <w:sz w:val="20"/>
                <w:szCs w:val="20"/>
                <w:lang w:eastAsia="en-AU"/>
              </w:rPr>
              <w:t xml:space="preserve">reat </w:t>
            </w:r>
            <w:r w:rsidRPr="007D7E13">
              <w:rPr>
                <w:rFonts w:asciiTheme="majorHAnsi" w:eastAsia="Times New Roman" w:hAnsiTheme="majorHAnsi" w:cstheme="majorHAnsi"/>
                <w:color w:val="000000"/>
                <w:sz w:val="20"/>
                <w:szCs w:val="20"/>
                <w:lang w:eastAsia="en-AU"/>
              </w:rPr>
              <w:t>B</w:t>
            </w:r>
            <w:r>
              <w:rPr>
                <w:rFonts w:asciiTheme="majorHAnsi" w:eastAsia="Times New Roman" w:hAnsiTheme="majorHAnsi" w:cstheme="majorHAnsi"/>
                <w:color w:val="000000"/>
                <w:sz w:val="20"/>
                <w:szCs w:val="20"/>
                <w:lang w:eastAsia="en-AU"/>
              </w:rPr>
              <w:t xml:space="preserve">arrier </w:t>
            </w:r>
            <w:r w:rsidRPr="007D7E13">
              <w:rPr>
                <w:rFonts w:asciiTheme="majorHAnsi" w:eastAsia="Times New Roman" w:hAnsiTheme="majorHAnsi" w:cstheme="majorHAnsi"/>
                <w:color w:val="000000"/>
                <w:sz w:val="20"/>
                <w:szCs w:val="20"/>
                <w:lang w:eastAsia="en-AU"/>
              </w:rPr>
              <w:t>R</w:t>
            </w:r>
            <w:r>
              <w:rPr>
                <w:rFonts w:asciiTheme="majorHAnsi" w:eastAsia="Times New Roman" w:hAnsiTheme="majorHAnsi" w:cstheme="majorHAnsi"/>
                <w:color w:val="000000"/>
                <w:sz w:val="20"/>
                <w:szCs w:val="20"/>
                <w:lang w:eastAsia="en-AU"/>
              </w:rPr>
              <w:t>eef</w:t>
            </w:r>
            <w:r w:rsidRPr="007D7E13">
              <w:rPr>
                <w:rFonts w:asciiTheme="majorHAnsi" w:eastAsia="Times New Roman" w:hAnsiTheme="majorHAnsi" w:cstheme="majorHAnsi"/>
                <w:color w:val="000000"/>
                <w:sz w:val="20"/>
                <w:szCs w:val="20"/>
                <w:lang w:eastAsia="en-AU"/>
              </w:rPr>
              <w:t xml:space="preserve"> ecosystems however very little is known about their ecotoxicity and ecological risk</w:t>
            </w:r>
            <w:r>
              <w:rPr>
                <w:rFonts w:asciiTheme="majorHAnsi" w:eastAsia="Times New Roman" w:hAnsiTheme="majorHAnsi" w:cstheme="majorHAnsi"/>
                <w:color w:val="000000"/>
                <w:sz w:val="20"/>
                <w:szCs w:val="20"/>
                <w:lang w:eastAsia="en-AU"/>
              </w:rPr>
              <w:t>.</w:t>
            </w:r>
          </w:p>
        </w:tc>
      </w:tr>
      <w:tr w:rsidR="00033338" w:rsidRPr="002A12DE" w14:paraId="06382418" w14:textId="77777777" w:rsidTr="006A17BA">
        <w:trPr>
          <w:cantSplit/>
          <w:trHeight w:val="510"/>
        </w:trPr>
        <w:tc>
          <w:tcPr>
            <w:tcW w:w="1052" w:type="pct"/>
            <w:tcBorders>
              <w:top w:val="single" w:sz="4" w:space="0" w:color="auto"/>
              <w:left w:val="single" w:sz="24" w:space="0" w:color="FFD966" w:themeColor="accent4" w:themeTint="99"/>
              <w:bottom w:val="single" w:sz="4" w:space="0" w:color="auto"/>
              <w:right w:val="nil"/>
            </w:tcBorders>
            <w:shd w:val="clear" w:color="auto" w:fill="auto"/>
            <w:hideMark/>
          </w:tcPr>
          <w:p w14:paraId="7673B657" w14:textId="0D7DFA9F" w:rsidR="00033338" w:rsidRPr="006A17BA" w:rsidRDefault="001D2F63" w:rsidP="006A17BA">
            <w:pPr>
              <w:spacing w:before="60" w:after="60" w:line="240" w:lineRule="auto"/>
              <w:rPr>
                <w:rFonts w:asciiTheme="majorHAnsi" w:eastAsia="Times New Roman" w:hAnsiTheme="majorHAnsi" w:cstheme="majorHAnsi"/>
                <w:bCs/>
                <w:color w:val="000000"/>
                <w:sz w:val="20"/>
                <w:szCs w:val="20"/>
                <w:lang w:eastAsia="en-AU"/>
              </w:rPr>
            </w:pPr>
            <w:r w:rsidRPr="001D2F63">
              <w:rPr>
                <w:rFonts w:asciiTheme="majorHAnsi" w:eastAsia="Times New Roman" w:hAnsiTheme="majorHAnsi" w:cstheme="majorHAnsi"/>
                <w:b/>
                <w:bCs/>
                <w:color w:val="000000"/>
                <w:sz w:val="20"/>
                <w:szCs w:val="20"/>
                <w:lang w:eastAsia="en-AU"/>
              </w:rPr>
              <w:t>PP.6</w:t>
            </w:r>
            <w:r>
              <w:rPr>
                <w:rFonts w:asciiTheme="majorHAnsi" w:eastAsia="Times New Roman" w:hAnsiTheme="majorHAnsi" w:cstheme="majorHAnsi"/>
                <w:bCs/>
                <w:color w:val="000000"/>
                <w:sz w:val="20"/>
                <w:szCs w:val="20"/>
                <w:lang w:eastAsia="en-AU"/>
              </w:rPr>
              <w:t xml:space="preserve"> </w:t>
            </w:r>
            <w:r w:rsidR="00033338" w:rsidRPr="006A17BA">
              <w:rPr>
                <w:rFonts w:asciiTheme="majorHAnsi" w:eastAsia="Times New Roman" w:hAnsiTheme="majorHAnsi" w:cstheme="majorHAnsi"/>
                <w:bCs/>
                <w:color w:val="000000"/>
                <w:sz w:val="20"/>
                <w:szCs w:val="20"/>
                <w:lang w:eastAsia="en-AU"/>
              </w:rPr>
              <w:t>What are the water quality impacts from ports?</w:t>
            </w:r>
          </w:p>
        </w:tc>
        <w:tc>
          <w:tcPr>
            <w:tcW w:w="3948" w:type="pct"/>
            <w:tcBorders>
              <w:top w:val="single" w:sz="4" w:space="0" w:color="auto"/>
              <w:left w:val="nil"/>
              <w:bottom w:val="single" w:sz="4" w:space="0" w:color="auto"/>
              <w:right w:val="nil"/>
            </w:tcBorders>
            <w:shd w:val="clear" w:color="auto" w:fill="auto"/>
            <w:hideMark/>
          </w:tcPr>
          <w:p w14:paraId="50271407" w14:textId="77777777" w:rsidR="00033338" w:rsidRPr="002A12DE" w:rsidRDefault="00033338" w:rsidP="00E64B0B">
            <w:pPr>
              <w:pStyle w:val="ListParagraph"/>
              <w:numPr>
                <w:ilvl w:val="0"/>
                <w:numId w:val="11"/>
              </w:numPr>
              <w:spacing w:after="0" w:line="240" w:lineRule="auto"/>
              <w:ind w:left="142" w:hanging="142"/>
              <w:rPr>
                <w:rFonts w:asciiTheme="majorHAnsi" w:eastAsia="Times New Roman" w:hAnsiTheme="majorHAnsi" w:cstheme="majorHAnsi"/>
                <w:color w:val="000000"/>
                <w:sz w:val="20"/>
                <w:szCs w:val="20"/>
                <w:lang w:eastAsia="en-AU"/>
              </w:rPr>
            </w:pPr>
            <w:r w:rsidRPr="002A12DE">
              <w:rPr>
                <w:rFonts w:asciiTheme="majorHAnsi" w:eastAsia="Times New Roman" w:hAnsiTheme="majorHAnsi" w:cstheme="majorHAnsi"/>
                <w:color w:val="000000"/>
                <w:sz w:val="20"/>
                <w:szCs w:val="20"/>
                <w:lang w:eastAsia="en-AU"/>
              </w:rPr>
              <w:t>How can the impacts from ports be differentiated from catchment/terrestrial impacts?</w:t>
            </w:r>
            <w:r w:rsidRPr="002A12DE">
              <w:rPr>
                <w:rFonts w:asciiTheme="majorHAnsi" w:eastAsia="Times New Roman" w:hAnsiTheme="majorHAnsi" w:cstheme="majorHAnsi"/>
                <w:color w:val="000000"/>
                <w:sz w:val="20"/>
                <w:szCs w:val="20"/>
                <w:lang w:eastAsia="en-AU"/>
              </w:rPr>
              <w:br/>
              <w:t>- What are the potential effects of land-based disposal of dredge material?</w:t>
            </w:r>
          </w:p>
        </w:tc>
      </w:tr>
      <w:tr w:rsidR="00033338" w:rsidRPr="00671A4C" w14:paraId="737B27E7" w14:textId="77777777" w:rsidTr="006A17BA">
        <w:trPr>
          <w:cantSplit/>
          <w:trHeight w:val="1418"/>
        </w:trPr>
        <w:tc>
          <w:tcPr>
            <w:tcW w:w="1052" w:type="pct"/>
            <w:tcBorders>
              <w:top w:val="single" w:sz="4" w:space="0" w:color="auto"/>
              <w:left w:val="single" w:sz="24" w:space="0" w:color="FFD966" w:themeColor="accent4" w:themeTint="99"/>
              <w:bottom w:val="single" w:sz="4" w:space="0" w:color="auto"/>
              <w:right w:val="nil"/>
            </w:tcBorders>
            <w:shd w:val="clear" w:color="auto" w:fill="auto"/>
            <w:hideMark/>
          </w:tcPr>
          <w:p w14:paraId="093B6F02" w14:textId="3F11388C" w:rsidR="00033338" w:rsidRPr="006A17BA" w:rsidRDefault="001D2F63" w:rsidP="006A17BA">
            <w:pPr>
              <w:spacing w:before="60" w:after="60" w:line="240" w:lineRule="auto"/>
              <w:rPr>
                <w:rFonts w:asciiTheme="majorHAnsi" w:eastAsia="Times New Roman" w:hAnsiTheme="majorHAnsi" w:cstheme="majorHAnsi"/>
                <w:bCs/>
                <w:color w:val="000000"/>
                <w:sz w:val="20"/>
                <w:szCs w:val="20"/>
                <w:lang w:eastAsia="en-AU"/>
              </w:rPr>
            </w:pPr>
            <w:r w:rsidRPr="001D2F63">
              <w:rPr>
                <w:rFonts w:asciiTheme="majorHAnsi" w:eastAsia="Times New Roman" w:hAnsiTheme="majorHAnsi" w:cstheme="majorHAnsi"/>
                <w:b/>
                <w:bCs/>
                <w:color w:val="000000"/>
                <w:sz w:val="20"/>
                <w:szCs w:val="20"/>
                <w:lang w:eastAsia="en-AU"/>
              </w:rPr>
              <w:t>PP.7</w:t>
            </w:r>
            <w:r>
              <w:rPr>
                <w:rFonts w:asciiTheme="majorHAnsi" w:eastAsia="Times New Roman" w:hAnsiTheme="majorHAnsi" w:cstheme="majorHAnsi"/>
                <w:bCs/>
                <w:color w:val="000000"/>
                <w:sz w:val="20"/>
                <w:szCs w:val="20"/>
                <w:lang w:eastAsia="en-AU"/>
              </w:rPr>
              <w:t xml:space="preserve"> </w:t>
            </w:r>
            <w:r w:rsidR="00033338" w:rsidRPr="006A17BA">
              <w:rPr>
                <w:rFonts w:asciiTheme="majorHAnsi" w:eastAsia="Times New Roman" w:hAnsiTheme="majorHAnsi" w:cstheme="majorHAnsi"/>
                <w:bCs/>
                <w:color w:val="000000"/>
                <w:sz w:val="20"/>
                <w:szCs w:val="20"/>
                <w:lang w:eastAsia="en-AU"/>
              </w:rPr>
              <w:t xml:space="preserve">How can urban water cycle elements (potable water, wastewater and storm water) be integrated in a coordinated way to minimise urban run-off? </w:t>
            </w:r>
          </w:p>
        </w:tc>
        <w:tc>
          <w:tcPr>
            <w:tcW w:w="3948" w:type="pct"/>
            <w:tcBorders>
              <w:top w:val="single" w:sz="4" w:space="0" w:color="auto"/>
              <w:left w:val="nil"/>
              <w:bottom w:val="single" w:sz="4" w:space="0" w:color="auto"/>
              <w:right w:val="nil"/>
            </w:tcBorders>
            <w:shd w:val="clear" w:color="auto" w:fill="auto"/>
            <w:noWrap/>
            <w:hideMark/>
          </w:tcPr>
          <w:p w14:paraId="481E4E7B" w14:textId="77777777" w:rsidR="00033338" w:rsidRPr="007D7E13" w:rsidRDefault="00033338" w:rsidP="00E64B0B">
            <w:pPr>
              <w:pStyle w:val="ListParagraph"/>
              <w:numPr>
                <w:ilvl w:val="0"/>
                <w:numId w:val="11"/>
              </w:numPr>
              <w:spacing w:after="0" w:line="240" w:lineRule="auto"/>
              <w:ind w:left="142" w:hanging="142"/>
              <w:rPr>
                <w:rFonts w:asciiTheme="majorHAnsi" w:eastAsia="Times New Roman" w:hAnsiTheme="majorHAnsi" w:cstheme="majorHAnsi"/>
                <w:color w:val="000000"/>
                <w:sz w:val="20"/>
                <w:szCs w:val="20"/>
                <w:lang w:eastAsia="en-AU"/>
              </w:rPr>
            </w:pPr>
            <w:r w:rsidRPr="007D7E13">
              <w:rPr>
                <w:rFonts w:asciiTheme="majorHAnsi" w:eastAsia="Times New Roman" w:hAnsiTheme="majorHAnsi" w:cstheme="majorHAnsi"/>
                <w:color w:val="000000"/>
                <w:sz w:val="20"/>
                <w:szCs w:val="20"/>
                <w:lang w:eastAsia="en-AU"/>
              </w:rPr>
              <w:t xml:space="preserve">Water quality monitoring in Mackay and Townsville indicates high variability of stormwater quality. </w:t>
            </w:r>
          </w:p>
          <w:p w14:paraId="4DB5ABB6" w14:textId="77777777" w:rsidR="00033338" w:rsidRPr="007D7E13" w:rsidRDefault="00033338" w:rsidP="00E64B0B">
            <w:pPr>
              <w:pStyle w:val="ListParagraph"/>
              <w:numPr>
                <w:ilvl w:val="0"/>
                <w:numId w:val="11"/>
              </w:numPr>
              <w:spacing w:after="0" w:line="240" w:lineRule="auto"/>
              <w:ind w:left="142" w:hanging="142"/>
              <w:rPr>
                <w:rFonts w:asciiTheme="majorHAnsi" w:eastAsia="Times New Roman" w:hAnsiTheme="majorHAnsi" w:cstheme="majorHAnsi"/>
                <w:color w:val="000000"/>
                <w:sz w:val="20"/>
                <w:szCs w:val="20"/>
                <w:lang w:eastAsia="en-AU"/>
              </w:rPr>
            </w:pPr>
            <w:r w:rsidRPr="007D7E13">
              <w:rPr>
                <w:rFonts w:asciiTheme="majorHAnsi" w:eastAsia="Times New Roman" w:hAnsiTheme="majorHAnsi" w:cstheme="majorHAnsi"/>
                <w:color w:val="000000"/>
                <w:sz w:val="20"/>
                <w:szCs w:val="20"/>
                <w:lang w:eastAsia="en-AU"/>
              </w:rPr>
              <w:t xml:space="preserve">Integration of water cycle management approaches is critical to improving water quality. </w:t>
            </w:r>
          </w:p>
          <w:p w14:paraId="4D893597" w14:textId="77777777" w:rsidR="00033338" w:rsidRPr="007D7E13" w:rsidRDefault="00033338" w:rsidP="00E64B0B">
            <w:pPr>
              <w:pStyle w:val="ListParagraph"/>
              <w:numPr>
                <w:ilvl w:val="0"/>
                <w:numId w:val="11"/>
              </w:numPr>
              <w:spacing w:after="0" w:line="240" w:lineRule="auto"/>
              <w:ind w:left="142" w:hanging="142"/>
              <w:rPr>
                <w:rFonts w:asciiTheme="majorHAnsi" w:eastAsia="Times New Roman" w:hAnsiTheme="majorHAnsi" w:cstheme="majorHAnsi"/>
                <w:color w:val="000000"/>
                <w:sz w:val="20"/>
                <w:szCs w:val="20"/>
                <w:lang w:eastAsia="en-AU"/>
              </w:rPr>
            </w:pPr>
            <w:r w:rsidRPr="007D7E13">
              <w:rPr>
                <w:rFonts w:asciiTheme="majorHAnsi" w:eastAsia="Times New Roman" w:hAnsiTheme="majorHAnsi" w:cstheme="majorHAnsi"/>
                <w:color w:val="000000"/>
                <w:sz w:val="20"/>
                <w:szCs w:val="20"/>
                <w:lang w:eastAsia="en-AU"/>
              </w:rPr>
              <w:t>Further development of integrated approaches to water cycle management</w:t>
            </w:r>
            <w:r>
              <w:rPr>
                <w:rFonts w:asciiTheme="majorHAnsi" w:eastAsia="Times New Roman" w:hAnsiTheme="majorHAnsi" w:cstheme="majorHAnsi"/>
                <w:color w:val="000000"/>
                <w:sz w:val="20"/>
                <w:szCs w:val="20"/>
                <w:lang w:eastAsia="en-AU"/>
              </w:rPr>
              <w:t>.</w:t>
            </w:r>
          </w:p>
          <w:p w14:paraId="23D9BED8" w14:textId="77777777" w:rsidR="00033338" w:rsidRPr="007D7E13" w:rsidRDefault="00033338" w:rsidP="00E64B0B">
            <w:pPr>
              <w:pStyle w:val="ListParagraph"/>
              <w:numPr>
                <w:ilvl w:val="0"/>
                <w:numId w:val="11"/>
              </w:numPr>
              <w:spacing w:after="0" w:line="240" w:lineRule="auto"/>
              <w:ind w:left="142" w:hanging="142"/>
              <w:rPr>
                <w:rFonts w:asciiTheme="majorHAnsi" w:eastAsia="Times New Roman" w:hAnsiTheme="majorHAnsi" w:cstheme="majorHAnsi"/>
                <w:color w:val="000000"/>
                <w:sz w:val="20"/>
                <w:szCs w:val="20"/>
                <w:lang w:eastAsia="en-AU"/>
              </w:rPr>
            </w:pPr>
            <w:r w:rsidRPr="007D7E13">
              <w:rPr>
                <w:rFonts w:asciiTheme="majorHAnsi" w:eastAsia="Times New Roman" w:hAnsiTheme="majorHAnsi" w:cstheme="majorHAnsi"/>
                <w:color w:val="000000"/>
                <w:sz w:val="20"/>
                <w:szCs w:val="20"/>
                <w:lang w:eastAsia="en-AU"/>
              </w:rPr>
              <w:t>All elements of the water cycle and how they work together should be assessed as part of urban water quality management for the Great Barrier Reef.</w:t>
            </w:r>
          </w:p>
        </w:tc>
      </w:tr>
      <w:tr w:rsidR="00033338" w:rsidRPr="002A12DE" w14:paraId="07CED4C2" w14:textId="77777777" w:rsidTr="006A17BA">
        <w:trPr>
          <w:cantSplit/>
          <w:trHeight w:val="1835"/>
        </w:trPr>
        <w:tc>
          <w:tcPr>
            <w:tcW w:w="1052" w:type="pct"/>
            <w:tcBorders>
              <w:top w:val="single" w:sz="4" w:space="0" w:color="auto"/>
              <w:left w:val="single" w:sz="24" w:space="0" w:color="FFD966" w:themeColor="accent4" w:themeTint="99"/>
              <w:bottom w:val="single" w:sz="4" w:space="0" w:color="auto"/>
              <w:right w:val="nil"/>
            </w:tcBorders>
            <w:shd w:val="clear" w:color="auto" w:fill="auto"/>
            <w:hideMark/>
          </w:tcPr>
          <w:p w14:paraId="3A4C1EAB" w14:textId="743E80CF" w:rsidR="00033338" w:rsidRPr="006A17BA" w:rsidRDefault="001D2F63" w:rsidP="006A17BA">
            <w:pPr>
              <w:spacing w:before="60" w:after="60" w:line="240" w:lineRule="auto"/>
              <w:rPr>
                <w:rFonts w:asciiTheme="majorHAnsi" w:eastAsia="Times New Roman" w:hAnsiTheme="majorHAnsi" w:cstheme="majorHAnsi"/>
                <w:bCs/>
                <w:color w:val="000000"/>
                <w:sz w:val="20"/>
                <w:szCs w:val="20"/>
                <w:lang w:eastAsia="en-AU"/>
              </w:rPr>
            </w:pPr>
            <w:r w:rsidRPr="001D2F63">
              <w:rPr>
                <w:rFonts w:asciiTheme="majorHAnsi" w:eastAsia="Times New Roman" w:hAnsiTheme="majorHAnsi" w:cstheme="majorHAnsi"/>
                <w:b/>
                <w:bCs/>
                <w:color w:val="000000"/>
                <w:sz w:val="20"/>
                <w:szCs w:val="20"/>
                <w:lang w:eastAsia="en-AU"/>
              </w:rPr>
              <w:lastRenderedPageBreak/>
              <w:t>PP.8</w:t>
            </w:r>
            <w:r>
              <w:rPr>
                <w:rFonts w:asciiTheme="majorHAnsi" w:eastAsia="Times New Roman" w:hAnsiTheme="majorHAnsi" w:cstheme="majorHAnsi"/>
                <w:bCs/>
                <w:color w:val="000000"/>
                <w:sz w:val="20"/>
                <w:szCs w:val="20"/>
                <w:lang w:eastAsia="en-AU"/>
              </w:rPr>
              <w:t xml:space="preserve"> </w:t>
            </w:r>
            <w:r w:rsidR="00033338" w:rsidRPr="006A17BA">
              <w:rPr>
                <w:rFonts w:asciiTheme="majorHAnsi" w:eastAsia="Times New Roman" w:hAnsiTheme="majorHAnsi" w:cstheme="majorHAnsi"/>
                <w:bCs/>
                <w:color w:val="000000"/>
                <w:sz w:val="20"/>
                <w:szCs w:val="20"/>
                <w:lang w:eastAsia="en-AU"/>
              </w:rPr>
              <w:t>What is the effectiveness of urban water management practices (often adopted from temperate regions) under extreme tropical conditions (e.g. effects of extreme rainfall and long dry periods on vegetated systems)?</w:t>
            </w:r>
          </w:p>
        </w:tc>
        <w:tc>
          <w:tcPr>
            <w:tcW w:w="3948" w:type="pct"/>
            <w:tcBorders>
              <w:top w:val="single" w:sz="4" w:space="0" w:color="auto"/>
              <w:left w:val="nil"/>
              <w:bottom w:val="single" w:sz="4" w:space="0" w:color="auto"/>
              <w:right w:val="nil"/>
            </w:tcBorders>
            <w:shd w:val="clear" w:color="auto" w:fill="auto"/>
            <w:noWrap/>
            <w:hideMark/>
          </w:tcPr>
          <w:p w14:paraId="15415E64" w14:textId="77777777" w:rsidR="00033338" w:rsidRPr="007D7E13" w:rsidRDefault="00033338" w:rsidP="00E64B0B">
            <w:pPr>
              <w:pStyle w:val="ListParagraph"/>
              <w:numPr>
                <w:ilvl w:val="0"/>
                <w:numId w:val="11"/>
              </w:numPr>
              <w:spacing w:after="0" w:line="240" w:lineRule="auto"/>
              <w:ind w:left="142" w:hanging="142"/>
              <w:rPr>
                <w:rFonts w:asciiTheme="majorHAnsi" w:eastAsia="Times New Roman" w:hAnsiTheme="majorHAnsi" w:cstheme="majorHAnsi"/>
                <w:color w:val="000000"/>
                <w:sz w:val="20"/>
                <w:szCs w:val="20"/>
                <w:lang w:eastAsia="en-AU"/>
              </w:rPr>
            </w:pPr>
            <w:r w:rsidRPr="007D7E13">
              <w:rPr>
                <w:rFonts w:asciiTheme="majorHAnsi" w:eastAsia="Times New Roman" w:hAnsiTheme="majorHAnsi" w:cstheme="majorHAnsi"/>
                <w:color w:val="000000"/>
                <w:sz w:val="20"/>
                <w:szCs w:val="20"/>
                <w:lang w:eastAsia="en-AU"/>
              </w:rPr>
              <w:t xml:space="preserve">The adoption of specific management practices, especially associated with vegetated treatment systems, has required significant modifications of design approaches from other (colder climate) states. This still has not been fully explored in the various </w:t>
            </w:r>
            <w:r>
              <w:rPr>
                <w:rFonts w:asciiTheme="majorHAnsi" w:eastAsia="Times New Roman" w:hAnsiTheme="majorHAnsi" w:cstheme="majorHAnsi"/>
                <w:color w:val="000000"/>
                <w:sz w:val="20"/>
                <w:szCs w:val="20"/>
                <w:lang w:eastAsia="en-AU"/>
              </w:rPr>
              <w:t>R</w:t>
            </w:r>
            <w:r w:rsidRPr="007D7E13">
              <w:rPr>
                <w:rFonts w:asciiTheme="majorHAnsi" w:eastAsia="Times New Roman" w:hAnsiTheme="majorHAnsi" w:cstheme="majorHAnsi"/>
                <w:color w:val="000000"/>
                <w:sz w:val="20"/>
                <w:szCs w:val="20"/>
                <w:lang w:eastAsia="en-AU"/>
              </w:rPr>
              <w:t>eef catchment regions.</w:t>
            </w:r>
          </w:p>
        </w:tc>
      </w:tr>
      <w:tr w:rsidR="00033338" w:rsidRPr="002A12DE" w14:paraId="4C2AF6B6" w14:textId="77777777" w:rsidTr="006A17BA">
        <w:trPr>
          <w:cantSplit/>
          <w:trHeight w:val="1275"/>
        </w:trPr>
        <w:tc>
          <w:tcPr>
            <w:tcW w:w="1052" w:type="pct"/>
            <w:tcBorders>
              <w:top w:val="single" w:sz="4" w:space="0" w:color="auto"/>
              <w:left w:val="single" w:sz="24" w:space="0" w:color="FFD966" w:themeColor="accent4" w:themeTint="99"/>
              <w:bottom w:val="single" w:sz="4" w:space="0" w:color="auto"/>
              <w:right w:val="nil"/>
            </w:tcBorders>
            <w:shd w:val="clear" w:color="auto" w:fill="auto"/>
            <w:hideMark/>
          </w:tcPr>
          <w:p w14:paraId="2DEBB726" w14:textId="4299AF1E" w:rsidR="00033338" w:rsidRPr="006A17BA" w:rsidRDefault="001D2F63" w:rsidP="006A17BA">
            <w:pPr>
              <w:spacing w:before="60" w:after="60" w:line="240" w:lineRule="auto"/>
              <w:rPr>
                <w:rFonts w:asciiTheme="majorHAnsi" w:eastAsia="Times New Roman" w:hAnsiTheme="majorHAnsi" w:cstheme="majorHAnsi"/>
                <w:bCs/>
                <w:color w:val="000000"/>
                <w:sz w:val="20"/>
                <w:szCs w:val="20"/>
                <w:lang w:eastAsia="en-AU"/>
              </w:rPr>
            </w:pPr>
            <w:r w:rsidRPr="001D2F63">
              <w:rPr>
                <w:rFonts w:asciiTheme="majorHAnsi" w:eastAsia="Times New Roman" w:hAnsiTheme="majorHAnsi" w:cstheme="majorHAnsi"/>
                <w:b/>
                <w:bCs/>
                <w:color w:val="000000"/>
                <w:sz w:val="20"/>
                <w:szCs w:val="20"/>
                <w:lang w:eastAsia="en-AU"/>
              </w:rPr>
              <w:t>PP.9</w:t>
            </w:r>
            <w:r>
              <w:rPr>
                <w:rFonts w:asciiTheme="majorHAnsi" w:eastAsia="Times New Roman" w:hAnsiTheme="majorHAnsi" w:cstheme="majorHAnsi"/>
                <w:bCs/>
                <w:color w:val="000000"/>
                <w:sz w:val="20"/>
                <w:szCs w:val="20"/>
                <w:lang w:eastAsia="en-AU"/>
              </w:rPr>
              <w:t xml:space="preserve"> </w:t>
            </w:r>
            <w:r w:rsidR="00033338" w:rsidRPr="006A17BA">
              <w:rPr>
                <w:rFonts w:asciiTheme="majorHAnsi" w:eastAsia="Times New Roman" w:hAnsiTheme="majorHAnsi" w:cstheme="majorHAnsi"/>
                <w:bCs/>
                <w:color w:val="000000"/>
                <w:sz w:val="20"/>
                <w:szCs w:val="20"/>
                <w:lang w:eastAsia="en-AU"/>
              </w:rPr>
              <w:t>What is the risk of other/ emerging contaminants and how should we manage these? e.g. antifouling paints, personal care products, nanomaterials, metals, poly-fluoroalkyl substances/ Perfluorooctane sulfonate (PFOS/PFAS).</w:t>
            </w:r>
          </w:p>
        </w:tc>
        <w:tc>
          <w:tcPr>
            <w:tcW w:w="3948" w:type="pct"/>
            <w:tcBorders>
              <w:top w:val="single" w:sz="4" w:space="0" w:color="auto"/>
              <w:left w:val="nil"/>
              <w:bottom w:val="single" w:sz="4" w:space="0" w:color="auto"/>
              <w:right w:val="nil"/>
            </w:tcBorders>
            <w:shd w:val="clear" w:color="auto" w:fill="auto"/>
            <w:hideMark/>
          </w:tcPr>
          <w:p w14:paraId="46DDF5C9" w14:textId="636717BB" w:rsidR="00033338" w:rsidRPr="002A12DE" w:rsidRDefault="00033338" w:rsidP="00E64B0B">
            <w:pPr>
              <w:pStyle w:val="ListParagraph"/>
              <w:numPr>
                <w:ilvl w:val="0"/>
                <w:numId w:val="11"/>
              </w:numPr>
              <w:spacing w:after="0" w:line="240" w:lineRule="auto"/>
              <w:ind w:left="142" w:hanging="142"/>
              <w:rPr>
                <w:rFonts w:asciiTheme="majorHAnsi" w:eastAsia="Times New Roman" w:hAnsiTheme="majorHAnsi" w:cstheme="majorHAnsi"/>
                <w:color w:val="000000"/>
                <w:sz w:val="20"/>
                <w:szCs w:val="20"/>
                <w:lang w:eastAsia="en-AU"/>
              </w:rPr>
            </w:pPr>
            <w:r w:rsidRPr="002A12DE">
              <w:rPr>
                <w:rFonts w:asciiTheme="majorHAnsi" w:eastAsia="Times New Roman" w:hAnsiTheme="majorHAnsi" w:cstheme="majorHAnsi"/>
                <w:color w:val="000000"/>
                <w:sz w:val="20"/>
                <w:szCs w:val="20"/>
                <w:lang w:eastAsia="en-AU"/>
              </w:rPr>
              <w:t>What is the current and future risk to ecosystems?</w:t>
            </w:r>
            <w:r w:rsidRPr="002A12DE">
              <w:rPr>
                <w:rFonts w:asciiTheme="majorHAnsi" w:eastAsia="Times New Roman" w:hAnsiTheme="majorHAnsi" w:cstheme="majorHAnsi"/>
                <w:color w:val="000000"/>
                <w:sz w:val="20"/>
                <w:szCs w:val="20"/>
                <w:lang w:eastAsia="en-AU"/>
              </w:rPr>
              <w:br/>
              <w:t xml:space="preserve">- What monitoring programs </w:t>
            </w:r>
            <w:r>
              <w:rPr>
                <w:rFonts w:asciiTheme="majorHAnsi" w:eastAsia="Times New Roman" w:hAnsiTheme="majorHAnsi" w:cstheme="majorHAnsi"/>
                <w:color w:val="000000"/>
                <w:sz w:val="20"/>
                <w:szCs w:val="20"/>
                <w:lang w:eastAsia="en-AU"/>
              </w:rPr>
              <w:t xml:space="preserve">and </w:t>
            </w:r>
            <w:r w:rsidRPr="002A12DE">
              <w:rPr>
                <w:rFonts w:asciiTheme="majorHAnsi" w:eastAsia="Times New Roman" w:hAnsiTheme="majorHAnsi" w:cstheme="majorHAnsi"/>
                <w:color w:val="000000"/>
                <w:sz w:val="20"/>
                <w:szCs w:val="20"/>
                <w:lang w:eastAsia="en-AU"/>
              </w:rPr>
              <w:t>management strategies should be implemented?</w:t>
            </w:r>
          </w:p>
        </w:tc>
      </w:tr>
    </w:tbl>
    <w:p w14:paraId="27478407" w14:textId="77777777" w:rsidR="00887DD4" w:rsidRPr="002A12DE" w:rsidRDefault="00887DD4" w:rsidP="0078054C">
      <w:pPr>
        <w:widowControl w:val="0"/>
        <w:autoSpaceDE w:val="0"/>
        <w:autoSpaceDN w:val="0"/>
        <w:adjustRightInd w:val="0"/>
        <w:spacing w:after="120" w:line="240" w:lineRule="auto"/>
        <w:ind w:right="1655"/>
        <w:jc w:val="both"/>
        <w:rPr>
          <w:rFonts w:asciiTheme="majorHAnsi" w:hAnsiTheme="majorHAnsi" w:cstheme="majorHAnsi"/>
          <w:sz w:val="20"/>
          <w:szCs w:val="20"/>
        </w:rPr>
      </w:pPr>
    </w:p>
    <w:p w14:paraId="44C02FAC" w14:textId="558FBEA7" w:rsidR="00011AEB" w:rsidRDefault="00D90ADD" w:rsidP="005763A8">
      <w:pPr>
        <w:rPr>
          <w:rFonts w:cstheme="majorHAnsi"/>
          <w:sz w:val="20"/>
          <w:szCs w:val="20"/>
        </w:rPr>
      </w:pPr>
      <w:bookmarkStart w:id="120" w:name="_Marine_and_Coastal"/>
      <w:bookmarkEnd w:id="120"/>
      <w:r w:rsidRPr="002A12DE">
        <w:rPr>
          <w:rFonts w:cstheme="majorHAnsi"/>
          <w:sz w:val="20"/>
          <w:szCs w:val="20"/>
        </w:rPr>
        <w:br w:type="column"/>
      </w:r>
      <w:bookmarkStart w:id="121" w:name="_Toc517797047"/>
      <w:bookmarkStart w:id="122" w:name="_Toc517872841"/>
      <w:r w:rsidR="00011AEB">
        <w:rPr>
          <w:noProof/>
          <w:lang w:eastAsia="en-AU"/>
        </w:rPr>
        <w:lastRenderedPageBreak/>
        <mc:AlternateContent>
          <mc:Choice Requires="wps">
            <w:drawing>
              <wp:anchor distT="0" distB="0" distL="114300" distR="114300" simplePos="0" relativeHeight="251763712" behindDoc="0" locked="0" layoutInCell="1" allowOverlap="1" wp14:anchorId="06599515" wp14:editId="78F18B71">
                <wp:simplePos x="0" y="0"/>
                <wp:positionH relativeFrom="column">
                  <wp:posOffset>7031990</wp:posOffset>
                </wp:positionH>
                <wp:positionV relativeFrom="paragraph">
                  <wp:posOffset>256</wp:posOffset>
                </wp:positionV>
                <wp:extent cx="1763395" cy="395605"/>
                <wp:effectExtent l="0" t="0" r="0" b="4445"/>
                <wp:wrapSquare wrapText="bothSides"/>
                <wp:docPr id="304" name="Text Box 304"/>
                <wp:cNvGraphicFramePr/>
                <a:graphic xmlns:a="http://schemas.openxmlformats.org/drawingml/2006/main">
                  <a:graphicData uri="http://schemas.microsoft.com/office/word/2010/wordprocessingShape">
                    <wps:wsp>
                      <wps:cNvSpPr txBox="1"/>
                      <wps:spPr>
                        <a:xfrm>
                          <a:off x="0" y="0"/>
                          <a:ext cx="1763395" cy="395605"/>
                        </a:xfrm>
                        <a:prstGeom prst="rect">
                          <a:avLst/>
                        </a:prstGeom>
                        <a:noFill/>
                        <a:ln w="6350">
                          <a:noFill/>
                        </a:ln>
                      </wps:spPr>
                      <wps:txbx>
                        <w:txbxContent>
                          <w:p w14:paraId="3BFBE39E" w14:textId="77777777" w:rsidR="00AD4840" w:rsidRDefault="00AD4840" w:rsidP="00011AEB">
                            <w:pPr>
                              <w:spacing w:after="0"/>
                              <w:jc w:val="right"/>
                              <w:rPr>
                                <w:rStyle w:val="Hyperlink"/>
                                <w:rFonts w:ascii="Century Gothic" w:hAnsi="Century Gothic"/>
                                <w:sz w:val="18"/>
                              </w:rPr>
                            </w:pPr>
                            <w:r>
                              <w:rPr>
                                <w:rFonts w:ascii="Century Gothic" w:hAnsi="Century Gothic"/>
                                <w:sz w:val="18"/>
                              </w:rPr>
                              <w:fldChar w:fldCharType="begin"/>
                            </w:r>
                            <w:r>
                              <w:rPr>
                                <w:rFonts w:ascii="Century Gothic" w:hAnsi="Century Gothic"/>
                                <w:sz w:val="18"/>
                              </w:rPr>
                              <w:instrText xml:space="preserve"> HYPERLINK  \l "_Highest_priority_knowledge" </w:instrText>
                            </w:r>
                            <w:r>
                              <w:rPr>
                                <w:rFonts w:ascii="Century Gothic" w:hAnsi="Century Gothic"/>
                                <w:sz w:val="18"/>
                              </w:rPr>
                              <w:fldChar w:fldCharType="separate"/>
                            </w:r>
                            <w:r w:rsidRPr="00E64B0B">
                              <w:rPr>
                                <w:rStyle w:val="Hyperlink"/>
                                <w:rFonts w:ascii="Century Gothic" w:hAnsi="Century Gothic"/>
                                <w:sz w:val="18"/>
                              </w:rPr>
                              <w:t xml:space="preserve">Back to </w:t>
                            </w:r>
                            <w:r>
                              <w:rPr>
                                <w:rStyle w:val="Hyperlink"/>
                                <w:rFonts w:ascii="Century Gothic" w:hAnsi="Century Gothic"/>
                                <w:sz w:val="18"/>
                              </w:rPr>
                              <w:t>highest priorities</w:t>
                            </w:r>
                          </w:p>
                          <w:p w14:paraId="4957F04D" w14:textId="1BB93056" w:rsidR="00AD4840" w:rsidRPr="00E64B0B" w:rsidRDefault="00AD4840" w:rsidP="00011AEB">
                            <w:pPr>
                              <w:spacing w:after="0"/>
                              <w:jc w:val="right"/>
                              <w:rPr>
                                <w:rFonts w:ascii="Century Gothic" w:hAnsi="Century Gothic"/>
                                <w:sz w:val="18"/>
                              </w:rPr>
                            </w:pPr>
                            <w:r>
                              <w:rPr>
                                <w:rFonts w:ascii="Century Gothic" w:hAnsi="Century Gothic"/>
                                <w:sz w:val="18"/>
                              </w:rPr>
                              <w:fldChar w:fldCharType="end"/>
                            </w:r>
                            <w:hyperlink w:anchor="_Marine_and_coastal_1" w:history="1">
                              <w:r w:rsidRPr="00E64B0B">
                                <w:rPr>
                                  <w:rStyle w:val="Hyperlink"/>
                                  <w:rFonts w:ascii="Century Gothic" w:hAnsi="Century Gothic"/>
                                  <w:sz w:val="18"/>
                                </w:rPr>
                                <w:t xml:space="preserve">Back to </w:t>
                              </w:r>
                              <w:r>
                                <w:rPr>
                                  <w:rStyle w:val="Hyperlink"/>
                                  <w:rFonts w:ascii="Century Gothic" w:hAnsi="Century Gothic"/>
                                  <w:sz w:val="18"/>
                                </w:rPr>
                                <w:t>full list</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6599515" id="Text Box 304" o:spid="_x0000_s1063" type="#_x0000_t202" style="position:absolute;margin-left:553.7pt;margin-top:0;width:138.85pt;height:31.15pt;z-index:251763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" filled="f" stroked="f" strokeweight=".5pt">
                <v:textbox>
                  <w:txbxContent>
                    <w:p w14:paraId="3BFBE39E" w14:textId="77777777" w:rsidR="00AD4840" w:rsidRDefault="00AD4840" w:rsidP="00011AEB">
                      <w:pPr>
                        <w:spacing w:after="0"/>
                        <w:jc w:val="right"/>
                        <w:rPr>
                          <w:rStyle w:val="Hyperlink"/>
                          <w:rFonts w:ascii="Century Gothic" w:hAnsi="Century Gothic"/>
                          <w:sz w:val="18"/>
                        </w:rPr>
                      </w:pPr>
                      <w:r>
                        <w:rPr>
                          <w:rFonts w:ascii="Century Gothic" w:hAnsi="Century Gothic"/>
                          <w:sz w:val="18"/>
                        </w:rPr>
                        <w:fldChar w:fldCharType="begin"/>
                      </w:r>
                      <w:r>
                        <w:rPr>
                          <w:rFonts w:ascii="Century Gothic" w:hAnsi="Century Gothic"/>
                          <w:sz w:val="18"/>
                        </w:rPr>
                        <w:instrText xml:space="preserve"> HYPERLINK  \l "_Highest_priority_knowledge" </w:instrText>
                      </w:r>
                      <w:r>
                        <w:rPr>
                          <w:rFonts w:ascii="Century Gothic" w:hAnsi="Century Gothic"/>
                          <w:sz w:val="18"/>
                        </w:rPr>
                        <w:fldChar w:fldCharType="separate"/>
                      </w:r>
                      <w:r w:rsidRPr="00E64B0B">
                        <w:rPr>
                          <w:rStyle w:val="Hyperlink"/>
                          <w:rFonts w:ascii="Century Gothic" w:hAnsi="Century Gothic"/>
                          <w:sz w:val="18"/>
                        </w:rPr>
                        <w:t xml:space="preserve">Back to </w:t>
                      </w:r>
                      <w:r>
                        <w:rPr>
                          <w:rStyle w:val="Hyperlink"/>
                          <w:rFonts w:ascii="Century Gothic" w:hAnsi="Century Gothic"/>
                          <w:sz w:val="18"/>
                        </w:rPr>
                        <w:t>highest priorities</w:t>
                      </w:r>
                    </w:p>
                    <w:p w14:paraId="4957F04D" w14:textId="1BB93056" w:rsidR="00AD4840" w:rsidRPr="00E64B0B" w:rsidRDefault="00AD4840" w:rsidP="00011AEB">
                      <w:pPr>
                        <w:spacing w:after="0"/>
                        <w:jc w:val="right"/>
                        <w:rPr>
                          <w:rFonts w:ascii="Century Gothic" w:hAnsi="Century Gothic"/>
                          <w:sz w:val="18"/>
                        </w:rPr>
                      </w:pPr>
                      <w:r>
                        <w:rPr>
                          <w:rFonts w:ascii="Century Gothic" w:hAnsi="Century Gothic"/>
                          <w:sz w:val="18"/>
                        </w:rPr>
                        <w:fldChar w:fldCharType="end"/>
                      </w:r>
                      <w:hyperlink w:anchor="_Marine_and_coastal_1" w:history="1">
                        <w:r w:rsidRPr="00E64B0B">
                          <w:rPr>
                            <w:rStyle w:val="Hyperlink"/>
                            <w:rFonts w:ascii="Century Gothic" w:hAnsi="Century Gothic"/>
                            <w:sz w:val="18"/>
                          </w:rPr>
                          <w:t xml:space="preserve">Back to </w:t>
                        </w:r>
                        <w:r>
                          <w:rPr>
                            <w:rStyle w:val="Hyperlink"/>
                            <w:rFonts w:ascii="Century Gothic" w:hAnsi="Century Gothic"/>
                            <w:sz w:val="18"/>
                          </w:rPr>
                          <w:t>full list</w:t>
                        </w:r>
                      </w:hyperlink>
                    </w:p>
                  </w:txbxContent>
                </v:textbox>
                <w10:wrap type="square"/>
              </v:shape>
            </w:pict>
          </mc:Fallback>
        </mc:AlternateContent>
      </w:r>
    </w:p>
    <w:p w14:paraId="7DA0C732" w14:textId="43314E25" w:rsidR="00D90ADD" w:rsidRPr="002A12DE" w:rsidRDefault="00D90ADD" w:rsidP="00D90ADD">
      <w:pPr>
        <w:pStyle w:val="Heading3"/>
      </w:pPr>
      <w:r w:rsidRPr="002A12DE">
        <w:t xml:space="preserve">Marine and Coastal </w:t>
      </w:r>
      <w:r w:rsidR="00574D25">
        <w:t>k</w:t>
      </w:r>
      <w:r w:rsidR="001922C5">
        <w:t xml:space="preserve">nowledge </w:t>
      </w:r>
      <w:r w:rsidR="00574D25">
        <w:t>n</w:t>
      </w:r>
      <w:r w:rsidR="001922C5">
        <w:t>eeds</w:t>
      </w:r>
      <w:bookmarkEnd w:id="121"/>
      <w:bookmarkEnd w:id="122"/>
    </w:p>
    <w:tbl>
      <w:tblPr>
        <w:tblW w:w="4966" w:type="pct"/>
        <w:tblInd w:w="30" w:type="dxa"/>
        <w:tblLayout w:type="fixed"/>
        <w:tblLook w:val="04A0" w:firstRow="1" w:lastRow="0" w:firstColumn="1" w:lastColumn="0" w:noHBand="0" w:noVBand="1"/>
      </w:tblPr>
      <w:tblGrid>
        <w:gridCol w:w="2916"/>
        <w:gridCol w:w="10917"/>
      </w:tblGrid>
      <w:tr w:rsidR="006A17BA" w:rsidRPr="006A17BA" w14:paraId="51797C06" w14:textId="77777777" w:rsidTr="002E6FBD">
        <w:trPr>
          <w:trHeight w:val="250"/>
          <w:tblHeader/>
        </w:trPr>
        <w:tc>
          <w:tcPr>
            <w:tcW w:w="1054" w:type="pct"/>
            <w:tcBorders>
              <w:top w:val="single" w:sz="4" w:space="0" w:color="auto"/>
              <w:left w:val="single" w:sz="24" w:space="0" w:color="44546A" w:themeColor="text2"/>
              <w:bottom w:val="double" w:sz="4" w:space="0" w:color="auto"/>
              <w:right w:val="nil"/>
            </w:tcBorders>
            <w:shd w:val="clear" w:color="auto" w:fill="E7E6E6" w:themeFill="background2"/>
            <w:noWrap/>
            <w:hideMark/>
          </w:tcPr>
          <w:p w14:paraId="4D0E79F5" w14:textId="67090097" w:rsidR="006A17BA" w:rsidRPr="006A17BA" w:rsidRDefault="006A17BA" w:rsidP="006A17BA">
            <w:pPr>
              <w:spacing w:before="120" w:after="120" w:line="240" w:lineRule="auto"/>
              <w:rPr>
                <w:rFonts w:asciiTheme="majorHAnsi" w:eastAsia="Times New Roman" w:hAnsiTheme="majorHAnsi" w:cstheme="majorHAnsi"/>
                <w:b/>
                <w:bCs/>
                <w:szCs w:val="20"/>
                <w:lang w:eastAsia="en-AU"/>
              </w:rPr>
            </w:pPr>
            <w:r>
              <w:rPr>
                <w:rFonts w:asciiTheme="majorHAnsi" w:eastAsia="Times New Roman" w:hAnsiTheme="majorHAnsi" w:cstheme="majorHAnsi"/>
                <w:b/>
                <w:bCs/>
                <w:szCs w:val="20"/>
                <w:lang w:eastAsia="en-AU"/>
              </w:rPr>
              <w:t>Marine and coastal k</w:t>
            </w:r>
            <w:r w:rsidRPr="006A17BA">
              <w:rPr>
                <w:rFonts w:asciiTheme="majorHAnsi" w:eastAsia="Times New Roman" w:hAnsiTheme="majorHAnsi" w:cstheme="majorHAnsi"/>
                <w:b/>
                <w:bCs/>
                <w:szCs w:val="20"/>
                <w:lang w:eastAsia="en-AU"/>
              </w:rPr>
              <w:t>nowledge need</w:t>
            </w:r>
            <w:r w:rsidR="00A10E69">
              <w:rPr>
                <w:rFonts w:asciiTheme="majorHAnsi" w:eastAsia="Times New Roman" w:hAnsiTheme="majorHAnsi" w:cstheme="majorHAnsi"/>
                <w:b/>
                <w:bCs/>
                <w:szCs w:val="20"/>
                <w:lang w:eastAsia="en-AU"/>
              </w:rPr>
              <w:t>s</w:t>
            </w:r>
          </w:p>
        </w:tc>
        <w:tc>
          <w:tcPr>
            <w:tcW w:w="3946" w:type="pct"/>
            <w:tcBorders>
              <w:top w:val="single" w:sz="4" w:space="0" w:color="auto"/>
              <w:left w:val="nil"/>
              <w:bottom w:val="double" w:sz="4" w:space="0" w:color="auto"/>
              <w:right w:val="nil"/>
            </w:tcBorders>
            <w:shd w:val="clear" w:color="auto" w:fill="E7E6E6" w:themeFill="background2"/>
            <w:noWrap/>
            <w:hideMark/>
          </w:tcPr>
          <w:p w14:paraId="3F699B59" w14:textId="74FDD362" w:rsidR="006A17BA" w:rsidRPr="006A17BA" w:rsidRDefault="006A17BA" w:rsidP="006A17BA">
            <w:pPr>
              <w:spacing w:before="120" w:after="120" w:line="240" w:lineRule="auto"/>
              <w:jc w:val="center"/>
              <w:rPr>
                <w:rFonts w:asciiTheme="majorHAnsi" w:eastAsia="Times New Roman" w:hAnsiTheme="majorHAnsi" w:cstheme="majorHAnsi"/>
                <w:bCs/>
                <w:szCs w:val="20"/>
                <w:lang w:eastAsia="en-AU"/>
              </w:rPr>
            </w:pPr>
            <w:r w:rsidRPr="006A17BA">
              <w:rPr>
                <w:rFonts w:ascii="Calibri" w:eastAsia="Times New Roman" w:hAnsi="Calibri" w:cs="Times New Roman"/>
                <w:b/>
                <w:bCs/>
                <w:lang w:eastAsia="en-AU"/>
              </w:rPr>
              <w:t>Contextual information and specific knowledge needs</w:t>
            </w:r>
          </w:p>
        </w:tc>
      </w:tr>
      <w:tr w:rsidR="006A17BA" w:rsidRPr="002A12DE" w14:paraId="6AC5E162" w14:textId="77777777" w:rsidTr="00A10E69">
        <w:trPr>
          <w:trHeight w:val="4299"/>
        </w:trPr>
        <w:tc>
          <w:tcPr>
            <w:tcW w:w="1054" w:type="pct"/>
            <w:tcBorders>
              <w:top w:val="double" w:sz="4" w:space="0" w:color="auto"/>
              <w:left w:val="single" w:sz="24" w:space="0" w:color="C00000"/>
              <w:bottom w:val="single" w:sz="4" w:space="0" w:color="auto"/>
              <w:right w:val="nil"/>
            </w:tcBorders>
            <w:shd w:val="clear" w:color="auto" w:fill="auto"/>
            <w:hideMark/>
          </w:tcPr>
          <w:p w14:paraId="27638304" w14:textId="7D020ACB" w:rsidR="006A17BA" w:rsidRPr="006A17BA" w:rsidRDefault="001D2F63" w:rsidP="006A17BA">
            <w:pPr>
              <w:spacing w:before="60" w:after="60" w:line="240" w:lineRule="auto"/>
              <w:rPr>
                <w:rFonts w:asciiTheme="majorHAnsi" w:eastAsia="Times New Roman" w:hAnsiTheme="majorHAnsi" w:cstheme="majorHAnsi"/>
                <w:bCs/>
                <w:color w:val="000000"/>
                <w:sz w:val="20"/>
                <w:szCs w:val="20"/>
                <w:lang w:eastAsia="en-AU"/>
              </w:rPr>
            </w:pPr>
            <w:r w:rsidRPr="001D2F63">
              <w:rPr>
                <w:rFonts w:asciiTheme="majorHAnsi" w:eastAsia="Times New Roman" w:hAnsiTheme="majorHAnsi" w:cstheme="majorHAnsi"/>
                <w:b/>
                <w:bCs/>
                <w:color w:val="000000"/>
                <w:sz w:val="20"/>
                <w:szCs w:val="20"/>
                <w:lang w:eastAsia="en-AU"/>
              </w:rPr>
              <w:t>MC.1</w:t>
            </w:r>
            <w:r>
              <w:rPr>
                <w:rFonts w:asciiTheme="majorHAnsi" w:eastAsia="Times New Roman" w:hAnsiTheme="majorHAnsi" w:cstheme="majorHAnsi"/>
                <w:bCs/>
                <w:color w:val="000000"/>
                <w:sz w:val="20"/>
                <w:szCs w:val="20"/>
                <w:lang w:eastAsia="en-AU"/>
              </w:rPr>
              <w:t xml:space="preserve"> </w:t>
            </w:r>
            <w:r w:rsidR="006A17BA" w:rsidRPr="006A17BA">
              <w:rPr>
                <w:rFonts w:asciiTheme="majorHAnsi" w:eastAsia="Times New Roman" w:hAnsiTheme="majorHAnsi" w:cstheme="majorHAnsi"/>
                <w:bCs/>
                <w:color w:val="000000"/>
                <w:sz w:val="20"/>
                <w:szCs w:val="20"/>
                <w:lang w:eastAsia="en-AU"/>
              </w:rPr>
              <w:t>Improve our understanding and modelling of the combined impact of pressures on the resilience of Reef and coastal ecosystems.</w:t>
            </w:r>
          </w:p>
        </w:tc>
        <w:tc>
          <w:tcPr>
            <w:tcW w:w="3946" w:type="pct"/>
            <w:tcBorders>
              <w:top w:val="double" w:sz="4" w:space="0" w:color="auto"/>
              <w:left w:val="nil"/>
              <w:bottom w:val="single" w:sz="4" w:space="0" w:color="auto"/>
              <w:right w:val="nil"/>
            </w:tcBorders>
            <w:shd w:val="clear" w:color="auto" w:fill="auto"/>
            <w:hideMark/>
          </w:tcPr>
          <w:p w14:paraId="2FA5EEF2" w14:textId="77777777" w:rsidR="006A17BA" w:rsidRDefault="006A17BA" w:rsidP="00E64B0B">
            <w:pPr>
              <w:pStyle w:val="ListParagraph"/>
              <w:numPr>
                <w:ilvl w:val="0"/>
                <w:numId w:val="11"/>
              </w:numPr>
              <w:spacing w:after="0" w:line="240" w:lineRule="auto"/>
              <w:ind w:left="142" w:hanging="142"/>
              <w:rPr>
                <w:rFonts w:asciiTheme="majorHAnsi" w:eastAsia="Times New Roman" w:hAnsiTheme="majorHAnsi" w:cstheme="majorHAnsi"/>
                <w:color w:val="000000"/>
                <w:sz w:val="20"/>
                <w:szCs w:val="20"/>
                <w:lang w:eastAsia="en-AU"/>
              </w:rPr>
            </w:pPr>
            <w:r w:rsidRPr="002A12DE">
              <w:rPr>
                <w:rFonts w:asciiTheme="majorHAnsi" w:eastAsia="Times New Roman" w:hAnsiTheme="majorHAnsi" w:cstheme="majorHAnsi"/>
                <w:color w:val="000000"/>
                <w:sz w:val="20"/>
                <w:szCs w:val="20"/>
                <w:lang w:eastAsia="en-AU"/>
              </w:rPr>
              <w:t>Future conditions of coastal and marine ecosystems are difficult to predict as the responses to multiple pressures are only beginning to be understood, vary between organisms and studies and show complex spatio-temporal patterns, interactions and feedback loops. To improve the knowledge, spatial ecosystem models and high</w:t>
            </w:r>
            <w:r>
              <w:rPr>
                <w:rFonts w:asciiTheme="majorHAnsi" w:eastAsia="Times New Roman" w:hAnsiTheme="majorHAnsi" w:cstheme="majorHAnsi"/>
                <w:color w:val="000000"/>
                <w:sz w:val="20"/>
                <w:szCs w:val="20"/>
                <w:lang w:eastAsia="en-AU"/>
              </w:rPr>
              <w:t xml:space="preserve"> </w:t>
            </w:r>
            <w:r w:rsidRPr="002A12DE">
              <w:rPr>
                <w:rFonts w:asciiTheme="majorHAnsi" w:eastAsia="Times New Roman" w:hAnsiTheme="majorHAnsi" w:cstheme="majorHAnsi"/>
                <w:color w:val="000000"/>
                <w:sz w:val="20"/>
                <w:szCs w:val="20"/>
                <w:lang w:eastAsia="en-AU"/>
              </w:rPr>
              <w:t>quality observational data, are required to predict future ecosystem condition, resilience and recovery of key coastal and marine ecosystems, with an immediate focus on cor</w:t>
            </w:r>
            <w:r>
              <w:rPr>
                <w:rFonts w:asciiTheme="majorHAnsi" w:eastAsia="Times New Roman" w:hAnsiTheme="majorHAnsi" w:cstheme="majorHAnsi"/>
                <w:color w:val="000000"/>
                <w:sz w:val="20"/>
                <w:szCs w:val="20"/>
                <w:lang w:eastAsia="en-AU"/>
              </w:rPr>
              <w:t xml:space="preserve">al reefs and seagrass meadows. </w:t>
            </w:r>
          </w:p>
          <w:p w14:paraId="0BCC8020" w14:textId="77777777" w:rsidR="006A17BA" w:rsidRDefault="006A17BA" w:rsidP="00E64B0B">
            <w:pPr>
              <w:pStyle w:val="ListParagraph"/>
              <w:numPr>
                <w:ilvl w:val="0"/>
                <w:numId w:val="11"/>
              </w:numPr>
              <w:spacing w:after="0" w:line="240" w:lineRule="auto"/>
              <w:ind w:left="142" w:hanging="142"/>
              <w:rPr>
                <w:rFonts w:asciiTheme="majorHAnsi" w:eastAsia="Times New Roman" w:hAnsiTheme="majorHAnsi" w:cstheme="majorHAnsi"/>
                <w:color w:val="000000"/>
                <w:sz w:val="20"/>
                <w:szCs w:val="20"/>
                <w:lang w:eastAsia="en-AU"/>
              </w:rPr>
            </w:pPr>
            <w:r w:rsidRPr="002A12DE">
              <w:rPr>
                <w:rFonts w:asciiTheme="majorHAnsi" w:eastAsia="Times New Roman" w:hAnsiTheme="majorHAnsi" w:cstheme="majorHAnsi"/>
                <w:color w:val="000000"/>
                <w:sz w:val="20"/>
                <w:szCs w:val="20"/>
                <w:lang w:eastAsia="en-AU"/>
              </w:rPr>
              <w:t xml:space="preserve">Quantification of tolerance thresholds and tipping points in key seagrass and coral reef species under exposure to single and multiple pressures from water quality, climate change and ocean and coastal acidification and of the trajectories of </w:t>
            </w:r>
            <w:r>
              <w:rPr>
                <w:rFonts w:asciiTheme="majorHAnsi" w:eastAsia="Times New Roman" w:hAnsiTheme="majorHAnsi" w:cstheme="majorHAnsi"/>
                <w:color w:val="000000"/>
                <w:sz w:val="20"/>
                <w:szCs w:val="20"/>
                <w:lang w:eastAsia="en-AU"/>
              </w:rPr>
              <w:t>R</w:t>
            </w:r>
            <w:r w:rsidRPr="002A12DE">
              <w:rPr>
                <w:rFonts w:asciiTheme="majorHAnsi" w:eastAsia="Times New Roman" w:hAnsiTheme="majorHAnsi" w:cstheme="majorHAnsi"/>
                <w:color w:val="000000"/>
                <w:sz w:val="20"/>
                <w:szCs w:val="20"/>
                <w:lang w:eastAsia="en-AU"/>
              </w:rPr>
              <w:t xml:space="preserve">eef recovery and coral community reassembly processes (fecundity, larval settlement cues, post-settlement survival, growth rates, coral–macroalgal balance) and the environmental factors affecting these (including water quality).    </w:t>
            </w:r>
          </w:p>
          <w:p w14:paraId="3F5C06AB" w14:textId="77777777" w:rsidR="006A17BA" w:rsidRDefault="006A17BA" w:rsidP="00E64B0B">
            <w:pPr>
              <w:pStyle w:val="ListParagraph"/>
              <w:numPr>
                <w:ilvl w:val="0"/>
                <w:numId w:val="11"/>
              </w:numPr>
              <w:spacing w:after="0" w:line="240" w:lineRule="auto"/>
              <w:ind w:left="142" w:hanging="142"/>
              <w:rPr>
                <w:rFonts w:asciiTheme="majorHAnsi" w:eastAsia="Times New Roman" w:hAnsiTheme="majorHAnsi" w:cstheme="majorHAnsi"/>
                <w:color w:val="000000"/>
                <w:sz w:val="20"/>
                <w:szCs w:val="20"/>
                <w:lang w:eastAsia="en-AU"/>
              </w:rPr>
            </w:pPr>
            <w:r w:rsidRPr="002A12DE">
              <w:rPr>
                <w:rFonts w:asciiTheme="majorHAnsi" w:eastAsia="Times New Roman" w:hAnsiTheme="majorHAnsi" w:cstheme="majorHAnsi"/>
                <w:color w:val="000000"/>
                <w:sz w:val="20"/>
                <w:szCs w:val="20"/>
                <w:lang w:eastAsia="en-AU"/>
              </w:rPr>
              <w:t>Cumulative impacts of pesticides with other stressors,</w:t>
            </w:r>
            <w:r>
              <w:rPr>
                <w:rFonts w:asciiTheme="majorHAnsi" w:eastAsia="Times New Roman" w:hAnsiTheme="majorHAnsi" w:cstheme="majorHAnsi"/>
                <w:color w:val="000000"/>
                <w:sz w:val="20"/>
                <w:szCs w:val="20"/>
                <w:lang w:eastAsia="en-AU"/>
              </w:rPr>
              <w:t xml:space="preserve"> particularly chronic effects. </w:t>
            </w:r>
          </w:p>
          <w:p w14:paraId="4878AD0E" w14:textId="77777777" w:rsidR="006A17BA" w:rsidRDefault="006A17BA" w:rsidP="00E64B0B">
            <w:pPr>
              <w:pStyle w:val="ListParagraph"/>
              <w:numPr>
                <w:ilvl w:val="0"/>
                <w:numId w:val="11"/>
              </w:numPr>
              <w:spacing w:after="0" w:line="240" w:lineRule="auto"/>
              <w:ind w:left="142" w:hanging="142"/>
              <w:rPr>
                <w:rFonts w:asciiTheme="majorHAnsi" w:eastAsia="Times New Roman" w:hAnsiTheme="majorHAnsi" w:cstheme="majorHAnsi"/>
                <w:color w:val="000000"/>
                <w:sz w:val="20"/>
                <w:szCs w:val="20"/>
                <w:lang w:eastAsia="en-AU"/>
              </w:rPr>
            </w:pPr>
            <w:r w:rsidRPr="002A12DE">
              <w:rPr>
                <w:rFonts w:asciiTheme="majorHAnsi" w:eastAsia="Times New Roman" w:hAnsiTheme="majorHAnsi" w:cstheme="majorHAnsi"/>
                <w:color w:val="000000"/>
                <w:sz w:val="20"/>
                <w:szCs w:val="20"/>
                <w:lang w:eastAsia="en-AU"/>
              </w:rPr>
              <w:t>Ensure that high quality, long-term data on ecosystem condition are avail</w:t>
            </w:r>
            <w:r>
              <w:rPr>
                <w:rFonts w:asciiTheme="majorHAnsi" w:eastAsia="Times New Roman" w:hAnsiTheme="majorHAnsi" w:cstheme="majorHAnsi"/>
                <w:color w:val="000000"/>
                <w:sz w:val="20"/>
                <w:szCs w:val="20"/>
                <w:lang w:eastAsia="en-AU"/>
              </w:rPr>
              <w:t xml:space="preserve">able at relevant spatial scale. </w:t>
            </w:r>
          </w:p>
          <w:p w14:paraId="5893D13E" w14:textId="77777777" w:rsidR="006A17BA" w:rsidRDefault="006A17BA" w:rsidP="00E64B0B">
            <w:pPr>
              <w:pStyle w:val="ListParagraph"/>
              <w:numPr>
                <w:ilvl w:val="0"/>
                <w:numId w:val="11"/>
              </w:numPr>
              <w:spacing w:after="0" w:line="240" w:lineRule="auto"/>
              <w:ind w:left="142" w:hanging="142"/>
              <w:rPr>
                <w:rFonts w:asciiTheme="majorHAnsi" w:eastAsia="Times New Roman" w:hAnsiTheme="majorHAnsi" w:cstheme="majorHAnsi"/>
                <w:color w:val="000000"/>
                <w:sz w:val="20"/>
                <w:szCs w:val="20"/>
                <w:lang w:eastAsia="en-AU"/>
              </w:rPr>
            </w:pPr>
            <w:r w:rsidRPr="002A12DE">
              <w:rPr>
                <w:rFonts w:asciiTheme="majorHAnsi" w:eastAsia="Times New Roman" w:hAnsiTheme="majorHAnsi" w:cstheme="majorHAnsi"/>
                <w:color w:val="000000"/>
                <w:sz w:val="20"/>
                <w:szCs w:val="20"/>
                <w:lang w:eastAsia="en-AU"/>
              </w:rPr>
              <w:t>Spatial ecosystem models, based on high</w:t>
            </w:r>
            <w:r>
              <w:rPr>
                <w:rFonts w:asciiTheme="majorHAnsi" w:eastAsia="Times New Roman" w:hAnsiTheme="majorHAnsi" w:cstheme="majorHAnsi"/>
                <w:color w:val="000000"/>
                <w:sz w:val="20"/>
                <w:szCs w:val="20"/>
                <w:lang w:eastAsia="en-AU"/>
              </w:rPr>
              <w:t xml:space="preserve"> </w:t>
            </w:r>
            <w:r w:rsidRPr="002A12DE">
              <w:rPr>
                <w:rFonts w:asciiTheme="majorHAnsi" w:eastAsia="Times New Roman" w:hAnsiTheme="majorHAnsi" w:cstheme="majorHAnsi"/>
                <w:color w:val="000000"/>
                <w:sz w:val="20"/>
                <w:szCs w:val="20"/>
                <w:lang w:eastAsia="en-AU"/>
              </w:rPr>
              <w:t>quality observational data, are required to predict future ecosystem condition, resilience and recovery of key coastal and marine ecosystems, with an immediate focus on cor</w:t>
            </w:r>
            <w:r>
              <w:rPr>
                <w:rFonts w:asciiTheme="majorHAnsi" w:eastAsia="Times New Roman" w:hAnsiTheme="majorHAnsi" w:cstheme="majorHAnsi"/>
                <w:color w:val="000000"/>
                <w:sz w:val="20"/>
                <w:szCs w:val="20"/>
                <w:lang w:eastAsia="en-AU"/>
              </w:rPr>
              <w:t xml:space="preserve">al reefs and seagrass meadows. </w:t>
            </w:r>
          </w:p>
          <w:p w14:paraId="39CF2B97" w14:textId="77777777" w:rsidR="006A17BA" w:rsidRDefault="006A17BA" w:rsidP="00E64B0B">
            <w:pPr>
              <w:pStyle w:val="ListParagraph"/>
              <w:numPr>
                <w:ilvl w:val="0"/>
                <w:numId w:val="11"/>
              </w:numPr>
              <w:spacing w:after="0" w:line="240" w:lineRule="auto"/>
              <w:ind w:left="142" w:hanging="142"/>
              <w:rPr>
                <w:rFonts w:asciiTheme="majorHAnsi" w:eastAsia="Times New Roman" w:hAnsiTheme="majorHAnsi" w:cstheme="majorHAnsi"/>
                <w:color w:val="000000"/>
                <w:sz w:val="20"/>
                <w:szCs w:val="20"/>
                <w:lang w:eastAsia="en-AU"/>
              </w:rPr>
            </w:pPr>
            <w:r w:rsidRPr="002A12DE">
              <w:rPr>
                <w:rFonts w:asciiTheme="majorHAnsi" w:eastAsia="Times New Roman" w:hAnsiTheme="majorHAnsi" w:cstheme="majorHAnsi"/>
                <w:color w:val="000000"/>
                <w:sz w:val="20"/>
                <w:szCs w:val="20"/>
                <w:lang w:eastAsia="en-AU"/>
              </w:rPr>
              <w:t>Refinement of the magnitude of nutrient interaction with blea</w:t>
            </w:r>
            <w:r>
              <w:rPr>
                <w:rFonts w:asciiTheme="majorHAnsi" w:eastAsia="Times New Roman" w:hAnsiTheme="majorHAnsi" w:cstheme="majorHAnsi"/>
                <w:color w:val="000000"/>
                <w:sz w:val="20"/>
                <w:szCs w:val="20"/>
                <w:lang w:eastAsia="en-AU"/>
              </w:rPr>
              <w:t>ching and other causal factors.</w:t>
            </w:r>
          </w:p>
          <w:p w14:paraId="5BC80131" w14:textId="77777777" w:rsidR="006A17BA" w:rsidRDefault="006A17BA" w:rsidP="00E64B0B">
            <w:pPr>
              <w:pStyle w:val="ListParagraph"/>
              <w:numPr>
                <w:ilvl w:val="0"/>
                <w:numId w:val="11"/>
              </w:numPr>
              <w:spacing w:after="0" w:line="240" w:lineRule="auto"/>
              <w:ind w:left="142" w:hanging="142"/>
              <w:rPr>
                <w:rFonts w:asciiTheme="majorHAnsi" w:eastAsia="Times New Roman" w:hAnsiTheme="majorHAnsi" w:cstheme="majorHAnsi"/>
                <w:color w:val="000000"/>
                <w:sz w:val="20"/>
                <w:szCs w:val="20"/>
                <w:lang w:eastAsia="en-AU"/>
              </w:rPr>
            </w:pPr>
            <w:r w:rsidRPr="002A12DE">
              <w:rPr>
                <w:rFonts w:asciiTheme="majorHAnsi" w:eastAsia="Times New Roman" w:hAnsiTheme="majorHAnsi" w:cstheme="majorHAnsi"/>
                <w:color w:val="000000"/>
                <w:sz w:val="20"/>
                <w:szCs w:val="20"/>
                <w:lang w:eastAsia="en-AU"/>
              </w:rPr>
              <w:t xml:space="preserve">The overall contribution to widespread seagrass losses from 2009 to 2011 due to the cumulative impacts of herbicides and low benthic light from multiple years of above average rainfall </w:t>
            </w:r>
            <w:r>
              <w:rPr>
                <w:rFonts w:asciiTheme="majorHAnsi" w:eastAsia="Times New Roman" w:hAnsiTheme="majorHAnsi" w:cstheme="majorHAnsi"/>
                <w:color w:val="000000"/>
                <w:sz w:val="20"/>
                <w:szCs w:val="20"/>
                <w:lang w:eastAsia="en-AU"/>
              </w:rPr>
              <w:t>and river discharge is unknown.</w:t>
            </w:r>
          </w:p>
          <w:p w14:paraId="22E29DA1" w14:textId="77777777" w:rsidR="006A17BA" w:rsidRPr="002A12DE" w:rsidRDefault="006A17BA" w:rsidP="00E64B0B">
            <w:pPr>
              <w:pStyle w:val="ListParagraph"/>
              <w:numPr>
                <w:ilvl w:val="0"/>
                <w:numId w:val="11"/>
              </w:numPr>
              <w:spacing w:after="0" w:line="240" w:lineRule="auto"/>
              <w:ind w:left="142" w:hanging="142"/>
              <w:rPr>
                <w:rFonts w:asciiTheme="majorHAnsi" w:eastAsia="Times New Roman" w:hAnsiTheme="majorHAnsi" w:cstheme="majorHAnsi"/>
                <w:color w:val="000000"/>
                <w:sz w:val="20"/>
                <w:szCs w:val="20"/>
                <w:lang w:eastAsia="en-AU"/>
              </w:rPr>
            </w:pPr>
            <w:r w:rsidRPr="002A12DE">
              <w:rPr>
                <w:rFonts w:asciiTheme="majorHAnsi" w:eastAsia="Times New Roman" w:hAnsiTheme="majorHAnsi" w:cstheme="majorHAnsi"/>
                <w:color w:val="000000"/>
                <w:sz w:val="20"/>
                <w:szCs w:val="20"/>
                <w:lang w:eastAsia="en-AU"/>
              </w:rPr>
              <w:t xml:space="preserve">Quantification of the influence of climate change stressors (temperature, </w:t>
            </w:r>
            <w:r>
              <w:rPr>
                <w:rFonts w:asciiTheme="majorHAnsi" w:eastAsia="Times New Roman" w:hAnsiTheme="majorHAnsi" w:cstheme="majorHAnsi"/>
                <w:color w:val="000000"/>
                <w:sz w:val="20"/>
                <w:szCs w:val="20"/>
                <w:lang w:eastAsia="en-AU"/>
              </w:rPr>
              <w:t>ocean acidification</w:t>
            </w:r>
            <w:r w:rsidRPr="002A12DE">
              <w:rPr>
                <w:rFonts w:asciiTheme="majorHAnsi" w:eastAsia="Times New Roman" w:hAnsiTheme="majorHAnsi" w:cstheme="majorHAnsi"/>
                <w:color w:val="000000"/>
                <w:sz w:val="20"/>
                <w:szCs w:val="20"/>
                <w:lang w:eastAsia="en-AU"/>
              </w:rPr>
              <w:t xml:space="preserve"> etc.) on the sensitivity of keystone species to pesticides is required</w:t>
            </w:r>
            <w:r>
              <w:rPr>
                <w:rFonts w:asciiTheme="majorHAnsi" w:eastAsia="Times New Roman" w:hAnsiTheme="majorHAnsi" w:cstheme="majorHAnsi"/>
                <w:color w:val="000000"/>
                <w:sz w:val="20"/>
                <w:szCs w:val="20"/>
                <w:lang w:eastAsia="en-AU"/>
              </w:rPr>
              <w:t>.</w:t>
            </w:r>
          </w:p>
        </w:tc>
      </w:tr>
      <w:tr w:rsidR="006A17BA" w:rsidRPr="002A12DE" w14:paraId="39250DEE" w14:textId="77777777" w:rsidTr="00A10E69">
        <w:trPr>
          <w:trHeight w:val="1843"/>
        </w:trPr>
        <w:tc>
          <w:tcPr>
            <w:tcW w:w="1054" w:type="pct"/>
            <w:tcBorders>
              <w:top w:val="single" w:sz="4" w:space="0" w:color="auto"/>
              <w:left w:val="single" w:sz="24" w:space="0" w:color="C00000"/>
              <w:bottom w:val="single" w:sz="4" w:space="0" w:color="auto"/>
              <w:right w:val="nil"/>
            </w:tcBorders>
            <w:shd w:val="clear" w:color="auto" w:fill="auto"/>
            <w:hideMark/>
          </w:tcPr>
          <w:p w14:paraId="58D4CD6E" w14:textId="7335095B" w:rsidR="006A17BA" w:rsidRPr="006A17BA" w:rsidRDefault="001D2F63" w:rsidP="006A17BA">
            <w:pPr>
              <w:spacing w:before="60" w:after="60" w:line="240" w:lineRule="auto"/>
              <w:rPr>
                <w:rFonts w:asciiTheme="majorHAnsi" w:eastAsia="Times New Roman" w:hAnsiTheme="majorHAnsi" w:cstheme="majorHAnsi"/>
                <w:bCs/>
                <w:color w:val="000000"/>
                <w:sz w:val="20"/>
                <w:szCs w:val="20"/>
                <w:lang w:eastAsia="en-AU"/>
              </w:rPr>
            </w:pPr>
            <w:r>
              <w:rPr>
                <w:rFonts w:asciiTheme="majorHAnsi" w:eastAsia="Times New Roman" w:hAnsiTheme="majorHAnsi" w:cstheme="majorHAnsi"/>
                <w:b/>
                <w:bCs/>
                <w:color w:val="000000"/>
                <w:sz w:val="20"/>
                <w:szCs w:val="20"/>
                <w:lang w:eastAsia="en-AU"/>
              </w:rPr>
              <w:t xml:space="preserve">MC.2 </w:t>
            </w:r>
            <w:r w:rsidR="006A17BA" w:rsidRPr="006A17BA">
              <w:rPr>
                <w:rFonts w:asciiTheme="majorHAnsi" w:eastAsia="Times New Roman" w:hAnsiTheme="majorHAnsi" w:cstheme="majorHAnsi"/>
                <w:bCs/>
                <w:color w:val="000000"/>
                <w:sz w:val="20"/>
                <w:szCs w:val="20"/>
                <w:lang w:eastAsia="en-AU"/>
              </w:rPr>
              <w:t>What is the spatial distribution and condition of habitats in the coastal and marine ecosystems of the Great Barrier Reef?</w:t>
            </w:r>
          </w:p>
        </w:tc>
        <w:tc>
          <w:tcPr>
            <w:tcW w:w="3946" w:type="pct"/>
            <w:tcBorders>
              <w:top w:val="single" w:sz="4" w:space="0" w:color="auto"/>
              <w:left w:val="nil"/>
              <w:bottom w:val="single" w:sz="4" w:space="0" w:color="auto"/>
              <w:right w:val="nil"/>
            </w:tcBorders>
            <w:shd w:val="clear" w:color="auto" w:fill="auto"/>
            <w:hideMark/>
          </w:tcPr>
          <w:p w14:paraId="76D9E041" w14:textId="77777777" w:rsidR="006A17BA" w:rsidRDefault="006A17BA" w:rsidP="00E64B0B">
            <w:pPr>
              <w:pStyle w:val="ListParagraph"/>
              <w:numPr>
                <w:ilvl w:val="0"/>
                <w:numId w:val="11"/>
              </w:numPr>
              <w:spacing w:after="0" w:line="240" w:lineRule="auto"/>
              <w:ind w:left="142" w:hanging="142"/>
              <w:rPr>
                <w:rFonts w:asciiTheme="majorHAnsi" w:eastAsia="Times New Roman" w:hAnsiTheme="majorHAnsi" w:cstheme="majorHAnsi"/>
                <w:color w:val="000000"/>
                <w:sz w:val="20"/>
                <w:szCs w:val="20"/>
                <w:lang w:eastAsia="en-AU"/>
              </w:rPr>
            </w:pPr>
            <w:r>
              <w:rPr>
                <w:rFonts w:asciiTheme="majorHAnsi" w:eastAsia="Times New Roman" w:hAnsiTheme="majorHAnsi" w:cstheme="majorHAnsi"/>
                <w:color w:val="000000"/>
                <w:sz w:val="20"/>
                <w:szCs w:val="20"/>
                <w:lang w:eastAsia="en-AU"/>
              </w:rPr>
              <w:t xml:space="preserve">Greater representation of the </w:t>
            </w:r>
            <w:r w:rsidRPr="00DA501E">
              <w:rPr>
                <w:rFonts w:asciiTheme="majorHAnsi" w:eastAsia="Times New Roman" w:hAnsiTheme="majorHAnsi" w:cstheme="majorHAnsi"/>
                <w:color w:val="000000"/>
                <w:sz w:val="20"/>
                <w:szCs w:val="20"/>
                <w:lang w:eastAsia="en-AU"/>
              </w:rPr>
              <w:t xml:space="preserve">spatial distribution of </w:t>
            </w:r>
            <w:r>
              <w:rPr>
                <w:rFonts w:asciiTheme="majorHAnsi" w:eastAsia="Times New Roman" w:hAnsiTheme="majorHAnsi" w:cstheme="majorHAnsi"/>
                <w:color w:val="000000"/>
                <w:sz w:val="20"/>
                <w:szCs w:val="20"/>
                <w:lang w:eastAsia="en-AU"/>
              </w:rPr>
              <w:t xml:space="preserve">Great Barrier Reef </w:t>
            </w:r>
            <w:r w:rsidRPr="00DA501E">
              <w:rPr>
                <w:rFonts w:asciiTheme="majorHAnsi" w:eastAsia="Times New Roman" w:hAnsiTheme="majorHAnsi" w:cstheme="majorHAnsi"/>
                <w:color w:val="000000"/>
                <w:sz w:val="20"/>
                <w:szCs w:val="20"/>
                <w:lang w:eastAsia="en-AU"/>
              </w:rPr>
              <w:t>habitats, particularly of coastal aquatic ecosystems such as floodplain wetlands, floodplains, freshwater wetland and estuarine environments (mangrove and saltpan)</w:t>
            </w:r>
            <w:r>
              <w:rPr>
                <w:rFonts w:asciiTheme="majorHAnsi" w:eastAsia="Times New Roman" w:hAnsiTheme="majorHAnsi" w:cstheme="majorHAnsi"/>
                <w:color w:val="000000"/>
                <w:sz w:val="20"/>
                <w:szCs w:val="20"/>
                <w:lang w:eastAsia="en-AU"/>
              </w:rPr>
              <w:t>, to assist in</w:t>
            </w:r>
            <w:r w:rsidRPr="00DA501E">
              <w:rPr>
                <w:rFonts w:asciiTheme="majorHAnsi" w:eastAsia="Times New Roman" w:hAnsiTheme="majorHAnsi" w:cstheme="majorHAnsi"/>
                <w:color w:val="000000"/>
                <w:sz w:val="20"/>
                <w:szCs w:val="20"/>
                <w:lang w:eastAsia="en-AU"/>
              </w:rPr>
              <w:t xml:space="preserve"> </w:t>
            </w:r>
            <w:r>
              <w:rPr>
                <w:rFonts w:asciiTheme="majorHAnsi" w:eastAsia="Times New Roman" w:hAnsiTheme="majorHAnsi" w:cstheme="majorHAnsi"/>
                <w:color w:val="000000"/>
                <w:sz w:val="20"/>
                <w:szCs w:val="20"/>
                <w:lang w:eastAsia="en-AU"/>
              </w:rPr>
              <w:t>future</w:t>
            </w:r>
            <w:r w:rsidRPr="00DA501E">
              <w:rPr>
                <w:rFonts w:asciiTheme="majorHAnsi" w:eastAsia="Times New Roman" w:hAnsiTheme="majorHAnsi" w:cstheme="majorHAnsi"/>
                <w:color w:val="000000"/>
                <w:sz w:val="20"/>
                <w:szCs w:val="20"/>
                <w:lang w:eastAsia="en-AU"/>
              </w:rPr>
              <w:t xml:space="preserve"> pollutant exposure and consequence assessments</w:t>
            </w:r>
            <w:r>
              <w:rPr>
                <w:rFonts w:asciiTheme="majorHAnsi" w:eastAsia="Times New Roman" w:hAnsiTheme="majorHAnsi" w:cstheme="majorHAnsi"/>
                <w:color w:val="000000"/>
                <w:sz w:val="20"/>
                <w:szCs w:val="20"/>
                <w:lang w:eastAsia="en-AU"/>
              </w:rPr>
              <w:t>.</w:t>
            </w:r>
          </w:p>
          <w:p w14:paraId="1F7D2204" w14:textId="77777777" w:rsidR="006A17BA" w:rsidRDefault="006A17BA" w:rsidP="00E64B0B">
            <w:pPr>
              <w:pStyle w:val="ListParagraph"/>
              <w:numPr>
                <w:ilvl w:val="0"/>
                <w:numId w:val="11"/>
              </w:numPr>
              <w:spacing w:after="0" w:line="240" w:lineRule="auto"/>
              <w:ind w:left="142" w:hanging="142"/>
              <w:rPr>
                <w:rFonts w:asciiTheme="majorHAnsi" w:eastAsia="Times New Roman" w:hAnsiTheme="majorHAnsi" w:cstheme="majorHAnsi"/>
                <w:color w:val="000000"/>
                <w:sz w:val="20"/>
                <w:szCs w:val="20"/>
                <w:lang w:eastAsia="en-AU"/>
              </w:rPr>
            </w:pPr>
            <w:r>
              <w:rPr>
                <w:rFonts w:asciiTheme="majorHAnsi" w:eastAsia="Times New Roman" w:hAnsiTheme="majorHAnsi" w:cstheme="majorHAnsi"/>
                <w:color w:val="000000"/>
                <w:sz w:val="20"/>
                <w:szCs w:val="20"/>
                <w:lang w:eastAsia="en-AU"/>
              </w:rPr>
              <w:t>Extension of</w:t>
            </w:r>
            <w:r w:rsidRPr="002A12DE">
              <w:rPr>
                <w:rFonts w:asciiTheme="majorHAnsi" w:eastAsia="Times New Roman" w:hAnsiTheme="majorHAnsi" w:cstheme="majorHAnsi"/>
                <w:color w:val="000000"/>
                <w:sz w:val="20"/>
                <w:szCs w:val="20"/>
                <w:lang w:eastAsia="en-AU"/>
              </w:rPr>
              <w:t xml:space="preserve"> </w:t>
            </w:r>
            <w:r>
              <w:rPr>
                <w:rFonts w:asciiTheme="majorHAnsi" w:eastAsia="Times New Roman" w:hAnsiTheme="majorHAnsi" w:cstheme="majorHAnsi"/>
                <w:color w:val="000000"/>
                <w:sz w:val="20"/>
                <w:szCs w:val="20"/>
                <w:lang w:eastAsia="en-AU"/>
              </w:rPr>
              <w:t xml:space="preserve">the </w:t>
            </w:r>
            <w:r w:rsidRPr="002A12DE">
              <w:rPr>
                <w:rFonts w:asciiTheme="majorHAnsi" w:eastAsia="Times New Roman" w:hAnsiTheme="majorHAnsi" w:cstheme="majorHAnsi"/>
                <w:color w:val="000000"/>
                <w:sz w:val="20"/>
                <w:szCs w:val="20"/>
                <w:lang w:eastAsia="en-AU"/>
              </w:rPr>
              <w:t xml:space="preserve">assessment of ecological risk </w:t>
            </w:r>
            <w:r>
              <w:rPr>
                <w:rFonts w:asciiTheme="majorHAnsi" w:eastAsia="Times New Roman" w:hAnsiTheme="majorHAnsi" w:cstheme="majorHAnsi"/>
                <w:color w:val="000000"/>
                <w:sz w:val="20"/>
                <w:szCs w:val="20"/>
                <w:lang w:eastAsia="en-AU"/>
              </w:rPr>
              <w:t xml:space="preserve">from pollutant exposure </w:t>
            </w:r>
            <w:r w:rsidRPr="002A12DE">
              <w:rPr>
                <w:rFonts w:asciiTheme="majorHAnsi" w:eastAsia="Times New Roman" w:hAnsiTheme="majorHAnsi" w:cstheme="majorHAnsi"/>
                <w:color w:val="000000"/>
                <w:sz w:val="20"/>
                <w:szCs w:val="20"/>
                <w:lang w:eastAsia="en-AU"/>
              </w:rPr>
              <w:t>beyond coral reefs and seagrass</w:t>
            </w:r>
            <w:r>
              <w:rPr>
                <w:rFonts w:asciiTheme="majorHAnsi" w:eastAsia="Times New Roman" w:hAnsiTheme="majorHAnsi" w:cstheme="majorHAnsi"/>
                <w:color w:val="000000"/>
                <w:sz w:val="20"/>
                <w:szCs w:val="20"/>
                <w:lang w:eastAsia="en-AU"/>
              </w:rPr>
              <w:t xml:space="preserve"> to include</w:t>
            </w:r>
            <w:r w:rsidRPr="002A12DE">
              <w:rPr>
                <w:rFonts w:asciiTheme="majorHAnsi" w:eastAsia="Times New Roman" w:hAnsiTheme="majorHAnsi" w:cstheme="majorHAnsi"/>
                <w:color w:val="000000"/>
                <w:sz w:val="20"/>
                <w:szCs w:val="20"/>
                <w:lang w:eastAsia="en-AU"/>
              </w:rPr>
              <w:t xml:space="preserve"> other marine ecosystems and coastal ecosystems such as floodplain wetlands, floodplains, freshwater wetland and estuarine environments (mangrove and saltpan), fish and predator fish and non-</w:t>
            </w:r>
            <w:r>
              <w:rPr>
                <w:rFonts w:asciiTheme="majorHAnsi" w:eastAsia="Times New Roman" w:hAnsiTheme="majorHAnsi" w:cstheme="majorHAnsi"/>
                <w:color w:val="000000"/>
                <w:sz w:val="20"/>
                <w:szCs w:val="20"/>
                <w:lang w:eastAsia="en-AU"/>
              </w:rPr>
              <w:t>R</w:t>
            </w:r>
            <w:r w:rsidRPr="002A12DE">
              <w:rPr>
                <w:rFonts w:asciiTheme="majorHAnsi" w:eastAsia="Times New Roman" w:hAnsiTheme="majorHAnsi" w:cstheme="majorHAnsi"/>
                <w:color w:val="000000"/>
                <w:sz w:val="20"/>
                <w:szCs w:val="20"/>
                <w:lang w:eastAsia="en-AU"/>
              </w:rPr>
              <w:t>eef bioregions.</w:t>
            </w:r>
            <w:r>
              <w:rPr>
                <w:rFonts w:asciiTheme="majorHAnsi" w:eastAsia="Times New Roman" w:hAnsiTheme="majorHAnsi" w:cstheme="majorHAnsi"/>
                <w:color w:val="000000"/>
                <w:sz w:val="20"/>
                <w:szCs w:val="20"/>
                <w:lang w:eastAsia="en-AU"/>
              </w:rPr>
              <w:t xml:space="preserve"> Some of these habitats need to be accurately mapped to support the assessment.</w:t>
            </w:r>
          </w:p>
          <w:p w14:paraId="1E8EA56F" w14:textId="77777777" w:rsidR="006A17BA" w:rsidRDefault="006A17BA" w:rsidP="00E64B0B">
            <w:pPr>
              <w:pStyle w:val="ListParagraph"/>
              <w:numPr>
                <w:ilvl w:val="0"/>
                <w:numId w:val="11"/>
              </w:numPr>
              <w:spacing w:after="0" w:line="240" w:lineRule="auto"/>
              <w:ind w:left="142" w:hanging="142"/>
              <w:rPr>
                <w:rFonts w:asciiTheme="majorHAnsi" w:eastAsia="Times New Roman" w:hAnsiTheme="majorHAnsi" w:cstheme="majorHAnsi"/>
                <w:color w:val="000000"/>
                <w:sz w:val="20"/>
                <w:szCs w:val="20"/>
                <w:lang w:eastAsia="en-AU"/>
              </w:rPr>
            </w:pPr>
            <w:r>
              <w:rPr>
                <w:rFonts w:asciiTheme="majorHAnsi" w:eastAsia="Times New Roman" w:hAnsiTheme="majorHAnsi" w:cstheme="majorHAnsi"/>
                <w:color w:val="000000"/>
                <w:sz w:val="20"/>
                <w:szCs w:val="20"/>
                <w:lang w:eastAsia="en-AU"/>
              </w:rPr>
              <w:t>Assessment of the condition of a broader range of coastal and marine habitats.</w:t>
            </w:r>
          </w:p>
          <w:p w14:paraId="616D4CB8" w14:textId="77777777" w:rsidR="006A17BA" w:rsidRPr="002A12DE" w:rsidRDefault="006A17BA" w:rsidP="00E64B0B">
            <w:pPr>
              <w:pStyle w:val="ListParagraph"/>
              <w:numPr>
                <w:ilvl w:val="0"/>
                <w:numId w:val="11"/>
              </w:numPr>
              <w:spacing w:after="0" w:line="240" w:lineRule="auto"/>
              <w:ind w:left="142" w:hanging="142"/>
              <w:rPr>
                <w:rFonts w:asciiTheme="majorHAnsi" w:eastAsia="Times New Roman" w:hAnsiTheme="majorHAnsi" w:cstheme="majorHAnsi"/>
                <w:color w:val="000000"/>
                <w:sz w:val="20"/>
                <w:szCs w:val="20"/>
                <w:lang w:eastAsia="en-AU"/>
              </w:rPr>
            </w:pPr>
            <w:r>
              <w:rPr>
                <w:rFonts w:asciiTheme="majorHAnsi" w:eastAsia="Times New Roman" w:hAnsiTheme="majorHAnsi" w:cstheme="majorHAnsi"/>
                <w:color w:val="000000"/>
                <w:sz w:val="20"/>
                <w:szCs w:val="20"/>
                <w:lang w:eastAsia="en-AU"/>
              </w:rPr>
              <w:t>Development of methods to enable</w:t>
            </w:r>
            <w:r w:rsidRPr="00E64D92">
              <w:rPr>
                <w:rFonts w:asciiTheme="majorHAnsi" w:eastAsia="Times New Roman" w:hAnsiTheme="majorHAnsi" w:cstheme="majorHAnsi"/>
                <w:color w:val="000000"/>
                <w:sz w:val="20"/>
                <w:szCs w:val="20"/>
                <w:lang w:eastAsia="en-AU"/>
              </w:rPr>
              <w:t xml:space="preserve"> </w:t>
            </w:r>
            <w:r>
              <w:rPr>
                <w:rFonts w:asciiTheme="majorHAnsi" w:eastAsia="Times New Roman" w:hAnsiTheme="majorHAnsi" w:cstheme="majorHAnsi"/>
                <w:color w:val="000000"/>
                <w:sz w:val="20"/>
                <w:szCs w:val="20"/>
                <w:lang w:eastAsia="en-AU"/>
              </w:rPr>
              <w:t>habitat</w:t>
            </w:r>
            <w:r w:rsidRPr="00E64D92">
              <w:rPr>
                <w:rFonts w:asciiTheme="majorHAnsi" w:eastAsia="Times New Roman" w:hAnsiTheme="majorHAnsi" w:cstheme="majorHAnsi"/>
                <w:color w:val="000000"/>
                <w:sz w:val="20"/>
                <w:szCs w:val="20"/>
                <w:lang w:eastAsia="en-AU"/>
              </w:rPr>
              <w:t xml:space="preserve"> vulnerability </w:t>
            </w:r>
            <w:r>
              <w:rPr>
                <w:rFonts w:asciiTheme="majorHAnsi" w:eastAsia="Times New Roman" w:hAnsiTheme="majorHAnsi" w:cstheme="majorHAnsi"/>
                <w:color w:val="000000"/>
                <w:sz w:val="20"/>
                <w:szCs w:val="20"/>
                <w:lang w:eastAsia="en-AU"/>
              </w:rPr>
              <w:t>to be factored in</w:t>
            </w:r>
            <w:r w:rsidRPr="00E64D92">
              <w:rPr>
                <w:rFonts w:asciiTheme="majorHAnsi" w:eastAsia="Times New Roman" w:hAnsiTheme="majorHAnsi" w:cstheme="majorHAnsi"/>
                <w:color w:val="000000"/>
                <w:sz w:val="20"/>
                <w:szCs w:val="20"/>
                <w:lang w:eastAsia="en-AU"/>
              </w:rPr>
              <w:t>to future</w:t>
            </w:r>
            <w:r>
              <w:rPr>
                <w:rFonts w:asciiTheme="majorHAnsi" w:eastAsia="Times New Roman" w:hAnsiTheme="majorHAnsi" w:cstheme="majorHAnsi"/>
                <w:color w:val="000000"/>
                <w:sz w:val="20"/>
                <w:szCs w:val="20"/>
                <w:lang w:eastAsia="en-AU"/>
              </w:rPr>
              <w:t xml:space="preserve"> ecological r</w:t>
            </w:r>
            <w:r w:rsidRPr="00E64D92">
              <w:rPr>
                <w:rFonts w:asciiTheme="majorHAnsi" w:eastAsia="Times New Roman" w:hAnsiTheme="majorHAnsi" w:cstheme="majorHAnsi"/>
                <w:color w:val="000000"/>
                <w:sz w:val="20"/>
                <w:szCs w:val="20"/>
                <w:lang w:eastAsia="en-AU"/>
              </w:rPr>
              <w:t>isk assessments</w:t>
            </w:r>
            <w:r>
              <w:rPr>
                <w:rFonts w:asciiTheme="majorHAnsi" w:eastAsia="Times New Roman" w:hAnsiTheme="majorHAnsi" w:cstheme="majorHAnsi"/>
                <w:color w:val="000000"/>
                <w:sz w:val="20"/>
                <w:szCs w:val="20"/>
                <w:lang w:eastAsia="en-AU"/>
              </w:rPr>
              <w:t xml:space="preserve"> for degraded water quality</w:t>
            </w:r>
            <w:r w:rsidRPr="00E64D92">
              <w:rPr>
                <w:rFonts w:asciiTheme="majorHAnsi" w:eastAsia="Times New Roman" w:hAnsiTheme="majorHAnsi" w:cstheme="majorHAnsi"/>
                <w:color w:val="000000"/>
                <w:sz w:val="20"/>
                <w:szCs w:val="20"/>
                <w:lang w:eastAsia="en-AU"/>
              </w:rPr>
              <w:t>.</w:t>
            </w:r>
          </w:p>
        </w:tc>
      </w:tr>
      <w:tr w:rsidR="006A17BA" w:rsidRPr="002A12DE" w14:paraId="7CE6B87A" w14:textId="77777777" w:rsidTr="00A10E69">
        <w:trPr>
          <w:trHeight w:val="2542"/>
        </w:trPr>
        <w:tc>
          <w:tcPr>
            <w:tcW w:w="1054" w:type="pct"/>
            <w:tcBorders>
              <w:top w:val="single" w:sz="4" w:space="0" w:color="auto"/>
              <w:left w:val="single" w:sz="24" w:space="0" w:color="C00000"/>
              <w:bottom w:val="single" w:sz="4" w:space="0" w:color="auto"/>
              <w:right w:val="nil"/>
            </w:tcBorders>
            <w:shd w:val="clear" w:color="auto" w:fill="auto"/>
            <w:hideMark/>
          </w:tcPr>
          <w:p w14:paraId="182385A0" w14:textId="50CEE023" w:rsidR="006A17BA" w:rsidRPr="006A17BA" w:rsidRDefault="001D2F63" w:rsidP="006A17BA">
            <w:pPr>
              <w:spacing w:before="60" w:after="60" w:line="240" w:lineRule="auto"/>
              <w:rPr>
                <w:rFonts w:asciiTheme="majorHAnsi" w:eastAsia="Times New Roman" w:hAnsiTheme="majorHAnsi" w:cstheme="majorHAnsi"/>
                <w:bCs/>
                <w:color w:val="000000"/>
                <w:sz w:val="20"/>
                <w:szCs w:val="20"/>
                <w:lang w:eastAsia="en-AU"/>
              </w:rPr>
            </w:pPr>
            <w:r>
              <w:rPr>
                <w:rFonts w:asciiTheme="majorHAnsi" w:eastAsia="Times New Roman" w:hAnsiTheme="majorHAnsi" w:cstheme="majorHAnsi"/>
                <w:b/>
                <w:bCs/>
                <w:color w:val="000000"/>
                <w:sz w:val="20"/>
                <w:szCs w:val="20"/>
                <w:lang w:eastAsia="en-AU"/>
              </w:rPr>
              <w:lastRenderedPageBreak/>
              <w:t xml:space="preserve">MC.3 </w:t>
            </w:r>
            <w:r w:rsidR="006A17BA" w:rsidRPr="006A17BA">
              <w:rPr>
                <w:rFonts w:asciiTheme="majorHAnsi" w:eastAsia="Times New Roman" w:hAnsiTheme="majorHAnsi" w:cstheme="majorHAnsi"/>
                <w:bCs/>
                <w:color w:val="000000"/>
                <w:sz w:val="20"/>
                <w:szCs w:val="20"/>
                <w:lang w:eastAsia="en-AU"/>
              </w:rPr>
              <w:t xml:space="preserve">What are the detailed mechanisms and processes that directly link nutrient run-off to crown-of-thorns starfish larvae food sources and crown-of-thorns starfish outbreaks? </w:t>
            </w:r>
          </w:p>
        </w:tc>
        <w:tc>
          <w:tcPr>
            <w:tcW w:w="3946" w:type="pct"/>
            <w:tcBorders>
              <w:top w:val="single" w:sz="4" w:space="0" w:color="auto"/>
              <w:left w:val="nil"/>
              <w:bottom w:val="single" w:sz="4" w:space="0" w:color="auto"/>
              <w:right w:val="nil"/>
            </w:tcBorders>
            <w:shd w:val="clear" w:color="auto" w:fill="auto"/>
            <w:hideMark/>
          </w:tcPr>
          <w:p w14:paraId="25CA0D37" w14:textId="77777777" w:rsidR="006A17BA" w:rsidRDefault="006A17BA" w:rsidP="00E64B0B">
            <w:pPr>
              <w:pStyle w:val="ListParagraph"/>
              <w:numPr>
                <w:ilvl w:val="0"/>
                <w:numId w:val="11"/>
              </w:numPr>
              <w:spacing w:after="0" w:line="240" w:lineRule="auto"/>
              <w:ind w:left="142" w:hanging="142"/>
              <w:rPr>
                <w:rFonts w:asciiTheme="majorHAnsi" w:eastAsia="Times New Roman" w:hAnsiTheme="majorHAnsi" w:cstheme="majorHAnsi"/>
                <w:color w:val="000000"/>
                <w:sz w:val="20"/>
                <w:szCs w:val="20"/>
                <w:lang w:eastAsia="en-AU"/>
              </w:rPr>
            </w:pPr>
            <w:r>
              <w:rPr>
                <w:rFonts w:asciiTheme="majorHAnsi" w:eastAsia="Times New Roman" w:hAnsiTheme="majorHAnsi" w:cstheme="majorHAnsi"/>
                <w:color w:val="000000"/>
                <w:sz w:val="20"/>
                <w:szCs w:val="20"/>
                <w:lang w:eastAsia="en-AU"/>
              </w:rPr>
              <w:t>Knowledge needs</w:t>
            </w:r>
            <w:r w:rsidRPr="002A12DE">
              <w:rPr>
                <w:rFonts w:asciiTheme="majorHAnsi" w:eastAsia="Times New Roman" w:hAnsiTheme="majorHAnsi" w:cstheme="majorHAnsi"/>
                <w:color w:val="000000"/>
                <w:sz w:val="20"/>
                <w:szCs w:val="20"/>
                <w:lang w:eastAsia="en-AU"/>
              </w:rPr>
              <w:t xml:space="preserve"> remain around the understanding of the detailed mechanisms and processes by which nutrient run-off might promote crown-of-thorns starfish outbreaks. A specific need is to quantify phytoplankton responses in terms of suitability as crown-of-thorns starfish larval food (as energy or organic carbon content rather than chlorophyll) in response to various nutrient conc</w:t>
            </w:r>
            <w:r>
              <w:rPr>
                <w:rFonts w:asciiTheme="majorHAnsi" w:eastAsia="Times New Roman" w:hAnsiTheme="majorHAnsi" w:cstheme="majorHAnsi"/>
                <w:color w:val="000000"/>
                <w:sz w:val="20"/>
                <w:szCs w:val="20"/>
                <w:lang w:eastAsia="en-AU"/>
              </w:rPr>
              <w:t>entrations, species and ratios.</w:t>
            </w:r>
          </w:p>
          <w:p w14:paraId="5369B266" w14:textId="77777777" w:rsidR="006A17BA" w:rsidRDefault="006A17BA" w:rsidP="00E64B0B">
            <w:pPr>
              <w:pStyle w:val="ListParagraph"/>
              <w:numPr>
                <w:ilvl w:val="0"/>
                <w:numId w:val="11"/>
              </w:numPr>
              <w:spacing w:after="0" w:line="240" w:lineRule="auto"/>
              <w:ind w:left="142" w:hanging="142"/>
              <w:rPr>
                <w:rFonts w:asciiTheme="majorHAnsi" w:eastAsia="Times New Roman" w:hAnsiTheme="majorHAnsi" w:cstheme="majorHAnsi"/>
                <w:color w:val="000000"/>
                <w:sz w:val="20"/>
                <w:szCs w:val="20"/>
                <w:lang w:eastAsia="en-AU"/>
              </w:rPr>
            </w:pPr>
            <w:r w:rsidRPr="002A12DE">
              <w:rPr>
                <w:rFonts w:asciiTheme="majorHAnsi" w:eastAsia="Times New Roman" w:hAnsiTheme="majorHAnsi" w:cstheme="majorHAnsi"/>
                <w:color w:val="000000"/>
                <w:sz w:val="20"/>
                <w:szCs w:val="20"/>
                <w:lang w:eastAsia="en-AU"/>
              </w:rPr>
              <w:t>Improved ‘threshold values’ for enhanced larvae survival, in terms of phytoplankton cell numbers and energy content, not chlorophyl</w:t>
            </w:r>
            <w:r>
              <w:rPr>
                <w:rFonts w:asciiTheme="majorHAnsi" w:eastAsia="Times New Roman" w:hAnsiTheme="majorHAnsi" w:cstheme="majorHAnsi"/>
                <w:color w:val="000000"/>
                <w:sz w:val="20"/>
                <w:szCs w:val="20"/>
                <w:lang w:eastAsia="en-AU"/>
              </w:rPr>
              <w:t xml:space="preserve">l. </w:t>
            </w:r>
          </w:p>
          <w:p w14:paraId="18EDCE78" w14:textId="77777777" w:rsidR="006A17BA" w:rsidRDefault="006A17BA" w:rsidP="00E64B0B">
            <w:pPr>
              <w:pStyle w:val="ListParagraph"/>
              <w:numPr>
                <w:ilvl w:val="0"/>
                <w:numId w:val="11"/>
              </w:numPr>
              <w:spacing w:after="0" w:line="240" w:lineRule="auto"/>
              <w:ind w:left="142" w:hanging="142"/>
              <w:rPr>
                <w:rFonts w:asciiTheme="majorHAnsi" w:eastAsia="Times New Roman" w:hAnsiTheme="majorHAnsi" w:cstheme="majorHAnsi"/>
                <w:color w:val="000000"/>
                <w:sz w:val="20"/>
                <w:szCs w:val="20"/>
                <w:lang w:eastAsia="en-AU"/>
              </w:rPr>
            </w:pPr>
            <w:r w:rsidRPr="002A12DE">
              <w:rPr>
                <w:rFonts w:asciiTheme="majorHAnsi" w:eastAsia="Times New Roman" w:hAnsiTheme="majorHAnsi" w:cstheme="majorHAnsi"/>
                <w:color w:val="000000"/>
                <w:sz w:val="20"/>
                <w:szCs w:val="20"/>
                <w:lang w:eastAsia="en-AU"/>
              </w:rPr>
              <w:t>Quantification of the influence of river run-off in sustaining secondary outbreaks in differe</w:t>
            </w:r>
            <w:r>
              <w:rPr>
                <w:rFonts w:asciiTheme="majorHAnsi" w:eastAsia="Times New Roman" w:hAnsiTheme="majorHAnsi" w:cstheme="majorHAnsi"/>
                <w:color w:val="000000"/>
                <w:sz w:val="20"/>
                <w:szCs w:val="20"/>
                <w:lang w:eastAsia="en-AU"/>
              </w:rPr>
              <w:t>nt years requires further work.</w:t>
            </w:r>
          </w:p>
          <w:p w14:paraId="76169C25" w14:textId="77777777" w:rsidR="006A17BA" w:rsidRDefault="006A17BA" w:rsidP="00E64B0B">
            <w:pPr>
              <w:pStyle w:val="ListParagraph"/>
              <w:numPr>
                <w:ilvl w:val="0"/>
                <w:numId w:val="11"/>
              </w:numPr>
              <w:spacing w:after="0" w:line="240" w:lineRule="auto"/>
              <w:ind w:left="142" w:hanging="142"/>
              <w:rPr>
                <w:rFonts w:asciiTheme="majorHAnsi" w:eastAsia="Times New Roman" w:hAnsiTheme="majorHAnsi" w:cstheme="majorHAnsi"/>
                <w:color w:val="000000"/>
                <w:sz w:val="20"/>
                <w:szCs w:val="20"/>
                <w:lang w:eastAsia="en-AU"/>
              </w:rPr>
            </w:pPr>
            <w:r w:rsidRPr="002A12DE">
              <w:rPr>
                <w:rFonts w:asciiTheme="majorHAnsi" w:eastAsia="Times New Roman" w:hAnsiTheme="majorHAnsi" w:cstheme="majorHAnsi"/>
                <w:color w:val="000000"/>
                <w:sz w:val="20"/>
                <w:szCs w:val="20"/>
                <w:lang w:eastAsia="en-AU"/>
              </w:rPr>
              <w:t xml:space="preserve">Relationship between </w:t>
            </w:r>
            <w:r>
              <w:rPr>
                <w:rFonts w:asciiTheme="majorHAnsi" w:eastAsia="Times New Roman" w:hAnsiTheme="majorHAnsi" w:cstheme="majorHAnsi"/>
                <w:color w:val="000000"/>
                <w:sz w:val="20"/>
                <w:szCs w:val="20"/>
                <w:lang w:eastAsia="en-AU"/>
              </w:rPr>
              <w:t>dissolved inorganic nitrogen (</w:t>
            </w:r>
            <w:r w:rsidRPr="002A12DE">
              <w:rPr>
                <w:rFonts w:asciiTheme="majorHAnsi" w:eastAsia="Times New Roman" w:hAnsiTheme="majorHAnsi" w:cstheme="majorHAnsi"/>
                <w:color w:val="000000"/>
                <w:sz w:val="20"/>
                <w:szCs w:val="20"/>
                <w:lang w:eastAsia="en-AU"/>
              </w:rPr>
              <w:t>DIN</w:t>
            </w:r>
            <w:r>
              <w:rPr>
                <w:rFonts w:asciiTheme="majorHAnsi" w:eastAsia="Times New Roman" w:hAnsiTheme="majorHAnsi" w:cstheme="majorHAnsi"/>
                <w:color w:val="000000"/>
                <w:sz w:val="20"/>
                <w:szCs w:val="20"/>
                <w:lang w:eastAsia="en-AU"/>
              </w:rPr>
              <w:t>)</w:t>
            </w:r>
            <w:r w:rsidRPr="002A12DE">
              <w:rPr>
                <w:rFonts w:asciiTheme="majorHAnsi" w:eastAsia="Times New Roman" w:hAnsiTheme="majorHAnsi" w:cstheme="majorHAnsi"/>
                <w:color w:val="000000"/>
                <w:sz w:val="20"/>
                <w:szCs w:val="20"/>
                <w:lang w:eastAsia="en-AU"/>
              </w:rPr>
              <w:t xml:space="preserve"> concentrations and</w:t>
            </w:r>
            <w:r>
              <w:rPr>
                <w:rFonts w:asciiTheme="majorHAnsi" w:eastAsia="Times New Roman" w:hAnsiTheme="majorHAnsi" w:cstheme="majorHAnsi"/>
                <w:color w:val="000000"/>
                <w:sz w:val="20"/>
                <w:szCs w:val="20"/>
                <w:lang w:eastAsia="en-AU"/>
              </w:rPr>
              <w:t xml:space="preserve"> phytoplankton concentrations. </w:t>
            </w:r>
          </w:p>
          <w:p w14:paraId="5C712D61" w14:textId="77777777" w:rsidR="006A17BA" w:rsidRPr="002A12DE" w:rsidRDefault="006A17BA" w:rsidP="00E64B0B">
            <w:pPr>
              <w:pStyle w:val="ListParagraph"/>
              <w:numPr>
                <w:ilvl w:val="0"/>
                <w:numId w:val="11"/>
              </w:numPr>
              <w:spacing w:after="0" w:line="240" w:lineRule="auto"/>
              <w:ind w:left="142" w:hanging="142"/>
              <w:rPr>
                <w:rFonts w:asciiTheme="majorHAnsi" w:eastAsia="Times New Roman" w:hAnsiTheme="majorHAnsi" w:cstheme="majorHAnsi"/>
                <w:color w:val="000000"/>
                <w:sz w:val="20"/>
                <w:szCs w:val="20"/>
                <w:lang w:eastAsia="en-AU"/>
              </w:rPr>
            </w:pPr>
            <w:r w:rsidRPr="002A12DE">
              <w:rPr>
                <w:rFonts w:asciiTheme="majorHAnsi" w:eastAsia="Times New Roman" w:hAnsiTheme="majorHAnsi" w:cstheme="majorHAnsi"/>
                <w:color w:val="000000"/>
                <w:sz w:val="20"/>
                <w:szCs w:val="20"/>
                <w:lang w:eastAsia="en-AU"/>
              </w:rPr>
              <w:t xml:space="preserve">Solid evidence of the DIN – phytoplankton concentration – </w:t>
            </w:r>
            <w:r w:rsidRPr="00B2623D">
              <w:rPr>
                <w:rFonts w:asciiTheme="majorHAnsi" w:eastAsia="Times New Roman" w:hAnsiTheme="majorHAnsi" w:cstheme="majorHAnsi"/>
                <w:color w:val="000000"/>
                <w:sz w:val="20"/>
                <w:szCs w:val="20"/>
                <w:lang w:eastAsia="en-AU"/>
              </w:rPr>
              <w:t>crown-of-thorns starfish (</w:t>
            </w:r>
            <w:r w:rsidRPr="002A12DE">
              <w:rPr>
                <w:rFonts w:asciiTheme="majorHAnsi" w:eastAsia="Times New Roman" w:hAnsiTheme="majorHAnsi" w:cstheme="majorHAnsi"/>
                <w:color w:val="000000"/>
                <w:sz w:val="20"/>
                <w:szCs w:val="20"/>
                <w:lang w:eastAsia="en-AU"/>
              </w:rPr>
              <w:t>COTS</w:t>
            </w:r>
            <w:r>
              <w:rPr>
                <w:rFonts w:asciiTheme="majorHAnsi" w:eastAsia="Times New Roman" w:hAnsiTheme="majorHAnsi" w:cstheme="majorHAnsi"/>
                <w:color w:val="000000"/>
                <w:sz w:val="20"/>
                <w:szCs w:val="20"/>
                <w:lang w:eastAsia="en-AU"/>
              </w:rPr>
              <w:t xml:space="preserve">) </w:t>
            </w:r>
            <w:r w:rsidRPr="002A12DE">
              <w:rPr>
                <w:rFonts w:asciiTheme="majorHAnsi" w:eastAsia="Times New Roman" w:hAnsiTheme="majorHAnsi" w:cstheme="majorHAnsi"/>
                <w:color w:val="000000"/>
                <w:sz w:val="20"/>
                <w:szCs w:val="20"/>
                <w:lang w:eastAsia="en-AU"/>
              </w:rPr>
              <w:t>relationship, including knowledge on potential alternative larvae food sources. Do nutrients from run</w:t>
            </w:r>
            <w:r>
              <w:rPr>
                <w:rFonts w:asciiTheme="majorHAnsi" w:eastAsia="Times New Roman" w:hAnsiTheme="majorHAnsi" w:cstheme="majorHAnsi"/>
                <w:color w:val="000000"/>
                <w:sz w:val="20"/>
                <w:szCs w:val="20"/>
                <w:lang w:eastAsia="en-AU"/>
              </w:rPr>
              <w:t>-</w:t>
            </w:r>
            <w:r w:rsidRPr="002A12DE">
              <w:rPr>
                <w:rFonts w:asciiTheme="majorHAnsi" w:eastAsia="Times New Roman" w:hAnsiTheme="majorHAnsi" w:cstheme="majorHAnsi"/>
                <w:color w:val="000000"/>
                <w:sz w:val="20"/>
                <w:szCs w:val="20"/>
                <w:lang w:eastAsia="en-AU"/>
              </w:rPr>
              <w:t>off reach initiation box?</w:t>
            </w:r>
          </w:p>
        </w:tc>
      </w:tr>
      <w:tr w:rsidR="006A17BA" w:rsidRPr="002A12DE" w14:paraId="4E1AD86B" w14:textId="77777777" w:rsidTr="00A10E69">
        <w:trPr>
          <w:trHeight w:val="1556"/>
        </w:trPr>
        <w:tc>
          <w:tcPr>
            <w:tcW w:w="1054" w:type="pct"/>
            <w:tcBorders>
              <w:top w:val="single" w:sz="4" w:space="0" w:color="auto"/>
              <w:left w:val="single" w:sz="24" w:space="0" w:color="C00000"/>
              <w:bottom w:val="single" w:sz="4" w:space="0" w:color="auto"/>
              <w:right w:val="nil"/>
            </w:tcBorders>
            <w:shd w:val="clear" w:color="auto" w:fill="auto"/>
            <w:hideMark/>
          </w:tcPr>
          <w:p w14:paraId="499121FA" w14:textId="4C643F1D" w:rsidR="006A17BA" w:rsidRPr="006A17BA" w:rsidRDefault="001D2F63" w:rsidP="006A17BA">
            <w:pPr>
              <w:spacing w:before="60" w:after="60" w:line="240" w:lineRule="auto"/>
              <w:rPr>
                <w:rFonts w:asciiTheme="majorHAnsi" w:eastAsia="Times New Roman" w:hAnsiTheme="majorHAnsi" w:cstheme="majorHAnsi"/>
                <w:bCs/>
                <w:color w:val="000000"/>
                <w:sz w:val="20"/>
                <w:szCs w:val="20"/>
                <w:lang w:eastAsia="en-AU"/>
              </w:rPr>
            </w:pPr>
            <w:r>
              <w:rPr>
                <w:rFonts w:asciiTheme="majorHAnsi" w:eastAsia="Times New Roman" w:hAnsiTheme="majorHAnsi" w:cstheme="majorHAnsi"/>
                <w:b/>
                <w:bCs/>
                <w:color w:val="000000"/>
                <w:sz w:val="20"/>
                <w:szCs w:val="20"/>
                <w:lang w:eastAsia="en-AU"/>
              </w:rPr>
              <w:t xml:space="preserve">MC.4 </w:t>
            </w:r>
            <w:r w:rsidR="006A17BA" w:rsidRPr="006A17BA">
              <w:rPr>
                <w:rFonts w:asciiTheme="majorHAnsi" w:eastAsia="Times New Roman" w:hAnsiTheme="majorHAnsi" w:cstheme="majorHAnsi"/>
                <w:bCs/>
                <w:color w:val="000000"/>
                <w:sz w:val="20"/>
                <w:szCs w:val="20"/>
                <w:lang w:eastAsia="en-AU"/>
              </w:rPr>
              <w:t>What are the factors that foster or impede seagrass recovery after disturbance?</w:t>
            </w:r>
          </w:p>
        </w:tc>
        <w:tc>
          <w:tcPr>
            <w:tcW w:w="3946" w:type="pct"/>
            <w:tcBorders>
              <w:top w:val="single" w:sz="4" w:space="0" w:color="auto"/>
              <w:left w:val="nil"/>
              <w:bottom w:val="single" w:sz="4" w:space="0" w:color="auto"/>
              <w:right w:val="nil"/>
            </w:tcBorders>
            <w:shd w:val="clear" w:color="auto" w:fill="auto"/>
            <w:hideMark/>
          </w:tcPr>
          <w:p w14:paraId="5FD13DFF" w14:textId="77777777" w:rsidR="006A17BA" w:rsidRDefault="006A17BA" w:rsidP="00E64B0B">
            <w:pPr>
              <w:pStyle w:val="ListParagraph"/>
              <w:numPr>
                <w:ilvl w:val="0"/>
                <w:numId w:val="11"/>
              </w:numPr>
              <w:spacing w:after="0" w:line="240" w:lineRule="auto"/>
              <w:ind w:left="142" w:hanging="142"/>
              <w:rPr>
                <w:rFonts w:asciiTheme="majorHAnsi" w:eastAsia="Times New Roman" w:hAnsiTheme="majorHAnsi" w:cstheme="majorHAnsi"/>
                <w:color w:val="000000"/>
                <w:sz w:val="20"/>
                <w:szCs w:val="20"/>
                <w:lang w:eastAsia="en-AU"/>
              </w:rPr>
            </w:pPr>
            <w:r w:rsidRPr="002A12DE">
              <w:rPr>
                <w:rFonts w:asciiTheme="majorHAnsi" w:eastAsia="Times New Roman" w:hAnsiTheme="majorHAnsi" w:cstheme="majorHAnsi"/>
                <w:color w:val="000000"/>
                <w:sz w:val="20"/>
                <w:szCs w:val="20"/>
                <w:lang w:eastAsia="en-AU"/>
              </w:rPr>
              <w:t>Inshore seagrass meadows remain in poor condition, despite improvements in some seagrass condition indicators in some regions. There were overall improvements in abundance (above-ground per cent cover and biomass); however, reproductive effort declined, indicating a low capacity to recover from disturbances with</w:t>
            </w:r>
            <w:r>
              <w:rPr>
                <w:rFonts w:asciiTheme="majorHAnsi" w:eastAsia="Times New Roman" w:hAnsiTheme="majorHAnsi" w:cstheme="majorHAnsi"/>
                <w:color w:val="000000"/>
                <w:sz w:val="20"/>
                <w:szCs w:val="20"/>
                <w:lang w:eastAsia="en-AU"/>
              </w:rPr>
              <w:t xml:space="preserve"> the available seed resources. </w:t>
            </w:r>
          </w:p>
          <w:p w14:paraId="79445918" w14:textId="77777777" w:rsidR="006A17BA" w:rsidRPr="002A12DE" w:rsidRDefault="006A17BA" w:rsidP="00E64B0B">
            <w:pPr>
              <w:pStyle w:val="ListParagraph"/>
              <w:numPr>
                <w:ilvl w:val="0"/>
                <w:numId w:val="11"/>
              </w:numPr>
              <w:spacing w:after="0" w:line="240" w:lineRule="auto"/>
              <w:ind w:left="142" w:hanging="142"/>
              <w:rPr>
                <w:rFonts w:asciiTheme="majorHAnsi" w:eastAsia="Times New Roman" w:hAnsiTheme="majorHAnsi" w:cstheme="majorHAnsi"/>
                <w:color w:val="000000"/>
                <w:sz w:val="20"/>
                <w:szCs w:val="20"/>
                <w:lang w:eastAsia="en-AU"/>
              </w:rPr>
            </w:pPr>
            <w:r w:rsidRPr="002A12DE">
              <w:rPr>
                <w:rFonts w:asciiTheme="majorHAnsi" w:eastAsia="Times New Roman" w:hAnsiTheme="majorHAnsi" w:cstheme="majorHAnsi"/>
                <w:color w:val="000000"/>
                <w:sz w:val="20"/>
                <w:szCs w:val="20"/>
                <w:lang w:eastAsia="en-AU"/>
              </w:rPr>
              <w:t xml:space="preserve">There are important </w:t>
            </w:r>
            <w:r>
              <w:rPr>
                <w:rFonts w:asciiTheme="majorHAnsi" w:eastAsia="Times New Roman" w:hAnsiTheme="majorHAnsi" w:cstheme="majorHAnsi"/>
                <w:color w:val="000000"/>
                <w:sz w:val="20"/>
                <w:szCs w:val="20"/>
                <w:lang w:eastAsia="en-AU"/>
              </w:rPr>
              <w:t>knowledge needs</w:t>
            </w:r>
            <w:r w:rsidRPr="002A12DE">
              <w:rPr>
                <w:rFonts w:asciiTheme="majorHAnsi" w:eastAsia="Times New Roman" w:hAnsiTheme="majorHAnsi" w:cstheme="majorHAnsi"/>
                <w:color w:val="000000"/>
                <w:sz w:val="20"/>
                <w:szCs w:val="20"/>
                <w:lang w:eastAsia="en-AU"/>
              </w:rPr>
              <w:t xml:space="preserve"> around the understanding of recovery processes of seagrass (e.g. seed germination triggers, seed viability, seed bank thresholds, sediment conditions, species interactions) and the environmental factors affecting these that are needed to refine predictions of seagrass meadow resilience.   </w:t>
            </w:r>
          </w:p>
        </w:tc>
      </w:tr>
      <w:tr w:rsidR="006A17BA" w:rsidRPr="002A12DE" w14:paraId="63B5385E" w14:textId="77777777" w:rsidTr="00A10E69">
        <w:trPr>
          <w:trHeight w:val="1962"/>
        </w:trPr>
        <w:tc>
          <w:tcPr>
            <w:tcW w:w="1054" w:type="pct"/>
            <w:tcBorders>
              <w:top w:val="single" w:sz="4" w:space="0" w:color="auto"/>
              <w:left w:val="single" w:sz="24" w:space="0" w:color="ED7D31" w:themeColor="accent2"/>
              <w:bottom w:val="single" w:sz="4" w:space="0" w:color="auto"/>
              <w:right w:val="nil"/>
            </w:tcBorders>
            <w:shd w:val="clear" w:color="auto" w:fill="auto"/>
            <w:hideMark/>
          </w:tcPr>
          <w:p w14:paraId="08C3E08E" w14:textId="24D2359C" w:rsidR="006A17BA" w:rsidRPr="006A17BA" w:rsidRDefault="001D2F63" w:rsidP="006A17BA">
            <w:pPr>
              <w:spacing w:before="60" w:after="60" w:line="240" w:lineRule="auto"/>
              <w:rPr>
                <w:rFonts w:asciiTheme="majorHAnsi" w:eastAsia="Times New Roman" w:hAnsiTheme="majorHAnsi" w:cstheme="majorHAnsi"/>
                <w:bCs/>
                <w:color w:val="000000"/>
                <w:sz w:val="20"/>
                <w:szCs w:val="20"/>
                <w:lang w:eastAsia="en-AU"/>
              </w:rPr>
            </w:pPr>
            <w:r>
              <w:rPr>
                <w:rFonts w:asciiTheme="majorHAnsi" w:eastAsia="Times New Roman" w:hAnsiTheme="majorHAnsi" w:cstheme="majorHAnsi"/>
                <w:b/>
                <w:bCs/>
                <w:color w:val="000000"/>
                <w:sz w:val="20"/>
                <w:szCs w:val="20"/>
                <w:lang w:eastAsia="en-AU"/>
              </w:rPr>
              <w:t xml:space="preserve">MC.5 </w:t>
            </w:r>
            <w:r w:rsidR="006A17BA" w:rsidRPr="006A17BA">
              <w:rPr>
                <w:rFonts w:asciiTheme="majorHAnsi" w:eastAsia="Times New Roman" w:hAnsiTheme="majorHAnsi" w:cstheme="majorHAnsi"/>
                <w:bCs/>
                <w:color w:val="000000"/>
                <w:sz w:val="20"/>
                <w:szCs w:val="20"/>
                <w:lang w:eastAsia="en-AU"/>
              </w:rPr>
              <w:t xml:space="preserve">How can we measure connectivity between the freshwater-estuarine-marine ecosystems to demonstrate/quantify the importance of protecting coastal ecosystems to protect the Great Barrier Reef? </w:t>
            </w:r>
          </w:p>
        </w:tc>
        <w:tc>
          <w:tcPr>
            <w:tcW w:w="3946" w:type="pct"/>
            <w:tcBorders>
              <w:top w:val="single" w:sz="4" w:space="0" w:color="auto"/>
              <w:left w:val="nil"/>
              <w:bottom w:val="single" w:sz="4" w:space="0" w:color="auto"/>
              <w:right w:val="nil"/>
            </w:tcBorders>
            <w:shd w:val="clear" w:color="auto" w:fill="auto"/>
            <w:hideMark/>
          </w:tcPr>
          <w:p w14:paraId="5D8A572A" w14:textId="77777777" w:rsidR="006A17BA" w:rsidRDefault="006A17BA" w:rsidP="00E64B0B">
            <w:pPr>
              <w:pStyle w:val="ListParagraph"/>
              <w:numPr>
                <w:ilvl w:val="0"/>
                <w:numId w:val="11"/>
              </w:numPr>
              <w:spacing w:after="0" w:line="240" w:lineRule="auto"/>
              <w:ind w:left="142" w:hanging="142"/>
              <w:rPr>
                <w:rFonts w:asciiTheme="majorHAnsi" w:eastAsia="Times New Roman" w:hAnsiTheme="majorHAnsi" w:cstheme="majorHAnsi"/>
                <w:color w:val="000000"/>
                <w:sz w:val="20"/>
                <w:szCs w:val="20"/>
                <w:lang w:eastAsia="en-AU"/>
              </w:rPr>
            </w:pPr>
            <w:r w:rsidRPr="002A12DE">
              <w:rPr>
                <w:rFonts w:asciiTheme="majorHAnsi" w:eastAsia="Times New Roman" w:hAnsiTheme="majorHAnsi" w:cstheme="majorHAnsi"/>
                <w:color w:val="000000"/>
                <w:sz w:val="20"/>
                <w:szCs w:val="20"/>
                <w:lang w:eastAsia="en-AU"/>
              </w:rPr>
              <w:t xml:space="preserve">Need to establish techniques to quantify the connectivity of the coastal freshwater and estuarine ecosystems to seagrass and coral communities and the implications of modification or loss in terms </w:t>
            </w:r>
            <w:r>
              <w:rPr>
                <w:rFonts w:asciiTheme="majorHAnsi" w:eastAsia="Times New Roman" w:hAnsiTheme="majorHAnsi" w:cstheme="majorHAnsi"/>
                <w:color w:val="000000"/>
                <w:sz w:val="20"/>
                <w:szCs w:val="20"/>
                <w:lang w:eastAsia="en-AU"/>
              </w:rPr>
              <w:t>of ecological risk.</w:t>
            </w:r>
          </w:p>
          <w:p w14:paraId="1F3ECD36" w14:textId="77777777" w:rsidR="006A17BA" w:rsidRDefault="006A17BA" w:rsidP="00E64B0B">
            <w:pPr>
              <w:pStyle w:val="ListParagraph"/>
              <w:numPr>
                <w:ilvl w:val="0"/>
                <w:numId w:val="11"/>
              </w:numPr>
              <w:spacing w:after="0" w:line="240" w:lineRule="auto"/>
              <w:ind w:left="142" w:hanging="142"/>
              <w:rPr>
                <w:rFonts w:asciiTheme="majorHAnsi" w:eastAsia="Times New Roman" w:hAnsiTheme="majorHAnsi" w:cstheme="majorHAnsi"/>
                <w:color w:val="000000"/>
                <w:sz w:val="20"/>
                <w:szCs w:val="20"/>
                <w:lang w:eastAsia="en-AU"/>
              </w:rPr>
            </w:pPr>
            <w:r w:rsidRPr="002A12DE">
              <w:rPr>
                <w:rFonts w:asciiTheme="majorHAnsi" w:eastAsia="Times New Roman" w:hAnsiTheme="majorHAnsi" w:cstheme="majorHAnsi"/>
                <w:color w:val="000000"/>
                <w:sz w:val="20"/>
                <w:szCs w:val="20"/>
                <w:lang w:eastAsia="en-AU"/>
              </w:rPr>
              <w:t>Improve water quality and connectivity in coastal ecosystems, through (i) monitoring the condition of coastal freshwater wetlands and estuarine ecosystems, and (ii) prioritisation of freshwater and estuarine barriers for mitigation or</w:t>
            </w:r>
            <w:r>
              <w:rPr>
                <w:rFonts w:asciiTheme="majorHAnsi" w:eastAsia="Times New Roman" w:hAnsiTheme="majorHAnsi" w:cstheme="majorHAnsi"/>
                <w:color w:val="000000"/>
                <w:sz w:val="20"/>
                <w:szCs w:val="20"/>
                <w:lang w:eastAsia="en-AU"/>
              </w:rPr>
              <w:t xml:space="preserve"> removal.</w:t>
            </w:r>
          </w:p>
          <w:p w14:paraId="47535A1F" w14:textId="77777777" w:rsidR="006A17BA" w:rsidRPr="002A12DE" w:rsidRDefault="006A17BA" w:rsidP="00E64B0B">
            <w:pPr>
              <w:pStyle w:val="ListParagraph"/>
              <w:numPr>
                <w:ilvl w:val="0"/>
                <w:numId w:val="11"/>
              </w:numPr>
              <w:spacing w:after="0" w:line="240" w:lineRule="auto"/>
              <w:ind w:left="142" w:hanging="142"/>
              <w:rPr>
                <w:rFonts w:asciiTheme="majorHAnsi" w:eastAsia="Times New Roman" w:hAnsiTheme="majorHAnsi" w:cstheme="majorHAnsi"/>
                <w:color w:val="000000"/>
                <w:sz w:val="20"/>
                <w:szCs w:val="20"/>
                <w:lang w:eastAsia="en-AU"/>
              </w:rPr>
            </w:pPr>
            <w:r w:rsidRPr="002A12DE">
              <w:rPr>
                <w:rFonts w:asciiTheme="majorHAnsi" w:eastAsia="Times New Roman" w:hAnsiTheme="majorHAnsi" w:cstheme="majorHAnsi"/>
                <w:color w:val="000000"/>
                <w:sz w:val="20"/>
                <w:szCs w:val="20"/>
                <w:lang w:eastAsia="en-AU"/>
              </w:rPr>
              <w:t>Modelling of the river-estuary-coastal waters transition/connectivity as part of risk assessments</w:t>
            </w:r>
            <w:r>
              <w:rPr>
                <w:rFonts w:asciiTheme="majorHAnsi" w:eastAsia="Times New Roman" w:hAnsiTheme="majorHAnsi" w:cstheme="majorHAnsi"/>
                <w:color w:val="000000"/>
                <w:sz w:val="20"/>
                <w:szCs w:val="20"/>
                <w:lang w:eastAsia="en-AU"/>
              </w:rPr>
              <w:t>.</w:t>
            </w:r>
          </w:p>
        </w:tc>
      </w:tr>
      <w:tr w:rsidR="006A17BA" w:rsidRPr="002A12DE" w14:paraId="113475B8" w14:textId="77777777" w:rsidTr="00A10E69">
        <w:trPr>
          <w:trHeight w:val="1530"/>
        </w:trPr>
        <w:tc>
          <w:tcPr>
            <w:tcW w:w="1054" w:type="pct"/>
            <w:tcBorders>
              <w:top w:val="single" w:sz="4" w:space="0" w:color="auto"/>
              <w:left w:val="single" w:sz="24" w:space="0" w:color="ED7D31" w:themeColor="accent2"/>
              <w:bottom w:val="single" w:sz="4" w:space="0" w:color="auto"/>
              <w:right w:val="nil"/>
            </w:tcBorders>
            <w:shd w:val="clear" w:color="auto" w:fill="auto"/>
            <w:hideMark/>
          </w:tcPr>
          <w:p w14:paraId="516C6BAE" w14:textId="4E841D1F" w:rsidR="006A17BA" w:rsidRPr="006A17BA" w:rsidRDefault="001D2F63" w:rsidP="006A17BA">
            <w:pPr>
              <w:spacing w:before="60" w:after="60" w:line="240" w:lineRule="auto"/>
              <w:rPr>
                <w:rFonts w:asciiTheme="majorHAnsi" w:eastAsia="Times New Roman" w:hAnsiTheme="majorHAnsi" w:cstheme="majorHAnsi"/>
                <w:bCs/>
                <w:color w:val="000000"/>
                <w:sz w:val="20"/>
                <w:szCs w:val="20"/>
                <w:lang w:eastAsia="en-AU"/>
              </w:rPr>
            </w:pPr>
            <w:r>
              <w:rPr>
                <w:rFonts w:asciiTheme="majorHAnsi" w:eastAsia="Times New Roman" w:hAnsiTheme="majorHAnsi" w:cstheme="majorHAnsi"/>
                <w:b/>
                <w:bCs/>
                <w:color w:val="000000"/>
                <w:sz w:val="20"/>
                <w:szCs w:val="20"/>
                <w:lang w:eastAsia="en-AU"/>
              </w:rPr>
              <w:t xml:space="preserve">MC.6 </w:t>
            </w:r>
            <w:r w:rsidR="006A17BA" w:rsidRPr="006A17BA">
              <w:rPr>
                <w:rFonts w:asciiTheme="majorHAnsi" w:eastAsia="Times New Roman" w:hAnsiTheme="majorHAnsi" w:cstheme="majorHAnsi"/>
                <w:bCs/>
                <w:color w:val="000000"/>
                <w:sz w:val="20"/>
                <w:szCs w:val="20"/>
                <w:lang w:eastAsia="en-AU"/>
              </w:rPr>
              <w:t>What are the priority freshwater and estuarine barriers for mitigation or removal to improve water quality and fish passage in coastal ecosystems?</w:t>
            </w:r>
          </w:p>
        </w:tc>
        <w:tc>
          <w:tcPr>
            <w:tcW w:w="3946" w:type="pct"/>
            <w:tcBorders>
              <w:top w:val="single" w:sz="4" w:space="0" w:color="auto"/>
              <w:left w:val="nil"/>
              <w:bottom w:val="single" w:sz="4" w:space="0" w:color="auto"/>
              <w:right w:val="nil"/>
            </w:tcBorders>
            <w:shd w:val="clear" w:color="auto" w:fill="auto"/>
            <w:hideMark/>
          </w:tcPr>
          <w:p w14:paraId="476BE4C7" w14:textId="77777777" w:rsidR="006A17BA" w:rsidRPr="002A12DE" w:rsidRDefault="006A17BA" w:rsidP="00E64B0B">
            <w:pPr>
              <w:pStyle w:val="ListParagraph"/>
              <w:numPr>
                <w:ilvl w:val="0"/>
                <w:numId w:val="11"/>
              </w:numPr>
              <w:spacing w:after="0" w:line="240" w:lineRule="auto"/>
              <w:ind w:left="142" w:hanging="142"/>
              <w:rPr>
                <w:rFonts w:asciiTheme="majorHAnsi" w:eastAsia="Times New Roman" w:hAnsiTheme="majorHAnsi" w:cstheme="majorHAnsi"/>
                <w:color w:val="000000"/>
                <w:sz w:val="20"/>
                <w:szCs w:val="20"/>
                <w:lang w:eastAsia="en-AU"/>
              </w:rPr>
            </w:pPr>
            <w:r w:rsidRPr="002A12DE">
              <w:rPr>
                <w:rFonts w:asciiTheme="majorHAnsi" w:eastAsia="Times New Roman" w:hAnsiTheme="majorHAnsi" w:cstheme="majorHAnsi"/>
                <w:color w:val="000000"/>
                <w:sz w:val="20"/>
                <w:szCs w:val="20"/>
                <w:lang w:eastAsia="en-AU"/>
              </w:rPr>
              <w:t>Studies have been conducted to identify barriers to fish passage in many catchments of the Great Barrier Reef, but a lack of consistent baseline data means the effect of these barriers across catchments of the Great Barrier Reef is not easily determined</w:t>
            </w:r>
            <w:r>
              <w:rPr>
                <w:rFonts w:asciiTheme="majorHAnsi" w:eastAsia="Times New Roman" w:hAnsiTheme="majorHAnsi" w:cstheme="majorHAnsi"/>
                <w:color w:val="000000"/>
                <w:sz w:val="20"/>
                <w:szCs w:val="20"/>
                <w:lang w:eastAsia="en-AU"/>
              </w:rPr>
              <w:t>.</w:t>
            </w:r>
            <w:r w:rsidRPr="002A12DE">
              <w:rPr>
                <w:rFonts w:asciiTheme="majorHAnsi" w:eastAsia="Times New Roman" w:hAnsiTheme="majorHAnsi" w:cstheme="majorHAnsi"/>
                <w:color w:val="000000"/>
                <w:sz w:val="20"/>
                <w:szCs w:val="20"/>
                <w:lang w:eastAsia="en-AU"/>
              </w:rPr>
              <w:t xml:space="preserve"> </w:t>
            </w:r>
          </w:p>
        </w:tc>
      </w:tr>
      <w:tr w:rsidR="006A17BA" w:rsidRPr="002A12DE" w14:paraId="3B929A16" w14:textId="77777777" w:rsidTr="00A10E69">
        <w:trPr>
          <w:trHeight w:val="1985"/>
        </w:trPr>
        <w:tc>
          <w:tcPr>
            <w:tcW w:w="1054" w:type="pct"/>
            <w:tcBorders>
              <w:top w:val="single" w:sz="4" w:space="0" w:color="auto"/>
              <w:left w:val="single" w:sz="24" w:space="0" w:color="FFD966" w:themeColor="accent4" w:themeTint="99"/>
              <w:bottom w:val="single" w:sz="4" w:space="0" w:color="auto"/>
              <w:right w:val="nil"/>
            </w:tcBorders>
            <w:shd w:val="clear" w:color="auto" w:fill="auto"/>
            <w:hideMark/>
          </w:tcPr>
          <w:p w14:paraId="7DC8C2C3" w14:textId="5DA10AED" w:rsidR="006A17BA" w:rsidRPr="006A17BA" w:rsidRDefault="001D2F63" w:rsidP="006A17BA">
            <w:pPr>
              <w:spacing w:before="60" w:after="60" w:line="240" w:lineRule="auto"/>
              <w:rPr>
                <w:rFonts w:asciiTheme="majorHAnsi" w:eastAsia="Times New Roman" w:hAnsiTheme="majorHAnsi" w:cstheme="majorHAnsi"/>
                <w:bCs/>
                <w:color w:val="000000"/>
                <w:sz w:val="20"/>
                <w:szCs w:val="20"/>
                <w:lang w:eastAsia="en-AU"/>
              </w:rPr>
            </w:pPr>
            <w:r>
              <w:rPr>
                <w:rFonts w:asciiTheme="majorHAnsi" w:eastAsia="Times New Roman" w:hAnsiTheme="majorHAnsi" w:cstheme="majorHAnsi"/>
                <w:b/>
                <w:bCs/>
                <w:color w:val="000000"/>
                <w:sz w:val="20"/>
                <w:szCs w:val="20"/>
                <w:lang w:eastAsia="en-AU"/>
              </w:rPr>
              <w:lastRenderedPageBreak/>
              <w:t xml:space="preserve">MC.7 </w:t>
            </w:r>
            <w:r w:rsidR="006A17BA" w:rsidRPr="006A17BA">
              <w:rPr>
                <w:rFonts w:asciiTheme="majorHAnsi" w:eastAsia="Times New Roman" w:hAnsiTheme="majorHAnsi" w:cstheme="majorHAnsi"/>
                <w:bCs/>
                <w:color w:val="000000"/>
                <w:sz w:val="20"/>
                <w:szCs w:val="20"/>
                <w:lang w:eastAsia="en-AU"/>
              </w:rPr>
              <w:t xml:space="preserve">What are the water quality and climatic impacts to seagrass habitats in the Great Barrier Reef and what are the rates of acclimatisation and adaptation of seagrass to those impacts? </w:t>
            </w:r>
          </w:p>
        </w:tc>
        <w:tc>
          <w:tcPr>
            <w:tcW w:w="3946" w:type="pct"/>
            <w:tcBorders>
              <w:top w:val="single" w:sz="4" w:space="0" w:color="auto"/>
              <w:left w:val="nil"/>
              <w:bottom w:val="single" w:sz="4" w:space="0" w:color="auto"/>
              <w:right w:val="nil"/>
            </w:tcBorders>
            <w:shd w:val="clear" w:color="auto" w:fill="auto"/>
            <w:hideMark/>
          </w:tcPr>
          <w:p w14:paraId="19E4C015" w14:textId="77777777" w:rsidR="006A17BA" w:rsidRDefault="006A17BA" w:rsidP="00E64B0B">
            <w:pPr>
              <w:pStyle w:val="ListParagraph"/>
              <w:numPr>
                <w:ilvl w:val="0"/>
                <w:numId w:val="11"/>
              </w:numPr>
              <w:spacing w:after="0" w:line="240" w:lineRule="auto"/>
              <w:ind w:left="142" w:hanging="142"/>
              <w:rPr>
                <w:rFonts w:asciiTheme="majorHAnsi" w:eastAsia="Times New Roman" w:hAnsiTheme="majorHAnsi" w:cstheme="majorHAnsi"/>
                <w:color w:val="000000"/>
                <w:sz w:val="20"/>
                <w:szCs w:val="20"/>
                <w:lang w:eastAsia="en-AU"/>
              </w:rPr>
            </w:pPr>
            <w:r w:rsidRPr="007D7E13">
              <w:rPr>
                <w:rFonts w:asciiTheme="majorHAnsi" w:eastAsia="Times New Roman" w:hAnsiTheme="majorHAnsi" w:cstheme="majorHAnsi"/>
                <w:color w:val="000000"/>
                <w:sz w:val="20"/>
                <w:szCs w:val="20"/>
                <w:lang w:eastAsia="en-AU"/>
              </w:rPr>
              <w:t>Improve understanding of the scope and rates of acclimatisation and adaptation of seagrasses to environmental change, in</w:t>
            </w:r>
            <w:r>
              <w:rPr>
                <w:rFonts w:asciiTheme="majorHAnsi" w:eastAsia="Times New Roman" w:hAnsiTheme="majorHAnsi" w:cstheme="majorHAnsi"/>
                <w:color w:val="000000"/>
                <w:sz w:val="20"/>
                <w:szCs w:val="20"/>
                <w:lang w:eastAsia="en-AU"/>
              </w:rPr>
              <w:t xml:space="preserve"> particular a changing climate.</w:t>
            </w:r>
          </w:p>
          <w:p w14:paraId="77A9A83D" w14:textId="77777777" w:rsidR="006A17BA" w:rsidRDefault="006A17BA" w:rsidP="00E64B0B">
            <w:pPr>
              <w:pStyle w:val="ListParagraph"/>
              <w:numPr>
                <w:ilvl w:val="0"/>
                <w:numId w:val="11"/>
              </w:numPr>
              <w:spacing w:after="0" w:line="240" w:lineRule="auto"/>
              <w:ind w:left="142" w:hanging="142"/>
              <w:rPr>
                <w:rFonts w:asciiTheme="majorHAnsi" w:eastAsia="Times New Roman" w:hAnsiTheme="majorHAnsi" w:cstheme="majorHAnsi"/>
                <w:color w:val="000000"/>
                <w:sz w:val="20"/>
                <w:szCs w:val="20"/>
                <w:lang w:eastAsia="en-AU"/>
              </w:rPr>
            </w:pPr>
            <w:r w:rsidRPr="007D7E13">
              <w:rPr>
                <w:rFonts w:asciiTheme="majorHAnsi" w:eastAsia="Times New Roman" w:hAnsiTheme="majorHAnsi" w:cstheme="majorHAnsi"/>
                <w:color w:val="000000"/>
                <w:sz w:val="20"/>
                <w:szCs w:val="20"/>
                <w:lang w:eastAsia="en-AU"/>
              </w:rPr>
              <w:t>The role of nutrient enriched water in seagrass habitat, especially in the context of secondary or tertiary water types which are typically found further offshore. While there is demonstrated evidence that primary water types are correlated to seagrass loss (e.g. Petus et al., 2014b) the secondary and tertiary water types might be having a separate, chronic eff</w:t>
            </w:r>
            <w:r>
              <w:rPr>
                <w:rFonts w:asciiTheme="majorHAnsi" w:eastAsia="Times New Roman" w:hAnsiTheme="majorHAnsi" w:cstheme="majorHAnsi"/>
                <w:color w:val="000000"/>
                <w:sz w:val="20"/>
                <w:szCs w:val="20"/>
                <w:lang w:eastAsia="en-AU"/>
              </w:rPr>
              <w:t xml:space="preserve">ect that hasn’t been assessed. </w:t>
            </w:r>
          </w:p>
          <w:p w14:paraId="42A8185B" w14:textId="77777777" w:rsidR="006A17BA" w:rsidRDefault="006A17BA" w:rsidP="00E64B0B">
            <w:pPr>
              <w:pStyle w:val="ListParagraph"/>
              <w:numPr>
                <w:ilvl w:val="0"/>
                <w:numId w:val="11"/>
              </w:numPr>
              <w:spacing w:after="0" w:line="240" w:lineRule="auto"/>
              <w:ind w:left="142" w:hanging="142"/>
              <w:rPr>
                <w:rFonts w:asciiTheme="majorHAnsi" w:eastAsia="Times New Roman" w:hAnsiTheme="majorHAnsi" w:cstheme="majorHAnsi"/>
                <w:color w:val="000000"/>
                <w:sz w:val="20"/>
                <w:szCs w:val="20"/>
                <w:lang w:eastAsia="en-AU"/>
              </w:rPr>
            </w:pPr>
            <w:r w:rsidRPr="007D7E13">
              <w:rPr>
                <w:rFonts w:asciiTheme="majorHAnsi" w:eastAsia="Times New Roman" w:hAnsiTheme="majorHAnsi" w:cstheme="majorHAnsi"/>
                <w:color w:val="000000"/>
                <w:sz w:val="20"/>
                <w:szCs w:val="20"/>
                <w:lang w:eastAsia="en-AU"/>
              </w:rPr>
              <w:t xml:space="preserve">Effects of sedimentation on seagrasses, in particular changes to the biogeochemistry of sediments.    </w:t>
            </w:r>
          </w:p>
          <w:p w14:paraId="45BB3FFD" w14:textId="77777777" w:rsidR="006A17BA" w:rsidRPr="007D7E13" w:rsidRDefault="006A17BA" w:rsidP="00E64B0B">
            <w:pPr>
              <w:pStyle w:val="ListParagraph"/>
              <w:numPr>
                <w:ilvl w:val="0"/>
                <w:numId w:val="11"/>
              </w:numPr>
              <w:spacing w:after="0" w:line="240" w:lineRule="auto"/>
              <w:ind w:left="142" w:hanging="142"/>
              <w:rPr>
                <w:rFonts w:asciiTheme="majorHAnsi" w:eastAsia="Times New Roman" w:hAnsiTheme="majorHAnsi" w:cstheme="majorHAnsi"/>
                <w:color w:val="000000"/>
                <w:sz w:val="20"/>
                <w:szCs w:val="20"/>
                <w:lang w:eastAsia="en-AU"/>
              </w:rPr>
            </w:pPr>
            <w:r w:rsidRPr="007D7E13">
              <w:rPr>
                <w:rFonts w:asciiTheme="majorHAnsi" w:eastAsia="Times New Roman" w:hAnsiTheme="majorHAnsi" w:cstheme="majorHAnsi"/>
                <w:color w:val="000000"/>
                <w:sz w:val="20"/>
                <w:szCs w:val="20"/>
                <w:lang w:eastAsia="en-AU"/>
              </w:rPr>
              <w:t>The effects of enriching seagrass sediments with organic material.</w:t>
            </w:r>
          </w:p>
        </w:tc>
      </w:tr>
      <w:tr w:rsidR="006A17BA" w:rsidRPr="002A12DE" w14:paraId="1BF79B18" w14:textId="77777777" w:rsidTr="00A10E69">
        <w:trPr>
          <w:trHeight w:val="1109"/>
        </w:trPr>
        <w:tc>
          <w:tcPr>
            <w:tcW w:w="1054" w:type="pct"/>
            <w:tcBorders>
              <w:top w:val="single" w:sz="4" w:space="0" w:color="auto"/>
              <w:left w:val="single" w:sz="24" w:space="0" w:color="FFD966" w:themeColor="accent4" w:themeTint="99"/>
              <w:bottom w:val="single" w:sz="4" w:space="0" w:color="auto"/>
              <w:right w:val="nil"/>
            </w:tcBorders>
            <w:shd w:val="clear" w:color="auto" w:fill="auto"/>
            <w:hideMark/>
          </w:tcPr>
          <w:p w14:paraId="3DD9521A" w14:textId="2B977E42" w:rsidR="006A17BA" w:rsidRPr="006A17BA" w:rsidRDefault="001D2F63" w:rsidP="006A17BA">
            <w:pPr>
              <w:spacing w:before="60" w:after="60" w:line="240" w:lineRule="auto"/>
              <w:rPr>
                <w:rFonts w:asciiTheme="majorHAnsi" w:eastAsia="Times New Roman" w:hAnsiTheme="majorHAnsi" w:cstheme="majorHAnsi"/>
                <w:bCs/>
                <w:color w:val="000000"/>
                <w:sz w:val="20"/>
                <w:szCs w:val="20"/>
                <w:lang w:eastAsia="en-AU"/>
              </w:rPr>
            </w:pPr>
            <w:r>
              <w:rPr>
                <w:rFonts w:asciiTheme="majorHAnsi" w:eastAsia="Times New Roman" w:hAnsiTheme="majorHAnsi" w:cstheme="majorHAnsi"/>
                <w:b/>
                <w:bCs/>
                <w:color w:val="000000"/>
                <w:sz w:val="20"/>
                <w:szCs w:val="20"/>
                <w:lang w:eastAsia="en-AU"/>
              </w:rPr>
              <w:t xml:space="preserve">MC.8 </w:t>
            </w:r>
            <w:r w:rsidR="006A17BA" w:rsidRPr="006A17BA">
              <w:rPr>
                <w:rFonts w:asciiTheme="majorHAnsi" w:eastAsia="Times New Roman" w:hAnsiTheme="majorHAnsi" w:cstheme="majorHAnsi"/>
                <w:bCs/>
                <w:color w:val="000000"/>
                <w:sz w:val="20"/>
                <w:szCs w:val="20"/>
                <w:lang w:eastAsia="en-AU"/>
              </w:rPr>
              <w:t>What are the impacts of seagrass loss to the species and ecosystems dependent on them?</w:t>
            </w:r>
          </w:p>
        </w:tc>
        <w:tc>
          <w:tcPr>
            <w:tcW w:w="3946" w:type="pct"/>
            <w:tcBorders>
              <w:top w:val="single" w:sz="4" w:space="0" w:color="auto"/>
              <w:left w:val="nil"/>
              <w:bottom w:val="single" w:sz="4" w:space="0" w:color="auto"/>
              <w:right w:val="nil"/>
            </w:tcBorders>
            <w:shd w:val="clear" w:color="auto" w:fill="auto"/>
            <w:hideMark/>
          </w:tcPr>
          <w:p w14:paraId="552F8B16" w14:textId="77777777" w:rsidR="006A17BA" w:rsidRPr="007D7E13" w:rsidRDefault="006A17BA" w:rsidP="00E64B0B">
            <w:pPr>
              <w:pStyle w:val="ListParagraph"/>
              <w:numPr>
                <w:ilvl w:val="0"/>
                <w:numId w:val="11"/>
              </w:numPr>
              <w:spacing w:after="0" w:line="240" w:lineRule="auto"/>
              <w:ind w:left="142" w:hanging="142"/>
              <w:rPr>
                <w:rFonts w:asciiTheme="majorHAnsi" w:eastAsia="Times New Roman" w:hAnsiTheme="majorHAnsi" w:cstheme="majorHAnsi"/>
                <w:color w:val="000000"/>
                <w:sz w:val="20"/>
                <w:szCs w:val="20"/>
                <w:lang w:eastAsia="en-AU"/>
              </w:rPr>
            </w:pPr>
            <w:r w:rsidRPr="007D7E13">
              <w:rPr>
                <w:rFonts w:asciiTheme="majorHAnsi" w:eastAsia="Times New Roman" w:hAnsiTheme="majorHAnsi" w:cstheme="majorHAnsi"/>
                <w:color w:val="000000"/>
                <w:sz w:val="20"/>
                <w:szCs w:val="20"/>
                <w:lang w:eastAsia="en-AU"/>
              </w:rPr>
              <w:t xml:space="preserve">The flow-on effects from seagrass loss to other associated fauna and/or multi-species fisheries are less obvious than in the case of the major herbivores; they may manifest as changes in community composition rather than losses of biomass. Ecosystem-wide effects from seagrass loss are still poorly quantified and rely on observational data, which is often sparse.      </w:t>
            </w:r>
          </w:p>
        </w:tc>
      </w:tr>
      <w:tr w:rsidR="006A17BA" w:rsidRPr="002A12DE" w14:paraId="7B0E9CF7" w14:textId="77777777" w:rsidTr="00A10E69">
        <w:trPr>
          <w:trHeight w:val="1335"/>
        </w:trPr>
        <w:tc>
          <w:tcPr>
            <w:tcW w:w="1054" w:type="pct"/>
            <w:tcBorders>
              <w:top w:val="single" w:sz="4" w:space="0" w:color="auto"/>
              <w:left w:val="single" w:sz="24" w:space="0" w:color="FFD966" w:themeColor="accent4" w:themeTint="99"/>
              <w:bottom w:val="single" w:sz="4" w:space="0" w:color="auto"/>
              <w:right w:val="nil"/>
            </w:tcBorders>
            <w:shd w:val="clear" w:color="auto" w:fill="auto"/>
            <w:hideMark/>
          </w:tcPr>
          <w:p w14:paraId="441F7353" w14:textId="5ACF643C" w:rsidR="006A17BA" w:rsidRPr="006A17BA" w:rsidRDefault="001D2F63" w:rsidP="006A17BA">
            <w:pPr>
              <w:spacing w:before="60" w:after="60" w:line="240" w:lineRule="auto"/>
              <w:rPr>
                <w:rFonts w:asciiTheme="majorHAnsi" w:eastAsia="Times New Roman" w:hAnsiTheme="majorHAnsi" w:cstheme="majorHAnsi"/>
                <w:bCs/>
                <w:color w:val="000000"/>
                <w:sz w:val="20"/>
                <w:szCs w:val="20"/>
                <w:lang w:eastAsia="en-AU"/>
              </w:rPr>
            </w:pPr>
            <w:r>
              <w:rPr>
                <w:rFonts w:asciiTheme="majorHAnsi" w:eastAsia="Times New Roman" w:hAnsiTheme="majorHAnsi" w:cstheme="majorHAnsi"/>
                <w:b/>
                <w:bCs/>
                <w:color w:val="000000"/>
                <w:sz w:val="20"/>
                <w:szCs w:val="20"/>
                <w:lang w:eastAsia="en-AU"/>
              </w:rPr>
              <w:t xml:space="preserve">MC.9 </w:t>
            </w:r>
            <w:r w:rsidR="006A17BA" w:rsidRPr="006A17BA">
              <w:rPr>
                <w:rFonts w:asciiTheme="majorHAnsi" w:eastAsia="Times New Roman" w:hAnsiTheme="majorHAnsi" w:cstheme="majorHAnsi"/>
                <w:bCs/>
                <w:color w:val="000000"/>
                <w:sz w:val="20"/>
                <w:szCs w:val="20"/>
                <w:lang w:eastAsia="en-AU"/>
              </w:rPr>
              <w:t xml:space="preserve">Improved understanding of the factors linked with coral thermal tolerance, and the scope and rates of acclimatisation and adaptation of coral reef taxa. </w:t>
            </w:r>
          </w:p>
        </w:tc>
        <w:tc>
          <w:tcPr>
            <w:tcW w:w="3946" w:type="pct"/>
            <w:tcBorders>
              <w:top w:val="single" w:sz="4" w:space="0" w:color="auto"/>
              <w:left w:val="nil"/>
              <w:bottom w:val="single" w:sz="4" w:space="0" w:color="auto"/>
              <w:right w:val="nil"/>
            </w:tcBorders>
            <w:shd w:val="clear" w:color="auto" w:fill="auto"/>
            <w:hideMark/>
          </w:tcPr>
          <w:p w14:paraId="05982168" w14:textId="77777777" w:rsidR="006A17BA" w:rsidRDefault="006A17BA" w:rsidP="00E64B0B">
            <w:pPr>
              <w:pStyle w:val="ListParagraph"/>
              <w:numPr>
                <w:ilvl w:val="0"/>
                <w:numId w:val="11"/>
              </w:numPr>
              <w:spacing w:after="0" w:line="240" w:lineRule="auto"/>
              <w:ind w:left="142" w:hanging="142"/>
              <w:rPr>
                <w:rFonts w:asciiTheme="majorHAnsi" w:eastAsia="Times New Roman" w:hAnsiTheme="majorHAnsi" w:cstheme="majorHAnsi"/>
                <w:color w:val="000000"/>
                <w:sz w:val="20"/>
                <w:szCs w:val="20"/>
                <w:lang w:eastAsia="en-AU"/>
              </w:rPr>
            </w:pPr>
            <w:r w:rsidRPr="007D7E13">
              <w:rPr>
                <w:rFonts w:asciiTheme="majorHAnsi" w:eastAsia="Times New Roman" w:hAnsiTheme="majorHAnsi" w:cstheme="majorHAnsi"/>
                <w:color w:val="000000"/>
                <w:sz w:val="20"/>
                <w:szCs w:val="20"/>
                <w:lang w:eastAsia="en-AU"/>
              </w:rPr>
              <w:t>Which factors (nutrients, nutrient ratios, light/turbidity) are most important in determ</w:t>
            </w:r>
            <w:r>
              <w:rPr>
                <w:rFonts w:asciiTheme="majorHAnsi" w:eastAsia="Times New Roman" w:hAnsiTheme="majorHAnsi" w:cstheme="majorHAnsi"/>
                <w:color w:val="000000"/>
                <w:sz w:val="20"/>
                <w:szCs w:val="20"/>
                <w:lang w:eastAsia="en-AU"/>
              </w:rPr>
              <w:t xml:space="preserve">ining coral thermal tolerance? </w:t>
            </w:r>
          </w:p>
          <w:p w14:paraId="384635A0" w14:textId="77777777" w:rsidR="006A17BA" w:rsidRDefault="006A17BA" w:rsidP="00E64B0B">
            <w:pPr>
              <w:pStyle w:val="ListParagraph"/>
              <w:numPr>
                <w:ilvl w:val="0"/>
                <w:numId w:val="11"/>
              </w:numPr>
              <w:spacing w:after="0" w:line="240" w:lineRule="auto"/>
              <w:ind w:left="142" w:hanging="142"/>
              <w:rPr>
                <w:rFonts w:asciiTheme="majorHAnsi" w:eastAsia="Times New Roman" w:hAnsiTheme="majorHAnsi" w:cstheme="majorHAnsi"/>
                <w:color w:val="000000"/>
                <w:sz w:val="20"/>
                <w:szCs w:val="20"/>
                <w:lang w:eastAsia="en-AU"/>
              </w:rPr>
            </w:pPr>
            <w:r w:rsidRPr="007D7E13">
              <w:rPr>
                <w:rFonts w:asciiTheme="majorHAnsi" w:eastAsia="Times New Roman" w:hAnsiTheme="majorHAnsi" w:cstheme="majorHAnsi"/>
                <w:color w:val="000000"/>
                <w:sz w:val="20"/>
                <w:szCs w:val="20"/>
                <w:lang w:eastAsia="en-AU"/>
              </w:rPr>
              <w:t>Over which temperature and light ranges is water quality a determinant of variability in coral colony and reef thermal tolerance and does water quality effect the recovery potential of bleached corals</w:t>
            </w:r>
            <w:r>
              <w:rPr>
                <w:rFonts w:asciiTheme="majorHAnsi" w:eastAsia="Times New Roman" w:hAnsiTheme="majorHAnsi" w:cstheme="majorHAnsi"/>
                <w:color w:val="000000"/>
                <w:sz w:val="20"/>
                <w:szCs w:val="20"/>
                <w:lang w:eastAsia="en-AU"/>
              </w:rPr>
              <w:t>?</w:t>
            </w:r>
            <w:r w:rsidRPr="007D7E13">
              <w:rPr>
                <w:rFonts w:asciiTheme="majorHAnsi" w:eastAsia="Times New Roman" w:hAnsiTheme="majorHAnsi" w:cstheme="majorHAnsi"/>
                <w:color w:val="000000"/>
                <w:sz w:val="20"/>
                <w:szCs w:val="20"/>
                <w:lang w:eastAsia="en-AU"/>
              </w:rPr>
              <w:t xml:space="preserve">      </w:t>
            </w:r>
          </w:p>
          <w:p w14:paraId="7884005B" w14:textId="77777777" w:rsidR="006A17BA" w:rsidRPr="007D7E13" w:rsidRDefault="006A17BA" w:rsidP="00E64B0B">
            <w:pPr>
              <w:pStyle w:val="ListParagraph"/>
              <w:numPr>
                <w:ilvl w:val="0"/>
                <w:numId w:val="11"/>
              </w:numPr>
              <w:spacing w:after="0" w:line="240" w:lineRule="auto"/>
              <w:ind w:left="142" w:hanging="142"/>
              <w:rPr>
                <w:rFonts w:asciiTheme="majorHAnsi" w:eastAsia="Times New Roman" w:hAnsiTheme="majorHAnsi" w:cstheme="majorHAnsi"/>
                <w:color w:val="000000"/>
                <w:sz w:val="20"/>
                <w:szCs w:val="20"/>
                <w:lang w:eastAsia="en-AU"/>
              </w:rPr>
            </w:pPr>
            <w:r w:rsidRPr="007D7E13">
              <w:rPr>
                <w:rFonts w:asciiTheme="majorHAnsi" w:eastAsia="Times New Roman" w:hAnsiTheme="majorHAnsi" w:cstheme="majorHAnsi"/>
                <w:color w:val="000000"/>
                <w:sz w:val="20"/>
                <w:szCs w:val="20"/>
                <w:lang w:eastAsia="en-AU"/>
              </w:rPr>
              <w:t xml:space="preserve">Improve understanding of the scope and rates of acclimatisation and adaptation of coral reef taxa to environmental change, in particular a changing climate.      </w:t>
            </w:r>
          </w:p>
        </w:tc>
      </w:tr>
    </w:tbl>
    <w:p w14:paraId="7AA89DF2" w14:textId="77777777" w:rsidR="00D90ADD" w:rsidRPr="002A12DE" w:rsidRDefault="00D90ADD" w:rsidP="0078054C">
      <w:pPr>
        <w:widowControl w:val="0"/>
        <w:autoSpaceDE w:val="0"/>
        <w:autoSpaceDN w:val="0"/>
        <w:adjustRightInd w:val="0"/>
        <w:spacing w:after="120" w:line="240" w:lineRule="auto"/>
        <w:ind w:right="1655"/>
        <w:jc w:val="both"/>
        <w:rPr>
          <w:rFonts w:asciiTheme="majorHAnsi" w:hAnsiTheme="majorHAnsi" w:cstheme="majorHAnsi"/>
          <w:sz w:val="20"/>
          <w:szCs w:val="20"/>
        </w:rPr>
      </w:pPr>
    </w:p>
    <w:p w14:paraId="31C0549C" w14:textId="77777777" w:rsidR="00D90ADD" w:rsidRPr="002A12DE" w:rsidRDefault="00D90ADD" w:rsidP="0078054C">
      <w:pPr>
        <w:widowControl w:val="0"/>
        <w:autoSpaceDE w:val="0"/>
        <w:autoSpaceDN w:val="0"/>
        <w:adjustRightInd w:val="0"/>
        <w:spacing w:after="120" w:line="240" w:lineRule="auto"/>
        <w:ind w:right="1655"/>
        <w:jc w:val="both"/>
        <w:rPr>
          <w:rFonts w:asciiTheme="majorHAnsi" w:hAnsiTheme="majorHAnsi" w:cstheme="majorHAnsi"/>
          <w:sz w:val="20"/>
          <w:szCs w:val="20"/>
        </w:rPr>
      </w:pPr>
    </w:p>
    <w:p w14:paraId="4DA74D3A" w14:textId="579E80E9" w:rsidR="00011AEB" w:rsidRDefault="007E79A1" w:rsidP="005763A8">
      <w:pPr>
        <w:rPr>
          <w:rFonts w:cstheme="majorHAnsi"/>
          <w:sz w:val="20"/>
          <w:szCs w:val="20"/>
        </w:rPr>
      </w:pPr>
      <w:bookmarkStart w:id="123" w:name="_Wetlands_and_Treatment"/>
      <w:bookmarkEnd w:id="123"/>
      <w:r w:rsidRPr="002A12DE">
        <w:rPr>
          <w:rFonts w:cstheme="majorHAnsi"/>
          <w:sz w:val="20"/>
          <w:szCs w:val="20"/>
        </w:rPr>
        <w:br w:type="column"/>
      </w:r>
      <w:bookmarkStart w:id="124" w:name="_Toc517797048"/>
      <w:bookmarkStart w:id="125" w:name="_Toc517872842"/>
      <w:r w:rsidR="00011AEB">
        <w:rPr>
          <w:noProof/>
          <w:lang w:eastAsia="en-AU"/>
        </w:rPr>
        <w:lastRenderedPageBreak/>
        <mc:AlternateContent>
          <mc:Choice Requires="wps">
            <w:drawing>
              <wp:anchor distT="0" distB="0" distL="114300" distR="114300" simplePos="0" relativeHeight="251765760" behindDoc="0" locked="0" layoutInCell="1" allowOverlap="1" wp14:anchorId="762A5129" wp14:editId="3D949D4F">
                <wp:simplePos x="0" y="0"/>
                <wp:positionH relativeFrom="column">
                  <wp:posOffset>7060676</wp:posOffset>
                </wp:positionH>
                <wp:positionV relativeFrom="paragraph">
                  <wp:posOffset>170</wp:posOffset>
                </wp:positionV>
                <wp:extent cx="1763395" cy="395605"/>
                <wp:effectExtent l="0" t="0" r="0" b="4445"/>
                <wp:wrapSquare wrapText="bothSides"/>
                <wp:docPr id="305" name="Text Box 305"/>
                <wp:cNvGraphicFramePr/>
                <a:graphic xmlns:a="http://schemas.openxmlformats.org/drawingml/2006/main">
                  <a:graphicData uri="http://schemas.microsoft.com/office/word/2010/wordprocessingShape">
                    <wps:wsp>
                      <wps:cNvSpPr txBox="1"/>
                      <wps:spPr>
                        <a:xfrm>
                          <a:off x="0" y="0"/>
                          <a:ext cx="1763395" cy="395605"/>
                        </a:xfrm>
                        <a:prstGeom prst="rect">
                          <a:avLst/>
                        </a:prstGeom>
                        <a:noFill/>
                        <a:ln w="6350">
                          <a:noFill/>
                        </a:ln>
                      </wps:spPr>
                      <wps:txbx>
                        <w:txbxContent>
                          <w:p w14:paraId="30ACBF4A" w14:textId="77777777" w:rsidR="00AD4840" w:rsidRDefault="00AD4840" w:rsidP="00011AEB">
                            <w:pPr>
                              <w:spacing w:after="0"/>
                              <w:jc w:val="right"/>
                              <w:rPr>
                                <w:rStyle w:val="Hyperlink"/>
                                <w:rFonts w:ascii="Century Gothic" w:hAnsi="Century Gothic"/>
                                <w:sz w:val="18"/>
                              </w:rPr>
                            </w:pPr>
                            <w:r>
                              <w:rPr>
                                <w:rFonts w:ascii="Century Gothic" w:hAnsi="Century Gothic"/>
                                <w:sz w:val="18"/>
                              </w:rPr>
                              <w:fldChar w:fldCharType="begin"/>
                            </w:r>
                            <w:r>
                              <w:rPr>
                                <w:rFonts w:ascii="Century Gothic" w:hAnsi="Century Gothic"/>
                                <w:sz w:val="18"/>
                              </w:rPr>
                              <w:instrText xml:space="preserve"> HYPERLINK  \l "_Highest_priority_knowledge" </w:instrText>
                            </w:r>
                            <w:r>
                              <w:rPr>
                                <w:rFonts w:ascii="Century Gothic" w:hAnsi="Century Gothic"/>
                                <w:sz w:val="18"/>
                              </w:rPr>
                              <w:fldChar w:fldCharType="separate"/>
                            </w:r>
                            <w:r w:rsidRPr="00E64B0B">
                              <w:rPr>
                                <w:rStyle w:val="Hyperlink"/>
                                <w:rFonts w:ascii="Century Gothic" w:hAnsi="Century Gothic"/>
                                <w:sz w:val="18"/>
                              </w:rPr>
                              <w:t xml:space="preserve">Back to </w:t>
                            </w:r>
                            <w:r>
                              <w:rPr>
                                <w:rStyle w:val="Hyperlink"/>
                                <w:rFonts w:ascii="Century Gothic" w:hAnsi="Century Gothic"/>
                                <w:sz w:val="18"/>
                              </w:rPr>
                              <w:t>highest priorities</w:t>
                            </w:r>
                          </w:p>
                          <w:p w14:paraId="6E3357C4" w14:textId="046C3F04" w:rsidR="00AD4840" w:rsidRPr="00E64B0B" w:rsidRDefault="00AD4840" w:rsidP="00011AEB">
                            <w:pPr>
                              <w:spacing w:after="0"/>
                              <w:jc w:val="right"/>
                              <w:rPr>
                                <w:rFonts w:ascii="Century Gothic" w:hAnsi="Century Gothic"/>
                                <w:sz w:val="18"/>
                              </w:rPr>
                            </w:pPr>
                            <w:r>
                              <w:rPr>
                                <w:rFonts w:ascii="Century Gothic" w:hAnsi="Century Gothic"/>
                                <w:sz w:val="18"/>
                              </w:rPr>
                              <w:fldChar w:fldCharType="end"/>
                            </w:r>
                            <w:hyperlink w:anchor="_Wetlands_and_treatment_2" w:history="1">
                              <w:r w:rsidRPr="00E64B0B">
                                <w:rPr>
                                  <w:rStyle w:val="Hyperlink"/>
                                  <w:rFonts w:ascii="Century Gothic" w:hAnsi="Century Gothic"/>
                                  <w:sz w:val="18"/>
                                </w:rPr>
                                <w:t xml:space="preserve">Back to </w:t>
                              </w:r>
                              <w:r>
                                <w:rPr>
                                  <w:rStyle w:val="Hyperlink"/>
                                  <w:rFonts w:ascii="Century Gothic" w:hAnsi="Century Gothic"/>
                                  <w:sz w:val="18"/>
                                </w:rPr>
                                <w:t>full list</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62A5129" id="Text Box 305" o:spid="_x0000_s1064" type="#_x0000_t202" style="position:absolute;margin-left:555.95pt;margin-top:0;width:138.85pt;height:31.15pt;z-index:251765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" filled="f" stroked="f" strokeweight=".5pt">
                <v:textbox>
                  <w:txbxContent>
                    <w:p w14:paraId="30ACBF4A" w14:textId="77777777" w:rsidR="00AD4840" w:rsidRDefault="00AD4840" w:rsidP="00011AEB">
                      <w:pPr>
                        <w:spacing w:after="0"/>
                        <w:jc w:val="right"/>
                        <w:rPr>
                          <w:rStyle w:val="Hyperlink"/>
                          <w:rFonts w:ascii="Century Gothic" w:hAnsi="Century Gothic"/>
                          <w:sz w:val="18"/>
                        </w:rPr>
                      </w:pPr>
                      <w:r>
                        <w:rPr>
                          <w:rFonts w:ascii="Century Gothic" w:hAnsi="Century Gothic"/>
                          <w:sz w:val="18"/>
                        </w:rPr>
                        <w:fldChar w:fldCharType="begin"/>
                      </w:r>
                      <w:r>
                        <w:rPr>
                          <w:rFonts w:ascii="Century Gothic" w:hAnsi="Century Gothic"/>
                          <w:sz w:val="18"/>
                        </w:rPr>
                        <w:instrText xml:space="preserve"> HYPERLINK  \l "_Highest_priority_knowledge" </w:instrText>
                      </w:r>
                      <w:r>
                        <w:rPr>
                          <w:rFonts w:ascii="Century Gothic" w:hAnsi="Century Gothic"/>
                          <w:sz w:val="18"/>
                        </w:rPr>
                        <w:fldChar w:fldCharType="separate"/>
                      </w:r>
                      <w:r w:rsidRPr="00E64B0B">
                        <w:rPr>
                          <w:rStyle w:val="Hyperlink"/>
                          <w:rFonts w:ascii="Century Gothic" w:hAnsi="Century Gothic"/>
                          <w:sz w:val="18"/>
                        </w:rPr>
                        <w:t xml:space="preserve">Back to </w:t>
                      </w:r>
                      <w:r>
                        <w:rPr>
                          <w:rStyle w:val="Hyperlink"/>
                          <w:rFonts w:ascii="Century Gothic" w:hAnsi="Century Gothic"/>
                          <w:sz w:val="18"/>
                        </w:rPr>
                        <w:t>highest priorities</w:t>
                      </w:r>
                    </w:p>
                    <w:p w14:paraId="6E3357C4" w14:textId="046C3F04" w:rsidR="00AD4840" w:rsidRPr="00E64B0B" w:rsidRDefault="00AD4840" w:rsidP="00011AEB">
                      <w:pPr>
                        <w:spacing w:after="0"/>
                        <w:jc w:val="right"/>
                        <w:rPr>
                          <w:rFonts w:ascii="Century Gothic" w:hAnsi="Century Gothic"/>
                          <w:sz w:val="18"/>
                        </w:rPr>
                      </w:pPr>
                      <w:r>
                        <w:rPr>
                          <w:rFonts w:ascii="Century Gothic" w:hAnsi="Century Gothic"/>
                          <w:sz w:val="18"/>
                        </w:rPr>
                        <w:fldChar w:fldCharType="end"/>
                      </w:r>
                      <w:hyperlink w:anchor="_Wetlands_and_treatment_2" w:history="1">
                        <w:r w:rsidRPr="00E64B0B">
                          <w:rPr>
                            <w:rStyle w:val="Hyperlink"/>
                            <w:rFonts w:ascii="Century Gothic" w:hAnsi="Century Gothic"/>
                            <w:sz w:val="18"/>
                          </w:rPr>
                          <w:t xml:space="preserve">Back to </w:t>
                        </w:r>
                        <w:r>
                          <w:rPr>
                            <w:rStyle w:val="Hyperlink"/>
                            <w:rFonts w:ascii="Century Gothic" w:hAnsi="Century Gothic"/>
                            <w:sz w:val="18"/>
                          </w:rPr>
                          <w:t>full list</w:t>
                        </w:r>
                      </w:hyperlink>
                    </w:p>
                  </w:txbxContent>
                </v:textbox>
                <w10:wrap type="square"/>
              </v:shape>
            </w:pict>
          </mc:Fallback>
        </mc:AlternateContent>
      </w:r>
    </w:p>
    <w:p w14:paraId="3A7ABCB7" w14:textId="1C6130EC" w:rsidR="007E79A1" w:rsidRPr="002A12DE" w:rsidRDefault="00B61F5C" w:rsidP="00887CB3">
      <w:pPr>
        <w:pStyle w:val="Heading3"/>
      </w:pPr>
      <w:r w:rsidRPr="002A12DE">
        <w:t>Wetlands and Treatment Systems</w:t>
      </w:r>
      <w:bookmarkEnd w:id="124"/>
      <w:bookmarkEnd w:id="125"/>
    </w:p>
    <w:tbl>
      <w:tblPr>
        <w:tblW w:w="13892" w:type="dxa"/>
        <w:tblLook w:val="04A0" w:firstRow="1" w:lastRow="0" w:firstColumn="1" w:lastColumn="0" w:noHBand="0" w:noVBand="1"/>
      </w:tblPr>
      <w:tblGrid>
        <w:gridCol w:w="2976"/>
        <w:gridCol w:w="10916"/>
      </w:tblGrid>
      <w:tr w:rsidR="00A10E69" w:rsidRPr="00A10E69" w14:paraId="7BFC5BCA" w14:textId="77777777" w:rsidTr="008725D4">
        <w:trPr>
          <w:trHeight w:val="284"/>
          <w:tblHeader/>
        </w:trPr>
        <w:tc>
          <w:tcPr>
            <w:tcW w:w="2976" w:type="dxa"/>
            <w:tcBorders>
              <w:top w:val="single" w:sz="4" w:space="0" w:color="auto"/>
              <w:left w:val="single" w:sz="24" w:space="0" w:color="44546A" w:themeColor="text2"/>
              <w:bottom w:val="double" w:sz="4" w:space="0" w:color="auto"/>
              <w:right w:val="nil"/>
            </w:tcBorders>
            <w:shd w:val="clear" w:color="auto" w:fill="E7E6E6" w:themeFill="background2"/>
            <w:noWrap/>
            <w:hideMark/>
          </w:tcPr>
          <w:p w14:paraId="3AFDEB5B" w14:textId="4080406E" w:rsidR="00A10E69" w:rsidRPr="00A10E69" w:rsidRDefault="00A10E69" w:rsidP="00A10E69">
            <w:pPr>
              <w:spacing w:before="120" w:after="120" w:line="240" w:lineRule="auto"/>
              <w:rPr>
                <w:rFonts w:asciiTheme="majorHAnsi" w:eastAsia="Times New Roman" w:hAnsiTheme="majorHAnsi" w:cstheme="majorHAnsi"/>
                <w:b/>
                <w:bCs/>
                <w:szCs w:val="20"/>
                <w:lang w:eastAsia="en-AU"/>
              </w:rPr>
            </w:pPr>
            <w:r>
              <w:rPr>
                <w:rFonts w:asciiTheme="majorHAnsi" w:eastAsia="Times New Roman" w:hAnsiTheme="majorHAnsi" w:cstheme="majorHAnsi"/>
                <w:b/>
                <w:bCs/>
                <w:szCs w:val="20"/>
                <w:lang w:eastAsia="en-AU"/>
              </w:rPr>
              <w:t>Wetlands and treatment systems k</w:t>
            </w:r>
            <w:r w:rsidRPr="00A10E69">
              <w:rPr>
                <w:rFonts w:asciiTheme="majorHAnsi" w:eastAsia="Times New Roman" w:hAnsiTheme="majorHAnsi" w:cstheme="majorHAnsi"/>
                <w:b/>
                <w:bCs/>
                <w:szCs w:val="20"/>
                <w:lang w:eastAsia="en-AU"/>
              </w:rPr>
              <w:t>nowledge need</w:t>
            </w:r>
          </w:p>
        </w:tc>
        <w:tc>
          <w:tcPr>
            <w:tcW w:w="10916" w:type="dxa"/>
            <w:tcBorders>
              <w:top w:val="single" w:sz="4" w:space="0" w:color="auto"/>
              <w:left w:val="nil"/>
              <w:bottom w:val="double" w:sz="4" w:space="0" w:color="auto"/>
              <w:right w:val="nil"/>
            </w:tcBorders>
            <w:shd w:val="clear" w:color="auto" w:fill="E7E6E6" w:themeFill="background2"/>
            <w:noWrap/>
            <w:hideMark/>
          </w:tcPr>
          <w:p w14:paraId="3A3AC74B" w14:textId="6A364A9A" w:rsidR="00A10E69" w:rsidRPr="00A10E69" w:rsidRDefault="00A10E69" w:rsidP="00A10E69">
            <w:pPr>
              <w:spacing w:before="120" w:after="120" w:line="240" w:lineRule="auto"/>
              <w:jc w:val="center"/>
              <w:rPr>
                <w:rFonts w:asciiTheme="majorHAnsi" w:eastAsia="Times New Roman" w:hAnsiTheme="majorHAnsi" w:cstheme="majorHAnsi"/>
                <w:b/>
                <w:bCs/>
                <w:szCs w:val="20"/>
                <w:lang w:eastAsia="en-AU"/>
              </w:rPr>
            </w:pPr>
            <w:r>
              <w:rPr>
                <w:rFonts w:ascii="Calibri" w:eastAsia="Times New Roman" w:hAnsi="Calibri" w:cs="Times New Roman"/>
                <w:b/>
                <w:bCs/>
                <w:lang w:eastAsia="en-AU"/>
              </w:rPr>
              <w:t>Contextual information and specific knowledge needs</w:t>
            </w:r>
          </w:p>
        </w:tc>
      </w:tr>
      <w:tr w:rsidR="00A10E69" w:rsidRPr="002A12DE" w14:paraId="1CEDE9A1" w14:textId="77777777" w:rsidTr="00A10E69">
        <w:trPr>
          <w:trHeight w:val="2306"/>
        </w:trPr>
        <w:tc>
          <w:tcPr>
            <w:tcW w:w="2976" w:type="dxa"/>
            <w:tcBorders>
              <w:top w:val="double" w:sz="4" w:space="0" w:color="auto"/>
              <w:left w:val="single" w:sz="24" w:space="0" w:color="C00000"/>
              <w:bottom w:val="single" w:sz="2" w:space="0" w:color="auto"/>
              <w:right w:val="nil"/>
            </w:tcBorders>
            <w:shd w:val="clear" w:color="auto" w:fill="auto"/>
            <w:hideMark/>
          </w:tcPr>
          <w:p w14:paraId="70B70F7B" w14:textId="14A467B1" w:rsidR="00A10E69" w:rsidRPr="00A10E69" w:rsidRDefault="001D2F63" w:rsidP="00A10E69">
            <w:pPr>
              <w:spacing w:before="60" w:after="60" w:line="240" w:lineRule="auto"/>
              <w:rPr>
                <w:rFonts w:asciiTheme="majorHAnsi" w:hAnsiTheme="majorHAnsi"/>
                <w:sz w:val="20"/>
              </w:rPr>
            </w:pPr>
            <w:r>
              <w:rPr>
                <w:rFonts w:asciiTheme="majorHAnsi" w:hAnsiTheme="majorHAnsi"/>
                <w:b/>
                <w:sz w:val="20"/>
              </w:rPr>
              <w:t xml:space="preserve">WT.1 </w:t>
            </w:r>
            <w:r w:rsidR="00A10E69" w:rsidRPr="00A10E69">
              <w:rPr>
                <w:rFonts w:asciiTheme="majorHAnsi" w:hAnsiTheme="majorHAnsi"/>
                <w:sz w:val="20"/>
              </w:rPr>
              <w:t>What are the impacts of poor water quality on wetland coastal ecosystems?</w:t>
            </w:r>
            <w:r w:rsidR="00A10E69" w:rsidRPr="00A10E69">
              <w:rPr>
                <w:rFonts w:asciiTheme="majorHAnsi" w:hAnsiTheme="majorHAnsi"/>
                <w:strike/>
                <w:sz w:val="20"/>
              </w:rPr>
              <w:t xml:space="preserve"> </w:t>
            </w:r>
          </w:p>
          <w:p w14:paraId="39D9C4BD" w14:textId="77777777" w:rsidR="00A10E69" w:rsidRPr="00A10E69" w:rsidRDefault="00A10E69" w:rsidP="00A10E69">
            <w:pPr>
              <w:spacing w:before="60" w:after="60" w:line="240" w:lineRule="auto"/>
              <w:rPr>
                <w:rFonts w:asciiTheme="majorHAnsi" w:hAnsiTheme="majorHAnsi"/>
                <w:color w:val="000000"/>
                <w:sz w:val="20"/>
              </w:rPr>
            </w:pPr>
          </w:p>
        </w:tc>
        <w:tc>
          <w:tcPr>
            <w:tcW w:w="10916" w:type="dxa"/>
            <w:tcBorders>
              <w:top w:val="double" w:sz="4" w:space="0" w:color="auto"/>
              <w:left w:val="nil"/>
              <w:bottom w:val="single" w:sz="2" w:space="0" w:color="auto"/>
              <w:right w:val="nil"/>
            </w:tcBorders>
            <w:shd w:val="clear" w:color="auto" w:fill="auto"/>
          </w:tcPr>
          <w:p w14:paraId="725D6597" w14:textId="77777777" w:rsidR="00A10E69" w:rsidRPr="00B2623D" w:rsidRDefault="00A10E69" w:rsidP="00E64B0B">
            <w:pPr>
              <w:pStyle w:val="ListParagraph"/>
              <w:numPr>
                <w:ilvl w:val="0"/>
                <w:numId w:val="11"/>
              </w:numPr>
              <w:spacing w:after="0" w:line="240" w:lineRule="auto"/>
              <w:ind w:left="142" w:hanging="142"/>
              <w:rPr>
                <w:rFonts w:asciiTheme="majorHAnsi" w:eastAsia="Times New Roman" w:hAnsiTheme="majorHAnsi" w:cstheme="majorHAnsi"/>
                <w:color w:val="000000"/>
                <w:sz w:val="20"/>
                <w:szCs w:val="20"/>
                <w:lang w:eastAsia="en-AU"/>
              </w:rPr>
            </w:pPr>
            <w:r w:rsidRPr="00B2623D">
              <w:rPr>
                <w:rFonts w:asciiTheme="majorHAnsi" w:eastAsia="Times New Roman" w:hAnsiTheme="majorHAnsi" w:cstheme="majorHAnsi"/>
                <w:color w:val="000000"/>
                <w:sz w:val="20"/>
                <w:szCs w:val="20"/>
                <w:lang w:eastAsia="en-AU"/>
              </w:rPr>
              <w:t>How does poor water quality impact on wetlands and coastal habitats function and specific values</w:t>
            </w:r>
            <w:r w:rsidRPr="005561B1">
              <w:rPr>
                <w:rFonts w:asciiTheme="majorHAnsi" w:eastAsia="Times New Roman" w:hAnsiTheme="majorHAnsi" w:cstheme="majorHAnsi"/>
                <w:color w:val="000000"/>
                <w:sz w:val="20"/>
                <w:szCs w:val="20"/>
                <w:lang w:eastAsia="en-AU"/>
              </w:rPr>
              <w:t>?</w:t>
            </w:r>
          </w:p>
          <w:p w14:paraId="040F5762" w14:textId="77777777" w:rsidR="00A10E69" w:rsidRPr="00B2623D" w:rsidRDefault="00A10E69" w:rsidP="00E64B0B">
            <w:pPr>
              <w:pStyle w:val="ListParagraph"/>
              <w:numPr>
                <w:ilvl w:val="0"/>
                <w:numId w:val="11"/>
              </w:numPr>
              <w:spacing w:after="0" w:line="240" w:lineRule="auto"/>
              <w:ind w:left="142" w:hanging="142"/>
              <w:rPr>
                <w:rFonts w:asciiTheme="majorHAnsi" w:eastAsia="Times New Roman" w:hAnsiTheme="majorHAnsi" w:cstheme="majorHAnsi"/>
                <w:color w:val="000000"/>
                <w:sz w:val="20"/>
                <w:szCs w:val="20"/>
                <w:lang w:eastAsia="en-AU"/>
              </w:rPr>
            </w:pPr>
            <w:r w:rsidRPr="00B2623D">
              <w:rPr>
                <w:rFonts w:asciiTheme="majorHAnsi" w:eastAsia="Times New Roman" w:hAnsiTheme="majorHAnsi" w:cstheme="majorHAnsi"/>
                <w:color w:val="000000"/>
                <w:sz w:val="20"/>
                <w:szCs w:val="20"/>
                <w:lang w:eastAsia="en-AU"/>
              </w:rPr>
              <w:t>How are different types of wetlands impacted by poor water quality and how are their parts and processes affected</w:t>
            </w:r>
            <w:r w:rsidRPr="005561B1">
              <w:rPr>
                <w:rFonts w:asciiTheme="majorHAnsi" w:eastAsia="Times New Roman" w:hAnsiTheme="majorHAnsi" w:cstheme="majorHAnsi"/>
                <w:color w:val="000000"/>
                <w:sz w:val="20"/>
                <w:szCs w:val="20"/>
                <w:lang w:eastAsia="en-AU"/>
              </w:rPr>
              <w:t>?</w:t>
            </w:r>
            <w:r w:rsidRPr="00B2623D">
              <w:rPr>
                <w:rFonts w:asciiTheme="majorHAnsi" w:eastAsia="Times New Roman" w:hAnsiTheme="majorHAnsi" w:cstheme="majorHAnsi"/>
                <w:color w:val="000000"/>
                <w:sz w:val="20"/>
                <w:szCs w:val="20"/>
                <w:lang w:eastAsia="en-AU"/>
              </w:rPr>
              <w:t xml:space="preserve"> </w:t>
            </w:r>
          </w:p>
          <w:p w14:paraId="5B97F216" w14:textId="77777777" w:rsidR="00A10E69" w:rsidRPr="00B2623D" w:rsidRDefault="00A10E69" w:rsidP="00E64B0B">
            <w:pPr>
              <w:pStyle w:val="ListParagraph"/>
              <w:numPr>
                <w:ilvl w:val="0"/>
                <w:numId w:val="11"/>
              </w:numPr>
              <w:spacing w:after="0" w:line="240" w:lineRule="auto"/>
              <w:ind w:left="142" w:hanging="142"/>
              <w:rPr>
                <w:rFonts w:asciiTheme="majorHAnsi" w:eastAsia="Times New Roman" w:hAnsiTheme="majorHAnsi" w:cstheme="majorHAnsi"/>
                <w:color w:val="000000"/>
                <w:sz w:val="20"/>
                <w:szCs w:val="20"/>
                <w:lang w:eastAsia="en-AU"/>
              </w:rPr>
            </w:pPr>
            <w:r w:rsidRPr="00B2623D">
              <w:rPr>
                <w:rFonts w:asciiTheme="majorHAnsi" w:eastAsia="Times New Roman" w:hAnsiTheme="majorHAnsi" w:cstheme="majorHAnsi"/>
                <w:color w:val="000000"/>
                <w:sz w:val="20"/>
                <w:szCs w:val="20"/>
                <w:lang w:eastAsia="en-AU"/>
              </w:rPr>
              <w:t>Quantify the impacts of water quality and its improvement on wetlands and coastal habitats.</w:t>
            </w:r>
          </w:p>
          <w:p w14:paraId="6F2F2BA1" w14:textId="77777777" w:rsidR="00A10E69" w:rsidRPr="00B2623D" w:rsidRDefault="00A10E69" w:rsidP="00E64B0B">
            <w:pPr>
              <w:pStyle w:val="ListParagraph"/>
              <w:numPr>
                <w:ilvl w:val="0"/>
                <w:numId w:val="11"/>
              </w:numPr>
              <w:spacing w:after="0" w:line="240" w:lineRule="auto"/>
              <w:ind w:left="142" w:hanging="142"/>
              <w:rPr>
                <w:rFonts w:asciiTheme="majorHAnsi" w:eastAsia="Times New Roman" w:hAnsiTheme="majorHAnsi" w:cstheme="majorHAnsi"/>
                <w:color w:val="000000"/>
                <w:sz w:val="20"/>
                <w:szCs w:val="20"/>
                <w:lang w:eastAsia="en-AU"/>
              </w:rPr>
            </w:pPr>
            <w:r w:rsidRPr="00B2623D">
              <w:rPr>
                <w:rFonts w:asciiTheme="majorHAnsi" w:eastAsia="Times New Roman" w:hAnsiTheme="majorHAnsi" w:cstheme="majorHAnsi"/>
                <w:color w:val="000000"/>
                <w:sz w:val="20"/>
                <w:szCs w:val="20"/>
                <w:lang w:eastAsia="en-AU"/>
              </w:rPr>
              <w:t>What is the role of the catchment's landscape in maintaining healthy coastal ecosystems</w:t>
            </w:r>
            <w:r w:rsidRPr="005561B1">
              <w:rPr>
                <w:rFonts w:asciiTheme="majorHAnsi" w:eastAsia="Times New Roman" w:hAnsiTheme="majorHAnsi" w:cstheme="majorHAnsi"/>
                <w:color w:val="000000"/>
                <w:sz w:val="20"/>
                <w:szCs w:val="20"/>
                <w:lang w:eastAsia="en-AU"/>
              </w:rPr>
              <w:t>?</w:t>
            </w:r>
          </w:p>
          <w:p w14:paraId="7FA9A011" w14:textId="77777777" w:rsidR="00A10E69" w:rsidRPr="00B2623D" w:rsidRDefault="00A10E69" w:rsidP="00E64B0B">
            <w:pPr>
              <w:pStyle w:val="ListParagraph"/>
              <w:numPr>
                <w:ilvl w:val="0"/>
                <w:numId w:val="11"/>
              </w:numPr>
              <w:spacing w:after="0" w:line="240" w:lineRule="auto"/>
              <w:ind w:left="142" w:hanging="142"/>
              <w:rPr>
                <w:rFonts w:asciiTheme="majorHAnsi" w:eastAsia="Times New Roman" w:hAnsiTheme="majorHAnsi" w:cstheme="majorHAnsi"/>
                <w:color w:val="000000"/>
                <w:sz w:val="20"/>
                <w:szCs w:val="20"/>
                <w:lang w:eastAsia="en-AU"/>
              </w:rPr>
            </w:pPr>
            <w:r w:rsidRPr="00B2623D">
              <w:rPr>
                <w:rFonts w:asciiTheme="majorHAnsi" w:eastAsia="Times New Roman" w:hAnsiTheme="majorHAnsi" w:cstheme="majorHAnsi"/>
                <w:color w:val="000000"/>
                <w:sz w:val="20"/>
                <w:szCs w:val="20"/>
                <w:lang w:eastAsia="en-AU"/>
              </w:rPr>
              <w:t>Knowledge of the condition of floodplain wetlands and floodplains and quantified information on the consequences or impacts of degraded water quality on wetlands to enable a more comprehensive quantitative risk assessment for coastal aquatic ecosystems</w:t>
            </w:r>
            <w:r w:rsidRPr="005561B1">
              <w:rPr>
                <w:rFonts w:asciiTheme="majorHAnsi" w:eastAsia="Times New Roman" w:hAnsiTheme="majorHAnsi" w:cstheme="majorHAnsi"/>
                <w:color w:val="000000"/>
                <w:sz w:val="20"/>
                <w:szCs w:val="20"/>
                <w:lang w:eastAsia="en-AU"/>
              </w:rPr>
              <w:t>.</w:t>
            </w:r>
            <w:r w:rsidRPr="00B2623D">
              <w:rPr>
                <w:rFonts w:asciiTheme="majorHAnsi" w:eastAsia="Times New Roman" w:hAnsiTheme="majorHAnsi" w:cstheme="majorHAnsi"/>
                <w:color w:val="000000"/>
                <w:sz w:val="20"/>
                <w:szCs w:val="20"/>
                <w:lang w:eastAsia="en-AU"/>
              </w:rPr>
              <w:t xml:space="preserve"> </w:t>
            </w:r>
          </w:p>
          <w:p w14:paraId="296EB1A0" w14:textId="77777777" w:rsidR="00A10E69" w:rsidRPr="00B2623D" w:rsidRDefault="00A10E69" w:rsidP="00E64B0B">
            <w:pPr>
              <w:pStyle w:val="ListParagraph"/>
              <w:numPr>
                <w:ilvl w:val="0"/>
                <w:numId w:val="11"/>
              </w:numPr>
              <w:spacing w:after="0" w:line="240" w:lineRule="auto"/>
              <w:ind w:left="142" w:hanging="142"/>
              <w:rPr>
                <w:rFonts w:asciiTheme="majorHAnsi" w:eastAsia="Times New Roman" w:hAnsiTheme="majorHAnsi" w:cstheme="majorHAnsi"/>
                <w:color w:val="000000"/>
                <w:sz w:val="20"/>
                <w:szCs w:val="20"/>
                <w:lang w:eastAsia="en-AU"/>
              </w:rPr>
            </w:pPr>
            <w:r w:rsidRPr="00B2623D">
              <w:rPr>
                <w:rFonts w:asciiTheme="majorHAnsi" w:eastAsia="Times New Roman" w:hAnsiTheme="majorHAnsi" w:cstheme="majorHAnsi"/>
                <w:color w:val="000000"/>
                <w:sz w:val="20"/>
                <w:szCs w:val="20"/>
                <w:lang w:eastAsia="en-AU"/>
              </w:rPr>
              <w:t>Determine the areal extent of sediment-infilling of freshwater wetlands and identify the resulting loss of wetlands values.</w:t>
            </w:r>
          </w:p>
          <w:p w14:paraId="16A10DEF" w14:textId="77777777" w:rsidR="00A10E69" w:rsidRPr="00B2623D" w:rsidRDefault="00A10E69" w:rsidP="00E64B0B">
            <w:pPr>
              <w:pStyle w:val="ListParagraph"/>
              <w:numPr>
                <w:ilvl w:val="0"/>
                <w:numId w:val="11"/>
              </w:numPr>
              <w:spacing w:after="0" w:line="240" w:lineRule="auto"/>
              <w:ind w:left="142" w:hanging="142"/>
              <w:rPr>
                <w:rFonts w:asciiTheme="majorHAnsi" w:eastAsia="Times New Roman" w:hAnsiTheme="majorHAnsi" w:cstheme="majorHAnsi"/>
                <w:color w:val="000000"/>
                <w:sz w:val="20"/>
                <w:szCs w:val="20"/>
                <w:lang w:eastAsia="en-AU"/>
              </w:rPr>
            </w:pPr>
            <w:r w:rsidRPr="00B2623D">
              <w:rPr>
                <w:rFonts w:asciiTheme="majorHAnsi" w:eastAsia="Times New Roman" w:hAnsiTheme="majorHAnsi" w:cstheme="majorHAnsi"/>
                <w:color w:val="000000"/>
                <w:sz w:val="20"/>
                <w:szCs w:val="20"/>
                <w:lang w:eastAsia="en-AU"/>
              </w:rPr>
              <w:t>What are the historic and current rates of sediment accumulation in floodplain wetlands to improve understanding of landscape change, sediment exposure and risk to wetlands in prioritised management units including the Dawson, lower Burdekin, Isaac, Mackenzie and Herbert?</w:t>
            </w:r>
          </w:p>
          <w:p w14:paraId="3BA05640" w14:textId="77777777" w:rsidR="00A10E69" w:rsidRPr="005561B1" w:rsidRDefault="00A10E69" w:rsidP="00E64B0B">
            <w:pPr>
              <w:pStyle w:val="ListParagraph"/>
              <w:numPr>
                <w:ilvl w:val="0"/>
                <w:numId w:val="11"/>
              </w:numPr>
              <w:spacing w:after="0" w:line="240" w:lineRule="auto"/>
              <w:ind w:left="142" w:hanging="142"/>
              <w:rPr>
                <w:rFonts w:asciiTheme="majorHAnsi" w:eastAsia="Times New Roman" w:hAnsiTheme="majorHAnsi" w:cstheme="majorHAnsi"/>
                <w:color w:val="000000"/>
                <w:sz w:val="20"/>
                <w:szCs w:val="20"/>
                <w:lang w:eastAsia="en-AU"/>
              </w:rPr>
            </w:pPr>
            <w:r w:rsidRPr="00B2623D">
              <w:rPr>
                <w:rFonts w:asciiTheme="majorHAnsi" w:eastAsia="Times New Roman" w:hAnsiTheme="majorHAnsi" w:cstheme="majorHAnsi"/>
                <w:color w:val="000000"/>
                <w:sz w:val="20"/>
                <w:szCs w:val="20"/>
                <w:lang w:eastAsia="en-AU"/>
              </w:rPr>
              <w:t>The response and tolerance of different wetland types to sediment pollution and thresholds, which could degrade the wetland.</w:t>
            </w:r>
          </w:p>
          <w:p w14:paraId="1119B995" w14:textId="77777777" w:rsidR="00A10E69" w:rsidRPr="005561B1" w:rsidRDefault="00A10E69" w:rsidP="00E64B0B">
            <w:pPr>
              <w:pStyle w:val="ListParagraph"/>
              <w:numPr>
                <w:ilvl w:val="0"/>
                <w:numId w:val="11"/>
              </w:numPr>
              <w:spacing w:after="0" w:line="240" w:lineRule="auto"/>
              <w:ind w:left="142" w:hanging="142"/>
              <w:rPr>
                <w:rFonts w:asciiTheme="majorHAnsi" w:eastAsia="Times New Roman" w:hAnsiTheme="majorHAnsi" w:cstheme="majorHAnsi"/>
                <w:color w:val="000000"/>
                <w:sz w:val="20"/>
                <w:szCs w:val="20"/>
                <w:lang w:eastAsia="en-AU"/>
              </w:rPr>
            </w:pPr>
            <w:r w:rsidRPr="005561B1">
              <w:rPr>
                <w:rFonts w:asciiTheme="majorHAnsi" w:eastAsia="Times New Roman" w:hAnsiTheme="majorHAnsi" w:cstheme="majorHAnsi"/>
                <w:color w:val="000000"/>
                <w:sz w:val="20"/>
                <w:szCs w:val="20"/>
                <w:lang w:eastAsia="en-AU"/>
              </w:rPr>
              <w:t>Exposure (temporal and spatial) and impact assessments of pesticides on wetlands and coastal ecosystems, including ecosystem thresholds.</w:t>
            </w:r>
          </w:p>
          <w:p w14:paraId="22F144EC" w14:textId="77777777" w:rsidR="00A10E69" w:rsidRPr="00B2623D" w:rsidRDefault="00A10E69" w:rsidP="00E64B0B">
            <w:pPr>
              <w:pStyle w:val="ListParagraph"/>
              <w:numPr>
                <w:ilvl w:val="0"/>
                <w:numId w:val="11"/>
              </w:numPr>
              <w:spacing w:after="0" w:line="240" w:lineRule="auto"/>
              <w:ind w:left="142" w:hanging="142"/>
              <w:rPr>
                <w:rFonts w:asciiTheme="majorHAnsi" w:eastAsia="Times New Roman" w:hAnsiTheme="majorHAnsi" w:cstheme="majorHAnsi"/>
                <w:color w:val="000000"/>
                <w:sz w:val="20"/>
                <w:szCs w:val="20"/>
                <w:lang w:eastAsia="en-AU"/>
              </w:rPr>
            </w:pPr>
            <w:r w:rsidRPr="005561B1">
              <w:rPr>
                <w:rFonts w:asciiTheme="majorHAnsi" w:eastAsia="Times New Roman" w:hAnsiTheme="majorHAnsi" w:cstheme="majorHAnsi"/>
                <w:color w:val="000000"/>
                <w:sz w:val="20"/>
                <w:szCs w:val="20"/>
                <w:lang w:eastAsia="en-AU"/>
              </w:rPr>
              <w:t>Effects of particulate nutrients on wetland processes</w:t>
            </w:r>
          </w:p>
        </w:tc>
      </w:tr>
      <w:tr w:rsidR="00A10E69" w:rsidRPr="002A12DE" w14:paraId="3D3CF89D" w14:textId="77777777" w:rsidTr="00A10E69">
        <w:trPr>
          <w:trHeight w:val="1207"/>
        </w:trPr>
        <w:tc>
          <w:tcPr>
            <w:tcW w:w="2976" w:type="dxa"/>
            <w:tcBorders>
              <w:top w:val="single" w:sz="2" w:space="0" w:color="auto"/>
              <w:left w:val="single" w:sz="24" w:space="0" w:color="C00000"/>
              <w:bottom w:val="single" w:sz="4" w:space="0" w:color="auto"/>
              <w:right w:val="nil"/>
            </w:tcBorders>
            <w:shd w:val="clear" w:color="auto" w:fill="auto"/>
          </w:tcPr>
          <w:p w14:paraId="22144923" w14:textId="67BF9609" w:rsidR="00A10E69" w:rsidRPr="00A10E69" w:rsidRDefault="001D2F63" w:rsidP="00A10E69">
            <w:pPr>
              <w:spacing w:before="60" w:after="60" w:line="240" w:lineRule="auto"/>
              <w:rPr>
                <w:rFonts w:asciiTheme="majorHAnsi" w:hAnsiTheme="majorHAnsi"/>
                <w:sz w:val="20"/>
              </w:rPr>
            </w:pPr>
            <w:r w:rsidRPr="001D2F63">
              <w:rPr>
                <w:rFonts w:asciiTheme="majorHAnsi" w:hAnsiTheme="majorHAnsi"/>
                <w:b/>
                <w:sz w:val="20"/>
              </w:rPr>
              <w:t>WT.2</w:t>
            </w:r>
            <w:r>
              <w:rPr>
                <w:rFonts w:asciiTheme="majorHAnsi" w:hAnsiTheme="majorHAnsi"/>
                <w:sz w:val="20"/>
              </w:rPr>
              <w:t xml:space="preserve"> </w:t>
            </w:r>
            <w:r w:rsidR="00A10E69" w:rsidRPr="00A10E69">
              <w:rPr>
                <w:rFonts w:asciiTheme="majorHAnsi" w:hAnsiTheme="majorHAnsi"/>
                <w:sz w:val="20"/>
              </w:rPr>
              <w:t xml:space="preserve">How does poor water quality effect the ecological services wetlands provide to the Great Barrier Reef? </w:t>
            </w:r>
          </w:p>
        </w:tc>
        <w:tc>
          <w:tcPr>
            <w:tcW w:w="10916" w:type="dxa"/>
            <w:tcBorders>
              <w:top w:val="single" w:sz="2" w:space="0" w:color="auto"/>
              <w:left w:val="nil"/>
              <w:bottom w:val="single" w:sz="4" w:space="0" w:color="auto"/>
              <w:right w:val="nil"/>
            </w:tcBorders>
            <w:shd w:val="clear" w:color="auto" w:fill="auto"/>
          </w:tcPr>
          <w:p w14:paraId="7F468845" w14:textId="77777777" w:rsidR="00A10E69" w:rsidRPr="00B2623D" w:rsidRDefault="00A10E69" w:rsidP="00E64B0B">
            <w:pPr>
              <w:pStyle w:val="ListParagraph"/>
              <w:numPr>
                <w:ilvl w:val="0"/>
                <w:numId w:val="11"/>
              </w:numPr>
              <w:spacing w:after="0" w:line="240" w:lineRule="auto"/>
              <w:ind w:left="142" w:hanging="142"/>
              <w:rPr>
                <w:rFonts w:asciiTheme="majorHAnsi" w:eastAsia="Times New Roman" w:hAnsiTheme="majorHAnsi" w:cstheme="majorHAnsi"/>
                <w:color w:val="000000"/>
                <w:sz w:val="20"/>
                <w:szCs w:val="20"/>
                <w:lang w:eastAsia="en-AU"/>
              </w:rPr>
            </w:pPr>
            <w:r w:rsidRPr="00B2623D">
              <w:rPr>
                <w:rFonts w:asciiTheme="majorHAnsi" w:eastAsia="Times New Roman" w:hAnsiTheme="majorHAnsi" w:cstheme="majorHAnsi"/>
                <w:color w:val="000000"/>
                <w:sz w:val="20"/>
                <w:szCs w:val="20"/>
                <w:lang w:eastAsia="en-AU"/>
              </w:rPr>
              <w:t>What ecological services will be maintained/gained through protecting/rehabilitating wetlands and coastal habitats?</w:t>
            </w:r>
          </w:p>
          <w:p w14:paraId="4FE6C6FC" w14:textId="77777777" w:rsidR="00A10E69" w:rsidRPr="00B2623D" w:rsidRDefault="00A10E69" w:rsidP="00E64B0B">
            <w:pPr>
              <w:pStyle w:val="ListParagraph"/>
              <w:numPr>
                <w:ilvl w:val="0"/>
                <w:numId w:val="11"/>
              </w:numPr>
              <w:spacing w:after="0" w:line="240" w:lineRule="auto"/>
              <w:ind w:left="142" w:hanging="142"/>
              <w:rPr>
                <w:rFonts w:asciiTheme="majorHAnsi" w:eastAsia="Times New Roman" w:hAnsiTheme="majorHAnsi" w:cstheme="majorHAnsi"/>
                <w:color w:val="000000"/>
                <w:sz w:val="20"/>
                <w:szCs w:val="20"/>
                <w:lang w:eastAsia="en-AU"/>
              </w:rPr>
            </w:pPr>
            <w:r w:rsidRPr="00B2623D">
              <w:rPr>
                <w:rFonts w:asciiTheme="majorHAnsi" w:eastAsia="Times New Roman" w:hAnsiTheme="majorHAnsi" w:cstheme="majorHAnsi"/>
                <w:color w:val="000000"/>
                <w:sz w:val="20"/>
                <w:szCs w:val="20"/>
                <w:lang w:eastAsia="en-AU"/>
              </w:rPr>
              <w:t>How does poor water quality affect the services and functions of wetlands that are beneficial to other parts of the Reef ecosystem</w:t>
            </w:r>
            <w:r w:rsidRPr="005561B1">
              <w:rPr>
                <w:rFonts w:asciiTheme="majorHAnsi" w:eastAsia="Times New Roman" w:hAnsiTheme="majorHAnsi" w:cstheme="majorHAnsi"/>
                <w:color w:val="000000"/>
                <w:sz w:val="20"/>
                <w:szCs w:val="20"/>
                <w:lang w:eastAsia="en-AU"/>
              </w:rPr>
              <w:t>?</w:t>
            </w:r>
            <w:r w:rsidRPr="00B2623D">
              <w:rPr>
                <w:rFonts w:asciiTheme="majorHAnsi" w:eastAsia="Times New Roman" w:hAnsiTheme="majorHAnsi" w:cstheme="majorHAnsi"/>
                <w:color w:val="000000"/>
                <w:sz w:val="20"/>
                <w:szCs w:val="20"/>
                <w:lang w:eastAsia="en-AU"/>
              </w:rPr>
              <w:t xml:space="preserve"> </w:t>
            </w:r>
          </w:p>
          <w:p w14:paraId="636C9E91" w14:textId="77777777" w:rsidR="00A10E69" w:rsidRPr="00B2623D" w:rsidRDefault="00A10E69" w:rsidP="00E64B0B">
            <w:pPr>
              <w:pStyle w:val="ListParagraph"/>
              <w:numPr>
                <w:ilvl w:val="0"/>
                <w:numId w:val="11"/>
              </w:numPr>
              <w:spacing w:after="0" w:line="240" w:lineRule="auto"/>
              <w:ind w:left="142" w:hanging="142"/>
              <w:rPr>
                <w:rFonts w:asciiTheme="majorHAnsi" w:eastAsia="Times New Roman" w:hAnsiTheme="majorHAnsi" w:cstheme="majorHAnsi"/>
                <w:color w:val="000000"/>
                <w:sz w:val="20"/>
                <w:szCs w:val="20"/>
                <w:lang w:eastAsia="en-AU"/>
              </w:rPr>
            </w:pPr>
            <w:r w:rsidRPr="00B2623D">
              <w:rPr>
                <w:rFonts w:asciiTheme="majorHAnsi" w:eastAsia="Times New Roman" w:hAnsiTheme="majorHAnsi" w:cstheme="majorHAnsi"/>
                <w:color w:val="000000"/>
                <w:sz w:val="20"/>
                <w:szCs w:val="20"/>
                <w:lang w:eastAsia="en-AU"/>
              </w:rPr>
              <w:t xml:space="preserve">Quantifying the ecological services of wetlands for other parts of the </w:t>
            </w:r>
            <w:r w:rsidRPr="005561B1">
              <w:rPr>
                <w:rFonts w:asciiTheme="majorHAnsi" w:eastAsia="Times New Roman" w:hAnsiTheme="majorHAnsi" w:cstheme="majorHAnsi"/>
                <w:color w:val="000000"/>
                <w:sz w:val="20"/>
                <w:szCs w:val="20"/>
                <w:lang w:eastAsia="en-AU"/>
              </w:rPr>
              <w:t>R</w:t>
            </w:r>
            <w:r w:rsidRPr="00B2623D">
              <w:rPr>
                <w:rFonts w:asciiTheme="majorHAnsi" w:eastAsia="Times New Roman" w:hAnsiTheme="majorHAnsi" w:cstheme="majorHAnsi"/>
                <w:color w:val="000000"/>
                <w:sz w:val="20"/>
                <w:szCs w:val="20"/>
                <w:lang w:eastAsia="en-AU"/>
              </w:rPr>
              <w:t>eef ecosystem.</w:t>
            </w:r>
          </w:p>
          <w:p w14:paraId="590C0587" w14:textId="77777777" w:rsidR="00A10E69" w:rsidRPr="00B2623D" w:rsidRDefault="00A10E69" w:rsidP="00B2623D">
            <w:pPr>
              <w:spacing w:after="0" w:line="240" w:lineRule="auto"/>
              <w:ind w:left="142" w:hanging="142"/>
              <w:rPr>
                <w:rFonts w:asciiTheme="majorHAnsi" w:eastAsia="Times New Roman" w:hAnsiTheme="majorHAnsi" w:cstheme="majorHAnsi"/>
                <w:color w:val="000000"/>
                <w:sz w:val="20"/>
                <w:szCs w:val="20"/>
                <w:lang w:eastAsia="en-AU"/>
              </w:rPr>
            </w:pPr>
          </w:p>
        </w:tc>
      </w:tr>
      <w:tr w:rsidR="00A10E69" w:rsidRPr="002A12DE" w14:paraId="4A697C11" w14:textId="77777777" w:rsidTr="00A10E69">
        <w:trPr>
          <w:trHeight w:val="416"/>
        </w:trPr>
        <w:tc>
          <w:tcPr>
            <w:tcW w:w="2976" w:type="dxa"/>
            <w:tcBorders>
              <w:top w:val="single" w:sz="4" w:space="0" w:color="auto"/>
              <w:left w:val="single" w:sz="24" w:space="0" w:color="C00000"/>
              <w:bottom w:val="single" w:sz="4" w:space="0" w:color="auto"/>
              <w:right w:val="nil"/>
            </w:tcBorders>
            <w:shd w:val="clear" w:color="auto" w:fill="auto"/>
          </w:tcPr>
          <w:p w14:paraId="7EBE4DFB" w14:textId="68290877" w:rsidR="00A10E69" w:rsidRPr="00A10E69" w:rsidRDefault="001D2F63" w:rsidP="00A10E69">
            <w:pPr>
              <w:spacing w:before="60" w:after="60" w:line="240" w:lineRule="auto"/>
              <w:rPr>
                <w:rFonts w:asciiTheme="majorHAnsi" w:hAnsiTheme="majorHAnsi"/>
                <w:sz w:val="20"/>
              </w:rPr>
            </w:pPr>
            <w:r>
              <w:rPr>
                <w:rFonts w:asciiTheme="majorHAnsi" w:hAnsiTheme="majorHAnsi"/>
                <w:b/>
                <w:color w:val="000000"/>
                <w:sz w:val="20"/>
              </w:rPr>
              <w:t xml:space="preserve">WT.3 </w:t>
            </w:r>
            <w:r w:rsidR="00A10E69" w:rsidRPr="00A10E69">
              <w:rPr>
                <w:rFonts w:asciiTheme="majorHAnsi" w:hAnsiTheme="majorHAnsi"/>
                <w:color w:val="000000"/>
                <w:sz w:val="20"/>
              </w:rPr>
              <w:t>What is the capacity of wetlands to improve water quality from catchment to Reef?</w:t>
            </w:r>
          </w:p>
        </w:tc>
        <w:tc>
          <w:tcPr>
            <w:tcW w:w="10916" w:type="dxa"/>
            <w:tcBorders>
              <w:top w:val="single" w:sz="4" w:space="0" w:color="auto"/>
              <w:left w:val="nil"/>
              <w:bottom w:val="single" w:sz="4" w:space="0" w:color="auto"/>
              <w:right w:val="nil"/>
            </w:tcBorders>
            <w:shd w:val="clear" w:color="auto" w:fill="auto"/>
          </w:tcPr>
          <w:p w14:paraId="65C29BB4" w14:textId="77777777" w:rsidR="00A10E69" w:rsidRPr="005561B1" w:rsidRDefault="00A10E69" w:rsidP="00E64B0B">
            <w:pPr>
              <w:pStyle w:val="ListParagraph"/>
              <w:numPr>
                <w:ilvl w:val="0"/>
                <w:numId w:val="11"/>
              </w:numPr>
              <w:spacing w:after="0" w:line="240" w:lineRule="auto"/>
              <w:ind w:left="142" w:hanging="142"/>
              <w:rPr>
                <w:rFonts w:asciiTheme="majorHAnsi" w:eastAsia="Times New Roman" w:hAnsiTheme="majorHAnsi" w:cstheme="majorHAnsi"/>
                <w:color w:val="000000"/>
                <w:sz w:val="20"/>
                <w:szCs w:val="20"/>
                <w:lang w:eastAsia="en-AU"/>
              </w:rPr>
            </w:pPr>
            <w:r w:rsidRPr="005561B1">
              <w:rPr>
                <w:rFonts w:asciiTheme="majorHAnsi" w:eastAsia="Times New Roman" w:hAnsiTheme="majorHAnsi" w:cstheme="majorHAnsi"/>
                <w:color w:val="000000"/>
                <w:sz w:val="20"/>
                <w:szCs w:val="20"/>
                <w:lang w:eastAsia="en-AU"/>
              </w:rPr>
              <w:t>Capacity of different types of wetlands to improve water quality and the processes and components of the systems that support this.</w:t>
            </w:r>
          </w:p>
          <w:p w14:paraId="75DC3C9A" w14:textId="77777777" w:rsidR="00A10E69" w:rsidRPr="005561B1" w:rsidRDefault="00A10E69" w:rsidP="00E64B0B">
            <w:pPr>
              <w:pStyle w:val="ListParagraph"/>
              <w:numPr>
                <w:ilvl w:val="0"/>
                <w:numId w:val="11"/>
              </w:numPr>
              <w:spacing w:after="0" w:line="240" w:lineRule="auto"/>
              <w:ind w:left="142" w:hanging="142"/>
              <w:rPr>
                <w:rFonts w:asciiTheme="majorHAnsi" w:eastAsia="Times New Roman" w:hAnsiTheme="majorHAnsi" w:cstheme="majorHAnsi"/>
                <w:color w:val="000000"/>
                <w:sz w:val="20"/>
                <w:szCs w:val="20"/>
                <w:lang w:eastAsia="en-AU"/>
              </w:rPr>
            </w:pPr>
            <w:r w:rsidRPr="005561B1">
              <w:rPr>
                <w:rFonts w:asciiTheme="majorHAnsi" w:eastAsia="Times New Roman" w:hAnsiTheme="majorHAnsi" w:cstheme="majorHAnsi"/>
                <w:color w:val="000000"/>
                <w:sz w:val="20"/>
                <w:szCs w:val="20"/>
                <w:lang w:eastAsia="en-AU"/>
              </w:rPr>
              <w:t>Seasonal variations in nutrient, carbon and sediment uptake by wetlands.</w:t>
            </w:r>
          </w:p>
          <w:p w14:paraId="1D0DD596" w14:textId="77777777" w:rsidR="00A10E69" w:rsidRPr="005561B1" w:rsidRDefault="00A10E69" w:rsidP="00E64B0B">
            <w:pPr>
              <w:pStyle w:val="ListParagraph"/>
              <w:numPr>
                <w:ilvl w:val="0"/>
                <w:numId w:val="11"/>
              </w:numPr>
              <w:spacing w:after="0" w:line="240" w:lineRule="auto"/>
              <w:ind w:left="142" w:hanging="142"/>
              <w:rPr>
                <w:rFonts w:asciiTheme="majorHAnsi" w:eastAsia="Times New Roman" w:hAnsiTheme="majorHAnsi" w:cstheme="majorHAnsi"/>
                <w:color w:val="000000"/>
                <w:sz w:val="20"/>
                <w:szCs w:val="20"/>
                <w:lang w:eastAsia="en-AU"/>
              </w:rPr>
            </w:pPr>
            <w:r w:rsidRPr="005561B1">
              <w:rPr>
                <w:rFonts w:asciiTheme="majorHAnsi" w:eastAsia="Times New Roman" w:hAnsiTheme="majorHAnsi" w:cstheme="majorHAnsi"/>
                <w:color w:val="000000"/>
                <w:sz w:val="20"/>
                <w:szCs w:val="20"/>
                <w:lang w:eastAsia="en-AU"/>
              </w:rPr>
              <w:t>Contribution at the landscape level of wetlands to improve water quality of the Great Barrier Reef and their effectiveness in different locations and under different hydrological regimes.</w:t>
            </w:r>
          </w:p>
          <w:p w14:paraId="36C795DD" w14:textId="77777777" w:rsidR="00A10E69" w:rsidRPr="005561B1" w:rsidRDefault="00A10E69" w:rsidP="00E64B0B">
            <w:pPr>
              <w:pStyle w:val="ListParagraph"/>
              <w:numPr>
                <w:ilvl w:val="0"/>
                <w:numId w:val="11"/>
              </w:numPr>
              <w:spacing w:after="0" w:line="240" w:lineRule="auto"/>
              <w:ind w:left="142" w:hanging="142"/>
              <w:rPr>
                <w:rFonts w:asciiTheme="majorHAnsi" w:eastAsia="Times New Roman" w:hAnsiTheme="majorHAnsi" w:cstheme="majorHAnsi"/>
                <w:color w:val="000000"/>
                <w:sz w:val="20"/>
                <w:szCs w:val="20"/>
                <w:lang w:eastAsia="en-AU"/>
              </w:rPr>
            </w:pPr>
            <w:r w:rsidRPr="005561B1">
              <w:rPr>
                <w:rFonts w:asciiTheme="majorHAnsi" w:eastAsia="Times New Roman" w:hAnsiTheme="majorHAnsi" w:cstheme="majorHAnsi"/>
                <w:color w:val="000000"/>
                <w:sz w:val="20"/>
                <w:szCs w:val="20"/>
                <w:lang w:eastAsia="en-AU"/>
              </w:rPr>
              <w:t>What is the assimilative capacity of the landscape relative to its disturbance?</w:t>
            </w:r>
          </w:p>
          <w:p w14:paraId="21CD05DF" w14:textId="77777777" w:rsidR="00A10E69" w:rsidRPr="005561B1" w:rsidRDefault="00A10E69" w:rsidP="00E64B0B">
            <w:pPr>
              <w:pStyle w:val="ListParagraph"/>
              <w:numPr>
                <w:ilvl w:val="0"/>
                <w:numId w:val="11"/>
              </w:numPr>
              <w:spacing w:after="0" w:line="240" w:lineRule="auto"/>
              <w:ind w:left="142" w:hanging="142"/>
              <w:rPr>
                <w:rFonts w:asciiTheme="majorHAnsi" w:eastAsia="Times New Roman" w:hAnsiTheme="majorHAnsi" w:cstheme="majorHAnsi"/>
                <w:color w:val="000000"/>
                <w:sz w:val="20"/>
                <w:szCs w:val="20"/>
                <w:lang w:eastAsia="en-AU"/>
              </w:rPr>
            </w:pPr>
            <w:r w:rsidRPr="005561B1">
              <w:rPr>
                <w:rFonts w:asciiTheme="majorHAnsi" w:eastAsia="Times New Roman" w:hAnsiTheme="majorHAnsi" w:cstheme="majorHAnsi"/>
                <w:color w:val="000000"/>
                <w:sz w:val="20"/>
                <w:szCs w:val="20"/>
                <w:lang w:eastAsia="en-AU"/>
              </w:rPr>
              <w:t>Effects of particulate nutrients on wetland processes and water quality improvement function.</w:t>
            </w:r>
          </w:p>
          <w:p w14:paraId="5166F388" w14:textId="77777777" w:rsidR="00A10E69" w:rsidRPr="005561B1" w:rsidRDefault="00A10E69" w:rsidP="00E64B0B">
            <w:pPr>
              <w:pStyle w:val="ListParagraph"/>
              <w:numPr>
                <w:ilvl w:val="0"/>
                <w:numId w:val="11"/>
              </w:numPr>
              <w:spacing w:after="0" w:line="240" w:lineRule="auto"/>
              <w:ind w:left="142" w:hanging="142"/>
              <w:rPr>
                <w:rFonts w:asciiTheme="majorHAnsi" w:eastAsia="Times New Roman" w:hAnsiTheme="majorHAnsi" w:cstheme="majorHAnsi"/>
                <w:color w:val="000000"/>
                <w:sz w:val="20"/>
                <w:szCs w:val="20"/>
                <w:lang w:eastAsia="en-AU"/>
              </w:rPr>
            </w:pPr>
            <w:r w:rsidRPr="005561B1">
              <w:rPr>
                <w:rFonts w:asciiTheme="majorHAnsi" w:eastAsia="Times New Roman" w:hAnsiTheme="majorHAnsi" w:cstheme="majorHAnsi"/>
                <w:color w:val="000000"/>
                <w:sz w:val="20"/>
                <w:szCs w:val="20"/>
                <w:lang w:eastAsia="en-AU"/>
              </w:rPr>
              <w:t xml:space="preserve">Identification of wetland characteristics that maximise contaminant removal, supported by data on pollutant assimilation rates, capacity and load / concentration thresholds.   </w:t>
            </w:r>
          </w:p>
          <w:p w14:paraId="75999918" w14:textId="77777777" w:rsidR="00A10E69" w:rsidRPr="005561B1" w:rsidRDefault="00A10E69" w:rsidP="00E64B0B">
            <w:pPr>
              <w:pStyle w:val="ListParagraph"/>
              <w:numPr>
                <w:ilvl w:val="0"/>
                <w:numId w:val="11"/>
              </w:numPr>
              <w:spacing w:after="0" w:line="240" w:lineRule="auto"/>
              <w:ind w:left="142" w:hanging="142"/>
              <w:rPr>
                <w:rFonts w:asciiTheme="majorHAnsi" w:eastAsia="Times New Roman" w:hAnsiTheme="majorHAnsi" w:cstheme="majorHAnsi"/>
                <w:color w:val="000000"/>
                <w:sz w:val="20"/>
                <w:szCs w:val="20"/>
                <w:lang w:eastAsia="en-AU"/>
              </w:rPr>
            </w:pPr>
            <w:r w:rsidRPr="005561B1">
              <w:rPr>
                <w:rFonts w:asciiTheme="majorHAnsi" w:eastAsia="Times New Roman" w:hAnsiTheme="majorHAnsi" w:cstheme="majorHAnsi"/>
                <w:color w:val="000000"/>
                <w:sz w:val="20"/>
                <w:szCs w:val="20"/>
                <w:lang w:eastAsia="en-AU"/>
              </w:rPr>
              <w:lastRenderedPageBreak/>
              <w:t>Improved understanding of the sediment retention and nutrient filtering capacity of floodplains under different land uses to better understand the role of floodplains in water quality improvement and therefore water quality risk from changed land use.</w:t>
            </w:r>
          </w:p>
          <w:p w14:paraId="2093351E" w14:textId="77777777" w:rsidR="00A10E69" w:rsidRPr="005561B1" w:rsidRDefault="00A10E69" w:rsidP="00E64B0B">
            <w:pPr>
              <w:pStyle w:val="ListParagraph"/>
              <w:numPr>
                <w:ilvl w:val="0"/>
                <w:numId w:val="11"/>
              </w:numPr>
              <w:spacing w:after="0" w:line="240" w:lineRule="auto"/>
              <w:ind w:left="142" w:hanging="142"/>
              <w:rPr>
                <w:rFonts w:asciiTheme="majorHAnsi" w:eastAsia="Times New Roman" w:hAnsiTheme="majorHAnsi" w:cstheme="majorHAnsi"/>
                <w:color w:val="000000"/>
                <w:sz w:val="20"/>
                <w:szCs w:val="20"/>
                <w:lang w:eastAsia="en-AU"/>
              </w:rPr>
            </w:pPr>
            <w:r w:rsidRPr="005561B1">
              <w:rPr>
                <w:rFonts w:asciiTheme="majorHAnsi" w:eastAsia="Times New Roman" w:hAnsiTheme="majorHAnsi" w:cstheme="majorHAnsi"/>
                <w:color w:val="000000"/>
                <w:sz w:val="20"/>
                <w:szCs w:val="20"/>
                <w:lang w:eastAsia="en-AU"/>
              </w:rPr>
              <w:t>Improved understanding of how hydrology effects the role of wetlands in nutrient removal.</w:t>
            </w:r>
          </w:p>
        </w:tc>
      </w:tr>
      <w:tr w:rsidR="00A10E69" w:rsidRPr="002A12DE" w14:paraId="4B4C9607" w14:textId="77777777" w:rsidTr="00A10E69">
        <w:trPr>
          <w:trHeight w:val="2977"/>
        </w:trPr>
        <w:tc>
          <w:tcPr>
            <w:tcW w:w="2976" w:type="dxa"/>
            <w:tcBorders>
              <w:top w:val="single" w:sz="4" w:space="0" w:color="auto"/>
              <w:left w:val="single" w:sz="24" w:space="0" w:color="ED7D31" w:themeColor="accent2"/>
              <w:bottom w:val="single" w:sz="4" w:space="0" w:color="auto"/>
              <w:right w:val="nil"/>
            </w:tcBorders>
            <w:shd w:val="clear" w:color="auto" w:fill="auto"/>
            <w:hideMark/>
          </w:tcPr>
          <w:p w14:paraId="0955FE92" w14:textId="1C7B4CB0" w:rsidR="00A10E69" w:rsidRPr="00A10E69" w:rsidRDefault="001D2F63" w:rsidP="00A10E69">
            <w:pPr>
              <w:spacing w:before="60" w:after="60" w:line="240" w:lineRule="auto"/>
              <w:rPr>
                <w:rFonts w:asciiTheme="majorHAnsi" w:eastAsia="Times New Roman" w:hAnsiTheme="majorHAnsi" w:cstheme="majorHAnsi"/>
                <w:bCs/>
                <w:sz w:val="20"/>
                <w:szCs w:val="20"/>
                <w:lang w:eastAsia="en-AU"/>
              </w:rPr>
            </w:pPr>
            <w:r>
              <w:rPr>
                <w:rFonts w:asciiTheme="majorHAnsi" w:eastAsia="Times New Roman" w:hAnsiTheme="majorHAnsi" w:cstheme="majorHAnsi"/>
                <w:b/>
                <w:bCs/>
                <w:sz w:val="20"/>
                <w:szCs w:val="20"/>
                <w:lang w:eastAsia="en-AU"/>
              </w:rPr>
              <w:lastRenderedPageBreak/>
              <w:t xml:space="preserve">WT.4 </w:t>
            </w:r>
            <w:r w:rsidR="00A10E69" w:rsidRPr="00A10E69">
              <w:rPr>
                <w:rFonts w:asciiTheme="majorHAnsi" w:eastAsia="Times New Roman" w:hAnsiTheme="majorHAnsi" w:cstheme="majorHAnsi"/>
                <w:bCs/>
                <w:sz w:val="20"/>
                <w:szCs w:val="20"/>
                <w:lang w:eastAsia="en-AU"/>
              </w:rPr>
              <w:t>Develop a conceptual understanding of pesticides in natural, near natural and artificial wetlands including their transport, fate and retention</w:t>
            </w:r>
          </w:p>
        </w:tc>
        <w:tc>
          <w:tcPr>
            <w:tcW w:w="10916" w:type="dxa"/>
            <w:tcBorders>
              <w:top w:val="single" w:sz="4" w:space="0" w:color="auto"/>
              <w:left w:val="nil"/>
              <w:bottom w:val="single" w:sz="4" w:space="0" w:color="auto"/>
              <w:right w:val="nil"/>
            </w:tcBorders>
            <w:shd w:val="clear" w:color="auto" w:fill="auto"/>
            <w:hideMark/>
          </w:tcPr>
          <w:p w14:paraId="4313D3FF" w14:textId="77777777" w:rsidR="00A10E69" w:rsidRDefault="00A10E69" w:rsidP="00E64B0B">
            <w:pPr>
              <w:pStyle w:val="ListParagraph"/>
              <w:numPr>
                <w:ilvl w:val="0"/>
                <w:numId w:val="11"/>
              </w:numPr>
              <w:spacing w:after="0" w:line="240" w:lineRule="auto"/>
              <w:ind w:left="142" w:hanging="142"/>
              <w:rPr>
                <w:rFonts w:asciiTheme="majorHAnsi" w:eastAsia="Times New Roman" w:hAnsiTheme="majorHAnsi" w:cstheme="majorHAnsi"/>
                <w:color w:val="000000"/>
                <w:sz w:val="20"/>
                <w:szCs w:val="20"/>
                <w:lang w:eastAsia="en-AU"/>
              </w:rPr>
            </w:pPr>
            <w:r w:rsidRPr="007D7E13">
              <w:rPr>
                <w:rFonts w:asciiTheme="majorHAnsi" w:eastAsia="Times New Roman" w:hAnsiTheme="majorHAnsi" w:cstheme="majorHAnsi"/>
                <w:color w:val="000000"/>
                <w:sz w:val="20"/>
                <w:szCs w:val="20"/>
                <w:lang w:eastAsia="en-AU"/>
              </w:rPr>
              <w:t>Fate (breakdown products and half-lives) and transport of pesticides in wetlands</w:t>
            </w:r>
            <w:r w:rsidRPr="002A12DE">
              <w:rPr>
                <w:rFonts w:asciiTheme="majorHAnsi" w:eastAsia="Times New Roman" w:hAnsiTheme="majorHAnsi" w:cstheme="majorHAnsi"/>
                <w:color w:val="000000"/>
                <w:sz w:val="20"/>
                <w:szCs w:val="20"/>
                <w:lang w:eastAsia="en-AU"/>
              </w:rPr>
              <w:t xml:space="preserve"> and coastal ecosystems (e.g. what is their residence time?)</w:t>
            </w:r>
            <w:r>
              <w:rPr>
                <w:rFonts w:asciiTheme="majorHAnsi" w:eastAsia="Times New Roman" w:hAnsiTheme="majorHAnsi" w:cstheme="majorHAnsi"/>
                <w:color w:val="000000"/>
                <w:sz w:val="20"/>
                <w:szCs w:val="20"/>
                <w:lang w:eastAsia="en-AU"/>
              </w:rPr>
              <w:t>.</w:t>
            </w:r>
          </w:p>
          <w:p w14:paraId="6AB8B6E0" w14:textId="33EAFCE0" w:rsidR="00A10E69" w:rsidRPr="007D7E13" w:rsidRDefault="00A10E69" w:rsidP="00E64B0B">
            <w:pPr>
              <w:pStyle w:val="ListParagraph"/>
              <w:numPr>
                <w:ilvl w:val="0"/>
                <w:numId w:val="11"/>
              </w:numPr>
              <w:spacing w:after="0" w:line="240" w:lineRule="auto"/>
              <w:ind w:left="142" w:hanging="142"/>
              <w:rPr>
                <w:rFonts w:asciiTheme="majorHAnsi" w:eastAsia="Times New Roman" w:hAnsiTheme="majorHAnsi" w:cstheme="majorHAnsi"/>
                <w:color w:val="000000"/>
                <w:sz w:val="20"/>
                <w:szCs w:val="20"/>
                <w:lang w:eastAsia="en-AU"/>
              </w:rPr>
            </w:pPr>
            <w:r w:rsidRPr="007D7E13">
              <w:rPr>
                <w:rFonts w:asciiTheme="majorHAnsi" w:eastAsia="Times New Roman" w:hAnsiTheme="majorHAnsi" w:cstheme="majorHAnsi"/>
                <w:color w:val="000000"/>
                <w:sz w:val="20"/>
                <w:szCs w:val="20"/>
                <w:lang w:eastAsia="en-AU"/>
              </w:rPr>
              <w:t>Quantify the pesticide retention capacity of natural and near natural palustrine, riverine and lacustrine wetlands in the catchments of the Great Barrier Reef</w:t>
            </w:r>
            <w:r>
              <w:rPr>
                <w:rFonts w:asciiTheme="majorHAnsi" w:eastAsia="Times New Roman" w:hAnsiTheme="majorHAnsi" w:cstheme="majorHAnsi"/>
                <w:color w:val="000000"/>
                <w:sz w:val="20"/>
                <w:szCs w:val="20"/>
                <w:lang w:eastAsia="en-AU"/>
              </w:rPr>
              <w:t xml:space="preserve"> i</w:t>
            </w:r>
            <w:r w:rsidRPr="007D7E13">
              <w:rPr>
                <w:rFonts w:asciiTheme="majorHAnsi" w:eastAsia="Times New Roman" w:hAnsiTheme="majorHAnsi" w:cstheme="majorHAnsi"/>
                <w:color w:val="000000"/>
                <w:sz w:val="20"/>
                <w:szCs w:val="20"/>
                <w:lang w:eastAsia="en-AU"/>
              </w:rPr>
              <w:t>ncluding the:</w:t>
            </w:r>
            <w:r w:rsidRPr="007D7E13">
              <w:rPr>
                <w:rFonts w:asciiTheme="majorHAnsi" w:eastAsia="Times New Roman" w:hAnsiTheme="majorHAnsi" w:cstheme="majorHAnsi"/>
                <w:color w:val="000000"/>
                <w:sz w:val="20"/>
                <w:szCs w:val="20"/>
                <w:lang w:eastAsia="en-AU"/>
              </w:rPr>
              <w:br/>
              <w:t xml:space="preserve">   - Potential to retain/process pesticides derived from agricultural practices and other sources.</w:t>
            </w:r>
            <w:r w:rsidRPr="007D7E13">
              <w:rPr>
                <w:rFonts w:asciiTheme="majorHAnsi" w:eastAsia="Times New Roman" w:hAnsiTheme="majorHAnsi" w:cstheme="majorHAnsi"/>
                <w:color w:val="000000"/>
                <w:sz w:val="20"/>
                <w:szCs w:val="20"/>
                <w:lang w:eastAsia="en-AU"/>
              </w:rPr>
              <w:br/>
              <w:t xml:space="preserve">   - Identification of wetland characteristics that maximise pesticide removal, supported by data on pesticide assimilation rates, capacity and load / concentration thresholds.</w:t>
            </w:r>
            <w:r w:rsidRPr="007D7E13">
              <w:rPr>
                <w:rFonts w:asciiTheme="majorHAnsi" w:eastAsia="Times New Roman" w:hAnsiTheme="majorHAnsi" w:cstheme="majorHAnsi"/>
                <w:color w:val="000000"/>
                <w:sz w:val="20"/>
                <w:szCs w:val="20"/>
                <w:lang w:eastAsia="en-AU"/>
              </w:rPr>
              <w:br/>
              <w:t xml:space="preserve">   - Effectiveness in different locations and under widely variable climate and hydrological regimes.</w:t>
            </w:r>
            <w:r w:rsidRPr="007D7E13">
              <w:rPr>
                <w:rFonts w:asciiTheme="majorHAnsi" w:eastAsia="Times New Roman" w:hAnsiTheme="majorHAnsi" w:cstheme="majorHAnsi"/>
                <w:color w:val="000000"/>
                <w:sz w:val="20"/>
                <w:szCs w:val="20"/>
                <w:lang w:eastAsia="en-AU"/>
              </w:rPr>
              <w:br/>
              <w:t xml:space="preserve">   - Consideration of the landscape scale context and effects of pollutants on wetland processes and water quality improvement function.</w:t>
            </w:r>
            <w:r w:rsidRPr="007D7E13">
              <w:rPr>
                <w:rFonts w:asciiTheme="majorHAnsi" w:eastAsia="Times New Roman" w:hAnsiTheme="majorHAnsi" w:cstheme="majorHAnsi"/>
                <w:color w:val="000000"/>
                <w:sz w:val="20"/>
                <w:szCs w:val="20"/>
                <w:lang w:eastAsia="en-AU"/>
              </w:rPr>
              <w:br/>
            </w:r>
            <w:r>
              <w:rPr>
                <w:rFonts w:asciiTheme="majorHAnsi" w:eastAsia="Times New Roman" w:hAnsiTheme="majorHAnsi" w:cstheme="majorHAnsi"/>
                <w:color w:val="000000"/>
                <w:sz w:val="20"/>
                <w:szCs w:val="20"/>
                <w:lang w:eastAsia="en-AU"/>
              </w:rPr>
              <w:t xml:space="preserve">- </w:t>
            </w:r>
            <w:r w:rsidRPr="007D7E13">
              <w:rPr>
                <w:rFonts w:asciiTheme="majorHAnsi" w:eastAsia="Times New Roman" w:hAnsiTheme="majorHAnsi" w:cstheme="majorHAnsi"/>
                <w:color w:val="000000"/>
                <w:sz w:val="20"/>
                <w:szCs w:val="20"/>
                <w:lang w:eastAsia="en-AU"/>
              </w:rPr>
              <w:t>Mapping of drainage infrastructure carrying pesticide pollutants to near shore coastal wetlands</w:t>
            </w:r>
            <w:r>
              <w:rPr>
                <w:rFonts w:asciiTheme="majorHAnsi" w:eastAsia="Times New Roman" w:hAnsiTheme="majorHAnsi" w:cstheme="majorHAnsi"/>
                <w:color w:val="000000"/>
                <w:sz w:val="20"/>
                <w:szCs w:val="20"/>
                <w:lang w:eastAsia="en-AU"/>
              </w:rPr>
              <w:t>.</w:t>
            </w:r>
          </w:p>
        </w:tc>
      </w:tr>
      <w:tr w:rsidR="00A10E69" w:rsidRPr="002A12DE" w14:paraId="3CD551B3" w14:textId="77777777" w:rsidTr="00A10E69">
        <w:trPr>
          <w:trHeight w:val="1527"/>
        </w:trPr>
        <w:tc>
          <w:tcPr>
            <w:tcW w:w="2976" w:type="dxa"/>
            <w:tcBorders>
              <w:top w:val="single" w:sz="4" w:space="0" w:color="auto"/>
              <w:left w:val="single" w:sz="24" w:space="0" w:color="ED7D31" w:themeColor="accent2"/>
              <w:bottom w:val="single" w:sz="4" w:space="0" w:color="auto"/>
              <w:right w:val="nil"/>
            </w:tcBorders>
            <w:shd w:val="clear" w:color="auto" w:fill="auto"/>
            <w:hideMark/>
          </w:tcPr>
          <w:p w14:paraId="124B9F5D" w14:textId="2F0209B9" w:rsidR="00A10E69" w:rsidRPr="00A10E69" w:rsidRDefault="001D2F63" w:rsidP="00A10E69">
            <w:pPr>
              <w:spacing w:before="60" w:after="60" w:line="240" w:lineRule="auto"/>
              <w:rPr>
                <w:rFonts w:asciiTheme="majorHAnsi" w:eastAsia="Times New Roman" w:hAnsiTheme="majorHAnsi" w:cstheme="majorHAnsi"/>
                <w:bCs/>
                <w:color w:val="000000"/>
                <w:sz w:val="20"/>
                <w:szCs w:val="20"/>
                <w:lang w:eastAsia="en-AU"/>
              </w:rPr>
            </w:pPr>
            <w:r w:rsidRPr="001D2F63">
              <w:rPr>
                <w:rFonts w:asciiTheme="majorHAnsi" w:eastAsia="Times New Roman" w:hAnsiTheme="majorHAnsi" w:cstheme="majorHAnsi"/>
                <w:b/>
                <w:bCs/>
                <w:color w:val="000000"/>
                <w:sz w:val="20"/>
                <w:szCs w:val="20"/>
                <w:lang w:eastAsia="en-AU"/>
              </w:rPr>
              <w:t>WT.5</w:t>
            </w:r>
            <w:r>
              <w:rPr>
                <w:rFonts w:asciiTheme="majorHAnsi" w:eastAsia="Times New Roman" w:hAnsiTheme="majorHAnsi" w:cstheme="majorHAnsi"/>
                <w:bCs/>
                <w:color w:val="000000"/>
                <w:sz w:val="20"/>
                <w:szCs w:val="20"/>
                <w:lang w:eastAsia="en-AU"/>
              </w:rPr>
              <w:t xml:space="preserve"> </w:t>
            </w:r>
            <w:r w:rsidR="00A10E69" w:rsidRPr="00A10E69">
              <w:rPr>
                <w:rFonts w:asciiTheme="majorHAnsi" w:eastAsia="Times New Roman" w:hAnsiTheme="majorHAnsi" w:cstheme="majorHAnsi"/>
                <w:bCs/>
                <w:color w:val="000000"/>
                <w:sz w:val="20"/>
                <w:szCs w:val="20"/>
                <w:lang w:eastAsia="en-AU"/>
              </w:rPr>
              <w:t>What is the spatial distribution of groundwater dependent ecosystems and what are their ecological function?</w:t>
            </w:r>
          </w:p>
        </w:tc>
        <w:tc>
          <w:tcPr>
            <w:tcW w:w="10916" w:type="dxa"/>
            <w:tcBorders>
              <w:top w:val="single" w:sz="4" w:space="0" w:color="auto"/>
              <w:left w:val="nil"/>
              <w:bottom w:val="single" w:sz="4" w:space="0" w:color="auto"/>
              <w:right w:val="nil"/>
            </w:tcBorders>
            <w:shd w:val="clear" w:color="auto" w:fill="auto"/>
            <w:hideMark/>
          </w:tcPr>
          <w:p w14:paraId="7A2D7458" w14:textId="77777777" w:rsidR="00A10E69" w:rsidRPr="002A12DE" w:rsidRDefault="00A10E69" w:rsidP="00E64B0B">
            <w:pPr>
              <w:pStyle w:val="ListParagraph"/>
              <w:numPr>
                <w:ilvl w:val="0"/>
                <w:numId w:val="11"/>
              </w:numPr>
              <w:spacing w:after="0" w:line="240" w:lineRule="auto"/>
              <w:ind w:left="142" w:hanging="142"/>
              <w:rPr>
                <w:rFonts w:asciiTheme="majorHAnsi" w:eastAsia="Times New Roman" w:hAnsiTheme="majorHAnsi" w:cstheme="majorHAnsi"/>
                <w:color w:val="000000"/>
                <w:sz w:val="20"/>
                <w:szCs w:val="20"/>
                <w:lang w:eastAsia="en-AU"/>
              </w:rPr>
            </w:pPr>
            <w:r w:rsidRPr="002A12DE">
              <w:rPr>
                <w:rFonts w:asciiTheme="majorHAnsi" w:eastAsia="Times New Roman" w:hAnsiTheme="majorHAnsi" w:cstheme="majorHAnsi"/>
                <w:color w:val="000000"/>
                <w:sz w:val="20"/>
                <w:szCs w:val="20"/>
                <w:lang w:eastAsia="en-AU"/>
              </w:rPr>
              <w:t>Wetlands receive large quantities of nutrients continuously through groundwater transport and in pulses during floods. In the Great Barrier Reef catchment, nutrients can affect metabolism and growth of organisms, shifts in species composition and changes in ecosystem function (Brodie and Mitchell, 2005; Pearson et al., 2015). Overall, the effects of nutrients are likely to be the most detrimental during long dry spells in freshwater wetlands that are shallow, disconnected and are visited by cattle. Instant effects will also be seen during pre-flush pulses, where floodwater with high concentration of pollutants and high oxygen demand can cause fish kills.</w:t>
            </w:r>
          </w:p>
        </w:tc>
      </w:tr>
      <w:tr w:rsidR="00A10E69" w:rsidRPr="002A12DE" w14:paraId="6F07C141" w14:textId="77777777" w:rsidTr="00A10E69">
        <w:trPr>
          <w:trHeight w:val="1125"/>
        </w:trPr>
        <w:tc>
          <w:tcPr>
            <w:tcW w:w="2976" w:type="dxa"/>
            <w:tcBorders>
              <w:top w:val="single" w:sz="4" w:space="0" w:color="auto"/>
              <w:left w:val="single" w:sz="24" w:space="0" w:color="FFD966" w:themeColor="accent4" w:themeTint="99"/>
              <w:bottom w:val="single" w:sz="4" w:space="0" w:color="auto"/>
              <w:right w:val="nil"/>
            </w:tcBorders>
            <w:shd w:val="clear" w:color="auto" w:fill="auto"/>
            <w:hideMark/>
          </w:tcPr>
          <w:p w14:paraId="0A3E38C6" w14:textId="2D276343" w:rsidR="00A10E69" w:rsidRPr="00A10E69" w:rsidRDefault="001D2F63" w:rsidP="00A10E69">
            <w:pPr>
              <w:spacing w:before="60" w:after="60" w:line="240" w:lineRule="auto"/>
              <w:rPr>
                <w:rFonts w:asciiTheme="majorHAnsi" w:eastAsia="Times New Roman" w:hAnsiTheme="majorHAnsi" w:cstheme="majorHAnsi"/>
                <w:bCs/>
                <w:color w:val="000000"/>
                <w:sz w:val="20"/>
                <w:szCs w:val="20"/>
                <w:lang w:eastAsia="en-AU"/>
              </w:rPr>
            </w:pPr>
            <w:r>
              <w:rPr>
                <w:rFonts w:asciiTheme="majorHAnsi" w:eastAsia="Times New Roman" w:hAnsiTheme="majorHAnsi" w:cstheme="majorHAnsi"/>
                <w:b/>
                <w:bCs/>
                <w:color w:val="000000"/>
                <w:sz w:val="20"/>
                <w:szCs w:val="20"/>
                <w:lang w:eastAsia="en-AU"/>
              </w:rPr>
              <w:t xml:space="preserve">WT.6 </w:t>
            </w:r>
            <w:r w:rsidR="00A10E69" w:rsidRPr="00A10E69">
              <w:rPr>
                <w:rFonts w:asciiTheme="majorHAnsi" w:eastAsia="Times New Roman" w:hAnsiTheme="majorHAnsi" w:cstheme="majorHAnsi"/>
                <w:bCs/>
                <w:color w:val="000000"/>
                <w:sz w:val="20"/>
                <w:szCs w:val="20"/>
                <w:lang w:eastAsia="en-AU"/>
              </w:rPr>
              <w:t>What is the impact of weed mat infestations on coastal and marine ecosystems of the Great Barrier Reef?</w:t>
            </w:r>
          </w:p>
        </w:tc>
        <w:tc>
          <w:tcPr>
            <w:tcW w:w="10916" w:type="dxa"/>
            <w:tcBorders>
              <w:top w:val="single" w:sz="4" w:space="0" w:color="auto"/>
              <w:left w:val="nil"/>
              <w:bottom w:val="single" w:sz="4" w:space="0" w:color="auto"/>
              <w:right w:val="nil"/>
            </w:tcBorders>
            <w:shd w:val="clear" w:color="auto" w:fill="auto"/>
            <w:hideMark/>
          </w:tcPr>
          <w:p w14:paraId="1014BD8E" w14:textId="77777777" w:rsidR="00A10E69" w:rsidRDefault="00A10E69" w:rsidP="00E64B0B">
            <w:pPr>
              <w:pStyle w:val="ListParagraph"/>
              <w:numPr>
                <w:ilvl w:val="0"/>
                <w:numId w:val="11"/>
              </w:numPr>
              <w:spacing w:after="0" w:line="240" w:lineRule="auto"/>
              <w:ind w:left="142" w:hanging="142"/>
              <w:rPr>
                <w:rFonts w:asciiTheme="majorHAnsi" w:eastAsia="Times New Roman" w:hAnsiTheme="majorHAnsi" w:cstheme="majorHAnsi"/>
                <w:color w:val="000000"/>
                <w:sz w:val="20"/>
                <w:szCs w:val="20"/>
                <w:lang w:eastAsia="en-AU"/>
              </w:rPr>
            </w:pPr>
            <w:r w:rsidRPr="002A12DE">
              <w:rPr>
                <w:rFonts w:asciiTheme="majorHAnsi" w:eastAsia="Times New Roman" w:hAnsiTheme="majorHAnsi" w:cstheme="majorHAnsi"/>
                <w:color w:val="000000"/>
                <w:sz w:val="20"/>
                <w:szCs w:val="20"/>
                <w:lang w:eastAsia="en-AU"/>
              </w:rPr>
              <w:t>Weed infestation is one of the most common and evident impacts on freshwater wetlands in the Great Barrier Reef catchment. The degradation of wetlands favours the establishment of weeds, which results in further deterioration of the water quality a</w:t>
            </w:r>
            <w:r>
              <w:rPr>
                <w:rFonts w:asciiTheme="majorHAnsi" w:eastAsia="Times New Roman" w:hAnsiTheme="majorHAnsi" w:cstheme="majorHAnsi"/>
                <w:color w:val="000000"/>
                <w:sz w:val="20"/>
                <w:szCs w:val="20"/>
                <w:lang w:eastAsia="en-AU"/>
              </w:rPr>
              <w:t>nd biodiversity of the wetland.</w:t>
            </w:r>
          </w:p>
          <w:p w14:paraId="06B897DA" w14:textId="77777777" w:rsidR="00A10E69" w:rsidRDefault="00A10E69" w:rsidP="00E64B0B">
            <w:pPr>
              <w:pStyle w:val="ListParagraph"/>
              <w:numPr>
                <w:ilvl w:val="0"/>
                <w:numId w:val="11"/>
              </w:numPr>
              <w:spacing w:after="0" w:line="240" w:lineRule="auto"/>
              <w:ind w:left="142" w:hanging="142"/>
              <w:rPr>
                <w:rFonts w:asciiTheme="majorHAnsi" w:eastAsia="Times New Roman" w:hAnsiTheme="majorHAnsi" w:cstheme="majorHAnsi"/>
                <w:color w:val="000000"/>
                <w:sz w:val="20"/>
                <w:szCs w:val="20"/>
                <w:lang w:eastAsia="en-AU"/>
              </w:rPr>
            </w:pPr>
            <w:r w:rsidRPr="002A12DE">
              <w:rPr>
                <w:rFonts w:asciiTheme="majorHAnsi" w:eastAsia="Times New Roman" w:hAnsiTheme="majorHAnsi" w:cstheme="majorHAnsi"/>
                <w:color w:val="000000"/>
                <w:sz w:val="20"/>
                <w:szCs w:val="20"/>
                <w:lang w:eastAsia="en-AU"/>
              </w:rPr>
              <w:t>Freshwater eutrophication and aquatic weed infestation causes hypoxic and connectivity barriers to migrating fish species between fres</w:t>
            </w:r>
            <w:r>
              <w:rPr>
                <w:rFonts w:asciiTheme="majorHAnsi" w:eastAsia="Times New Roman" w:hAnsiTheme="majorHAnsi" w:cstheme="majorHAnsi"/>
                <w:color w:val="000000"/>
                <w:sz w:val="20"/>
                <w:szCs w:val="20"/>
                <w:lang w:eastAsia="en-AU"/>
              </w:rPr>
              <w:t>hwater and marine environments.</w:t>
            </w:r>
          </w:p>
          <w:p w14:paraId="72A64090" w14:textId="77777777" w:rsidR="00A10E69" w:rsidRPr="002A12DE" w:rsidRDefault="00A10E69" w:rsidP="00E64B0B">
            <w:pPr>
              <w:pStyle w:val="ListParagraph"/>
              <w:numPr>
                <w:ilvl w:val="0"/>
                <w:numId w:val="11"/>
              </w:numPr>
              <w:spacing w:after="0" w:line="240" w:lineRule="auto"/>
              <w:ind w:left="142" w:hanging="142"/>
              <w:rPr>
                <w:rFonts w:asciiTheme="majorHAnsi" w:eastAsia="Times New Roman" w:hAnsiTheme="majorHAnsi" w:cstheme="majorHAnsi"/>
                <w:color w:val="000000"/>
                <w:sz w:val="20"/>
                <w:szCs w:val="20"/>
                <w:lang w:eastAsia="en-AU"/>
              </w:rPr>
            </w:pPr>
            <w:r w:rsidRPr="002A12DE">
              <w:rPr>
                <w:rFonts w:asciiTheme="majorHAnsi" w:eastAsia="Times New Roman" w:hAnsiTheme="majorHAnsi" w:cstheme="majorHAnsi"/>
                <w:color w:val="000000"/>
                <w:sz w:val="20"/>
                <w:szCs w:val="20"/>
                <w:lang w:eastAsia="en-AU"/>
              </w:rPr>
              <w:t>The decrease in dissolved oxygen can have negative effects on fish and invertebrates.</w:t>
            </w:r>
          </w:p>
        </w:tc>
      </w:tr>
      <w:tr w:rsidR="00A10E69" w:rsidRPr="002A12DE" w14:paraId="571C3366" w14:textId="77777777" w:rsidTr="00A10E69">
        <w:trPr>
          <w:trHeight w:val="1827"/>
        </w:trPr>
        <w:tc>
          <w:tcPr>
            <w:tcW w:w="2976" w:type="dxa"/>
            <w:tcBorders>
              <w:top w:val="single" w:sz="4" w:space="0" w:color="auto"/>
              <w:left w:val="single" w:sz="24" w:space="0" w:color="FFD966" w:themeColor="accent4" w:themeTint="99"/>
              <w:bottom w:val="single" w:sz="4" w:space="0" w:color="auto"/>
              <w:right w:val="nil"/>
            </w:tcBorders>
            <w:shd w:val="clear" w:color="auto" w:fill="auto"/>
            <w:hideMark/>
          </w:tcPr>
          <w:p w14:paraId="38B14E6E" w14:textId="5532CD67" w:rsidR="00A10E69" w:rsidRPr="00A10E69" w:rsidRDefault="001D2F63" w:rsidP="00A10E69">
            <w:pPr>
              <w:spacing w:before="60" w:after="60" w:line="240" w:lineRule="auto"/>
              <w:rPr>
                <w:rFonts w:asciiTheme="majorHAnsi" w:eastAsia="Times New Roman" w:hAnsiTheme="majorHAnsi" w:cstheme="majorHAnsi"/>
                <w:color w:val="000000"/>
                <w:sz w:val="20"/>
                <w:szCs w:val="20"/>
                <w:lang w:eastAsia="en-AU"/>
              </w:rPr>
            </w:pPr>
            <w:r>
              <w:rPr>
                <w:rFonts w:asciiTheme="majorHAnsi" w:eastAsia="Times New Roman" w:hAnsiTheme="majorHAnsi" w:cstheme="majorHAnsi"/>
                <w:b/>
                <w:color w:val="000000"/>
                <w:sz w:val="20"/>
                <w:szCs w:val="20"/>
                <w:lang w:eastAsia="en-AU"/>
              </w:rPr>
              <w:lastRenderedPageBreak/>
              <w:t xml:space="preserve">WT.7 </w:t>
            </w:r>
            <w:r w:rsidR="00A10E69" w:rsidRPr="00A10E69">
              <w:rPr>
                <w:rFonts w:asciiTheme="majorHAnsi" w:eastAsia="Times New Roman" w:hAnsiTheme="majorHAnsi" w:cstheme="majorHAnsi"/>
                <w:color w:val="000000"/>
                <w:sz w:val="20"/>
                <w:szCs w:val="20"/>
                <w:lang w:eastAsia="en-AU"/>
              </w:rPr>
              <w:t>What is the effectiveness, efficiency and cost of treatment systems for removing nutrients?</w:t>
            </w:r>
          </w:p>
        </w:tc>
        <w:tc>
          <w:tcPr>
            <w:tcW w:w="10916" w:type="dxa"/>
            <w:tcBorders>
              <w:top w:val="single" w:sz="4" w:space="0" w:color="auto"/>
              <w:left w:val="nil"/>
              <w:bottom w:val="single" w:sz="4" w:space="0" w:color="auto"/>
              <w:right w:val="nil"/>
            </w:tcBorders>
            <w:shd w:val="clear" w:color="auto" w:fill="auto"/>
            <w:hideMark/>
          </w:tcPr>
          <w:p w14:paraId="051AB1B9" w14:textId="77777777" w:rsidR="00A10E69" w:rsidRDefault="00A10E69" w:rsidP="00E64B0B">
            <w:pPr>
              <w:pStyle w:val="ListParagraph"/>
              <w:numPr>
                <w:ilvl w:val="0"/>
                <w:numId w:val="11"/>
              </w:numPr>
              <w:spacing w:after="0" w:line="240" w:lineRule="auto"/>
              <w:ind w:left="142" w:hanging="142"/>
              <w:rPr>
                <w:rFonts w:asciiTheme="majorHAnsi" w:eastAsia="Times New Roman" w:hAnsiTheme="majorHAnsi" w:cstheme="majorHAnsi"/>
                <w:color w:val="000000"/>
                <w:sz w:val="20"/>
                <w:szCs w:val="20"/>
                <w:lang w:eastAsia="en-AU"/>
              </w:rPr>
            </w:pPr>
            <w:r w:rsidRPr="002A12DE">
              <w:rPr>
                <w:rFonts w:asciiTheme="majorHAnsi" w:eastAsia="Times New Roman" w:hAnsiTheme="majorHAnsi" w:cstheme="majorHAnsi"/>
                <w:color w:val="000000"/>
                <w:sz w:val="20"/>
                <w:szCs w:val="20"/>
                <w:lang w:eastAsia="en-AU"/>
              </w:rPr>
              <w:t xml:space="preserve">Different locations, </w:t>
            </w:r>
            <w:r>
              <w:rPr>
                <w:rFonts w:asciiTheme="majorHAnsi" w:eastAsia="Times New Roman" w:hAnsiTheme="majorHAnsi" w:cstheme="majorHAnsi"/>
                <w:color w:val="000000"/>
                <w:sz w:val="20"/>
                <w:szCs w:val="20"/>
                <w:lang w:eastAsia="en-AU"/>
              </w:rPr>
              <w:t>treatment systems and land uses.</w:t>
            </w:r>
          </w:p>
          <w:p w14:paraId="6C20BEED" w14:textId="77777777" w:rsidR="00A10E69" w:rsidRDefault="00A10E69" w:rsidP="00E64B0B">
            <w:pPr>
              <w:pStyle w:val="ListParagraph"/>
              <w:numPr>
                <w:ilvl w:val="0"/>
                <w:numId w:val="11"/>
              </w:numPr>
              <w:spacing w:after="0" w:line="240" w:lineRule="auto"/>
              <w:ind w:left="142" w:hanging="142"/>
              <w:rPr>
                <w:rFonts w:asciiTheme="majorHAnsi" w:eastAsia="Times New Roman" w:hAnsiTheme="majorHAnsi" w:cstheme="majorHAnsi"/>
                <w:color w:val="000000"/>
                <w:sz w:val="20"/>
                <w:szCs w:val="20"/>
                <w:lang w:eastAsia="en-AU"/>
              </w:rPr>
            </w:pPr>
            <w:r w:rsidRPr="002A12DE">
              <w:rPr>
                <w:rFonts w:asciiTheme="majorHAnsi" w:eastAsia="Times New Roman" w:hAnsiTheme="majorHAnsi" w:cstheme="majorHAnsi"/>
                <w:color w:val="000000"/>
                <w:sz w:val="20"/>
                <w:szCs w:val="20"/>
                <w:lang w:eastAsia="en-AU"/>
              </w:rPr>
              <w:t>Potential to retain/process nutrients and pesticides derived from agricultur</w:t>
            </w:r>
            <w:r>
              <w:rPr>
                <w:rFonts w:asciiTheme="majorHAnsi" w:eastAsia="Times New Roman" w:hAnsiTheme="majorHAnsi" w:cstheme="majorHAnsi"/>
                <w:color w:val="000000"/>
                <w:sz w:val="20"/>
                <w:szCs w:val="20"/>
                <w:lang w:eastAsia="en-AU"/>
              </w:rPr>
              <w:t>al practices and other sources.</w:t>
            </w:r>
          </w:p>
          <w:p w14:paraId="3F497732" w14:textId="77777777" w:rsidR="00A10E69" w:rsidRDefault="00A10E69" w:rsidP="00E64B0B">
            <w:pPr>
              <w:pStyle w:val="ListParagraph"/>
              <w:numPr>
                <w:ilvl w:val="0"/>
                <w:numId w:val="11"/>
              </w:numPr>
              <w:spacing w:after="0" w:line="240" w:lineRule="auto"/>
              <w:ind w:left="142" w:hanging="142"/>
              <w:rPr>
                <w:rFonts w:asciiTheme="majorHAnsi" w:eastAsia="Times New Roman" w:hAnsiTheme="majorHAnsi" w:cstheme="majorHAnsi"/>
                <w:color w:val="000000"/>
                <w:sz w:val="20"/>
                <w:szCs w:val="20"/>
                <w:lang w:eastAsia="en-AU"/>
              </w:rPr>
            </w:pPr>
            <w:r w:rsidRPr="002A12DE">
              <w:rPr>
                <w:rFonts w:asciiTheme="majorHAnsi" w:eastAsia="Times New Roman" w:hAnsiTheme="majorHAnsi" w:cstheme="majorHAnsi"/>
                <w:color w:val="000000"/>
                <w:sz w:val="20"/>
                <w:szCs w:val="20"/>
                <w:lang w:eastAsia="en-AU"/>
              </w:rPr>
              <w:t>Identification of wetland characteristics that maximise contaminant removal, supported by data on pollutant assimilation rates, capacity and l</w:t>
            </w:r>
            <w:r>
              <w:rPr>
                <w:rFonts w:asciiTheme="majorHAnsi" w:eastAsia="Times New Roman" w:hAnsiTheme="majorHAnsi" w:cstheme="majorHAnsi"/>
                <w:color w:val="000000"/>
                <w:sz w:val="20"/>
                <w:szCs w:val="20"/>
                <w:lang w:eastAsia="en-AU"/>
              </w:rPr>
              <w:t>oad/concentration thresholds.</w:t>
            </w:r>
          </w:p>
          <w:p w14:paraId="006E7EA0" w14:textId="77777777" w:rsidR="00A10E69" w:rsidRDefault="00A10E69" w:rsidP="00E64B0B">
            <w:pPr>
              <w:pStyle w:val="ListParagraph"/>
              <w:numPr>
                <w:ilvl w:val="0"/>
                <w:numId w:val="11"/>
              </w:numPr>
              <w:spacing w:after="0" w:line="240" w:lineRule="auto"/>
              <w:ind w:left="142" w:hanging="142"/>
              <w:rPr>
                <w:rFonts w:asciiTheme="majorHAnsi" w:eastAsia="Times New Roman" w:hAnsiTheme="majorHAnsi" w:cstheme="majorHAnsi"/>
                <w:color w:val="000000"/>
                <w:sz w:val="20"/>
                <w:szCs w:val="20"/>
                <w:lang w:eastAsia="en-AU"/>
              </w:rPr>
            </w:pPr>
            <w:r w:rsidRPr="002A12DE">
              <w:rPr>
                <w:rFonts w:asciiTheme="majorHAnsi" w:eastAsia="Times New Roman" w:hAnsiTheme="majorHAnsi" w:cstheme="majorHAnsi"/>
                <w:color w:val="000000"/>
                <w:sz w:val="20"/>
                <w:szCs w:val="20"/>
                <w:lang w:eastAsia="en-AU"/>
              </w:rPr>
              <w:t>Effectiveness in different locations and under widely variable cl</w:t>
            </w:r>
            <w:r>
              <w:rPr>
                <w:rFonts w:asciiTheme="majorHAnsi" w:eastAsia="Times New Roman" w:hAnsiTheme="majorHAnsi" w:cstheme="majorHAnsi"/>
                <w:color w:val="000000"/>
                <w:sz w:val="20"/>
                <w:szCs w:val="20"/>
                <w:lang w:eastAsia="en-AU"/>
              </w:rPr>
              <w:t>imate and hydrological regimes.</w:t>
            </w:r>
          </w:p>
          <w:p w14:paraId="29FC8237" w14:textId="77777777" w:rsidR="00A10E69" w:rsidRPr="002A12DE" w:rsidRDefault="00A10E69" w:rsidP="00E64B0B">
            <w:pPr>
              <w:pStyle w:val="ListParagraph"/>
              <w:numPr>
                <w:ilvl w:val="0"/>
                <w:numId w:val="11"/>
              </w:numPr>
              <w:spacing w:after="0" w:line="240" w:lineRule="auto"/>
              <w:ind w:left="142" w:hanging="142"/>
              <w:rPr>
                <w:rFonts w:asciiTheme="majorHAnsi" w:eastAsia="Times New Roman" w:hAnsiTheme="majorHAnsi" w:cstheme="majorHAnsi"/>
                <w:color w:val="000000"/>
                <w:sz w:val="20"/>
                <w:szCs w:val="20"/>
                <w:lang w:eastAsia="en-AU"/>
              </w:rPr>
            </w:pPr>
            <w:r w:rsidRPr="002A12DE">
              <w:rPr>
                <w:rFonts w:asciiTheme="majorHAnsi" w:eastAsia="Times New Roman" w:hAnsiTheme="majorHAnsi" w:cstheme="majorHAnsi"/>
                <w:color w:val="000000"/>
                <w:sz w:val="20"/>
                <w:szCs w:val="20"/>
                <w:lang w:eastAsia="en-AU"/>
              </w:rPr>
              <w:t>Consideration of the landscape scale context and effects of pollutants on wetland processes and water quality improvement function.</w:t>
            </w:r>
          </w:p>
        </w:tc>
      </w:tr>
    </w:tbl>
    <w:p w14:paraId="6FECB6F7" w14:textId="77777777" w:rsidR="007E79A1" w:rsidRPr="002A12DE" w:rsidRDefault="007E79A1" w:rsidP="0078054C">
      <w:pPr>
        <w:widowControl w:val="0"/>
        <w:autoSpaceDE w:val="0"/>
        <w:autoSpaceDN w:val="0"/>
        <w:adjustRightInd w:val="0"/>
        <w:spacing w:after="120" w:line="240" w:lineRule="auto"/>
        <w:ind w:right="1655"/>
        <w:jc w:val="both"/>
        <w:rPr>
          <w:rFonts w:asciiTheme="majorHAnsi" w:hAnsiTheme="majorHAnsi" w:cstheme="majorHAnsi"/>
          <w:sz w:val="20"/>
          <w:szCs w:val="20"/>
        </w:rPr>
      </w:pPr>
    </w:p>
    <w:p w14:paraId="67342142" w14:textId="77777777" w:rsidR="00907DAA" w:rsidRPr="002A12DE" w:rsidRDefault="00907DAA" w:rsidP="0078054C">
      <w:pPr>
        <w:widowControl w:val="0"/>
        <w:autoSpaceDE w:val="0"/>
        <w:autoSpaceDN w:val="0"/>
        <w:adjustRightInd w:val="0"/>
        <w:spacing w:after="120" w:line="240" w:lineRule="auto"/>
        <w:ind w:right="1655"/>
        <w:jc w:val="both"/>
        <w:rPr>
          <w:rFonts w:asciiTheme="majorHAnsi" w:hAnsiTheme="majorHAnsi" w:cstheme="majorHAnsi"/>
          <w:sz w:val="20"/>
          <w:szCs w:val="20"/>
        </w:rPr>
      </w:pPr>
    </w:p>
    <w:p w14:paraId="55ECC0CF" w14:textId="69F41968" w:rsidR="002A12DE" w:rsidRDefault="002A12DE" w:rsidP="006B175A">
      <w:pPr>
        <w:pStyle w:val="Heading2"/>
      </w:pPr>
      <w:bookmarkStart w:id="126" w:name="_Human_Dimensions_Theme"/>
      <w:bookmarkStart w:id="127" w:name="_Toc517797049"/>
      <w:bookmarkStart w:id="128" w:name="_Toc517872843"/>
      <w:bookmarkEnd w:id="126"/>
      <w:r>
        <w:t xml:space="preserve">Human </w:t>
      </w:r>
      <w:r w:rsidR="00455772">
        <w:t>d</w:t>
      </w:r>
      <w:r>
        <w:t xml:space="preserve">imensions </w:t>
      </w:r>
      <w:r w:rsidR="000C67F3">
        <w:t>t</w:t>
      </w:r>
      <w:r>
        <w:t>heme</w:t>
      </w:r>
      <w:bookmarkEnd w:id="127"/>
      <w:bookmarkEnd w:id="128"/>
    </w:p>
    <w:p w14:paraId="44630D01" w14:textId="533F83B2" w:rsidR="00455772" w:rsidRDefault="00011AEB" w:rsidP="006931E9">
      <w:pPr>
        <w:rPr>
          <w:lang w:eastAsia="en-AU"/>
        </w:rPr>
      </w:pPr>
      <w:r>
        <w:rPr>
          <w:noProof/>
          <w:lang w:eastAsia="en-AU"/>
        </w:rPr>
        <mc:AlternateContent>
          <mc:Choice Requires="wps">
            <w:drawing>
              <wp:anchor distT="0" distB="0" distL="114300" distR="114300" simplePos="0" relativeHeight="251767808" behindDoc="0" locked="0" layoutInCell="1" allowOverlap="1" wp14:anchorId="3D688568" wp14:editId="3D2DF1A2">
                <wp:simplePos x="0" y="0"/>
                <wp:positionH relativeFrom="column">
                  <wp:posOffset>7022970</wp:posOffset>
                </wp:positionH>
                <wp:positionV relativeFrom="paragraph">
                  <wp:posOffset>97155</wp:posOffset>
                </wp:positionV>
                <wp:extent cx="1763395" cy="395605"/>
                <wp:effectExtent l="0" t="0" r="0" b="4445"/>
                <wp:wrapSquare wrapText="bothSides"/>
                <wp:docPr id="306" name="Text Box 306"/>
                <wp:cNvGraphicFramePr/>
                <a:graphic xmlns:a="http://schemas.openxmlformats.org/drawingml/2006/main">
                  <a:graphicData uri="http://schemas.microsoft.com/office/word/2010/wordprocessingShape">
                    <wps:wsp>
                      <wps:cNvSpPr txBox="1"/>
                      <wps:spPr>
                        <a:xfrm>
                          <a:off x="0" y="0"/>
                          <a:ext cx="1763395" cy="395605"/>
                        </a:xfrm>
                        <a:prstGeom prst="rect">
                          <a:avLst/>
                        </a:prstGeom>
                        <a:noFill/>
                        <a:ln w="6350">
                          <a:noFill/>
                        </a:ln>
                      </wps:spPr>
                      <wps:txbx>
                        <w:txbxContent>
                          <w:p w14:paraId="3D29F045" w14:textId="77777777" w:rsidR="00AD4840" w:rsidRDefault="00AD4840" w:rsidP="00011AEB">
                            <w:pPr>
                              <w:spacing w:after="0"/>
                              <w:jc w:val="right"/>
                              <w:rPr>
                                <w:rStyle w:val="Hyperlink"/>
                                <w:rFonts w:ascii="Century Gothic" w:hAnsi="Century Gothic"/>
                                <w:sz w:val="18"/>
                              </w:rPr>
                            </w:pPr>
                            <w:r>
                              <w:rPr>
                                <w:rFonts w:ascii="Century Gothic" w:hAnsi="Century Gothic"/>
                                <w:sz w:val="18"/>
                              </w:rPr>
                              <w:fldChar w:fldCharType="begin"/>
                            </w:r>
                            <w:r>
                              <w:rPr>
                                <w:rFonts w:ascii="Century Gothic" w:hAnsi="Century Gothic"/>
                                <w:sz w:val="18"/>
                              </w:rPr>
                              <w:instrText xml:space="preserve"> HYPERLINK  \l "_Highest_priority_knowledge" </w:instrText>
                            </w:r>
                            <w:r>
                              <w:rPr>
                                <w:rFonts w:ascii="Century Gothic" w:hAnsi="Century Gothic"/>
                                <w:sz w:val="18"/>
                              </w:rPr>
                              <w:fldChar w:fldCharType="separate"/>
                            </w:r>
                            <w:r w:rsidRPr="00E64B0B">
                              <w:rPr>
                                <w:rStyle w:val="Hyperlink"/>
                                <w:rFonts w:ascii="Century Gothic" w:hAnsi="Century Gothic"/>
                                <w:sz w:val="18"/>
                              </w:rPr>
                              <w:t xml:space="preserve">Back to </w:t>
                            </w:r>
                            <w:r>
                              <w:rPr>
                                <w:rStyle w:val="Hyperlink"/>
                                <w:rFonts w:ascii="Century Gothic" w:hAnsi="Century Gothic"/>
                                <w:sz w:val="18"/>
                              </w:rPr>
                              <w:t>highest priorities</w:t>
                            </w:r>
                          </w:p>
                          <w:p w14:paraId="0CF34B2E" w14:textId="034F8F9B" w:rsidR="00AD4840" w:rsidRPr="00E64B0B" w:rsidRDefault="00AD4840" w:rsidP="00011AEB">
                            <w:pPr>
                              <w:spacing w:after="0"/>
                              <w:jc w:val="right"/>
                              <w:rPr>
                                <w:rFonts w:ascii="Century Gothic" w:hAnsi="Century Gothic"/>
                                <w:sz w:val="18"/>
                              </w:rPr>
                            </w:pPr>
                            <w:r>
                              <w:rPr>
                                <w:rFonts w:ascii="Century Gothic" w:hAnsi="Century Gothic"/>
                                <w:sz w:val="18"/>
                              </w:rPr>
                              <w:fldChar w:fldCharType="end"/>
                            </w:r>
                            <w:hyperlink w:anchor="_Human_dimensions" w:history="1">
                              <w:r w:rsidRPr="00E64B0B">
                                <w:rPr>
                                  <w:rStyle w:val="Hyperlink"/>
                                  <w:rFonts w:ascii="Century Gothic" w:hAnsi="Century Gothic"/>
                                  <w:sz w:val="18"/>
                                </w:rPr>
                                <w:t xml:space="preserve">Back to </w:t>
                              </w:r>
                              <w:r>
                                <w:rPr>
                                  <w:rStyle w:val="Hyperlink"/>
                                  <w:rFonts w:ascii="Century Gothic" w:hAnsi="Century Gothic"/>
                                  <w:sz w:val="18"/>
                                </w:rPr>
                                <w:t>full list</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D688568" id="Text Box 306" o:spid="_x0000_s1065" type="#_x0000_t202" style="position:absolute;margin-left:553pt;margin-top:7.65pt;width:138.85pt;height:31.15pt;z-index:251767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" filled="f" stroked="f" strokeweight=".5pt">
                <v:textbox>
                  <w:txbxContent>
                    <w:p w14:paraId="3D29F045" w14:textId="77777777" w:rsidR="00AD4840" w:rsidRDefault="00AD4840" w:rsidP="00011AEB">
                      <w:pPr>
                        <w:spacing w:after="0"/>
                        <w:jc w:val="right"/>
                        <w:rPr>
                          <w:rStyle w:val="Hyperlink"/>
                          <w:rFonts w:ascii="Century Gothic" w:hAnsi="Century Gothic"/>
                          <w:sz w:val="18"/>
                        </w:rPr>
                      </w:pPr>
                      <w:r>
                        <w:rPr>
                          <w:rFonts w:ascii="Century Gothic" w:hAnsi="Century Gothic"/>
                          <w:sz w:val="18"/>
                        </w:rPr>
                        <w:fldChar w:fldCharType="begin"/>
                      </w:r>
                      <w:r>
                        <w:rPr>
                          <w:rFonts w:ascii="Century Gothic" w:hAnsi="Century Gothic"/>
                          <w:sz w:val="18"/>
                        </w:rPr>
                        <w:instrText xml:space="preserve"> HYPERLINK  \l "_Highest_priority_knowledge" </w:instrText>
                      </w:r>
                      <w:r>
                        <w:rPr>
                          <w:rFonts w:ascii="Century Gothic" w:hAnsi="Century Gothic"/>
                          <w:sz w:val="18"/>
                        </w:rPr>
                        <w:fldChar w:fldCharType="separate"/>
                      </w:r>
                      <w:r w:rsidRPr="00E64B0B">
                        <w:rPr>
                          <w:rStyle w:val="Hyperlink"/>
                          <w:rFonts w:ascii="Century Gothic" w:hAnsi="Century Gothic"/>
                          <w:sz w:val="18"/>
                        </w:rPr>
                        <w:t xml:space="preserve">Back to </w:t>
                      </w:r>
                      <w:r>
                        <w:rPr>
                          <w:rStyle w:val="Hyperlink"/>
                          <w:rFonts w:ascii="Century Gothic" w:hAnsi="Century Gothic"/>
                          <w:sz w:val="18"/>
                        </w:rPr>
                        <w:t>highest priorities</w:t>
                      </w:r>
                    </w:p>
                    <w:p w14:paraId="0CF34B2E" w14:textId="034F8F9B" w:rsidR="00AD4840" w:rsidRPr="00E64B0B" w:rsidRDefault="00AD4840" w:rsidP="00011AEB">
                      <w:pPr>
                        <w:spacing w:after="0"/>
                        <w:jc w:val="right"/>
                        <w:rPr>
                          <w:rFonts w:ascii="Century Gothic" w:hAnsi="Century Gothic"/>
                          <w:sz w:val="18"/>
                        </w:rPr>
                      </w:pPr>
                      <w:r>
                        <w:rPr>
                          <w:rFonts w:ascii="Century Gothic" w:hAnsi="Century Gothic"/>
                          <w:sz w:val="18"/>
                        </w:rPr>
                        <w:fldChar w:fldCharType="end"/>
                      </w:r>
                      <w:hyperlink w:anchor="_Human_dimensions" w:history="1">
                        <w:r w:rsidRPr="00E64B0B">
                          <w:rPr>
                            <w:rStyle w:val="Hyperlink"/>
                            <w:rFonts w:ascii="Century Gothic" w:hAnsi="Century Gothic"/>
                            <w:sz w:val="18"/>
                          </w:rPr>
                          <w:t xml:space="preserve">Back to </w:t>
                        </w:r>
                        <w:r>
                          <w:rPr>
                            <w:rStyle w:val="Hyperlink"/>
                            <w:rFonts w:ascii="Century Gothic" w:hAnsi="Century Gothic"/>
                            <w:sz w:val="18"/>
                          </w:rPr>
                          <w:t>full list</w:t>
                        </w:r>
                      </w:hyperlink>
                    </w:p>
                  </w:txbxContent>
                </v:textbox>
                <w10:wrap type="square"/>
              </v:shape>
            </w:pict>
          </mc:Fallback>
        </mc:AlternateContent>
      </w:r>
    </w:p>
    <w:p w14:paraId="115FF47E" w14:textId="5EF7608A" w:rsidR="006931E9" w:rsidRPr="006931E9" w:rsidRDefault="00455772" w:rsidP="00455772">
      <w:pPr>
        <w:pStyle w:val="Heading3"/>
      </w:pPr>
      <w:r>
        <w:t>Human dimensions knowledge needs</w:t>
      </w:r>
    </w:p>
    <w:tbl>
      <w:tblPr>
        <w:tblStyle w:val="TableGrid"/>
        <w:tblW w:w="13831" w:type="dxa"/>
        <w:jc w:val="center"/>
        <w:tblLayout w:type="fixed"/>
        <w:tblLook w:val="04A0" w:firstRow="1" w:lastRow="0" w:firstColumn="1" w:lastColumn="0" w:noHBand="0" w:noVBand="1"/>
      </w:tblPr>
      <w:tblGrid>
        <w:gridCol w:w="1271"/>
        <w:gridCol w:w="2982"/>
        <w:gridCol w:w="4677"/>
        <w:gridCol w:w="4901"/>
      </w:tblGrid>
      <w:tr w:rsidR="004046B3" w:rsidRPr="00A10E69" w14:paraId="6A5EDD1A" w14:textId="77777777" w:rsidTr="008725D4">
        <w:trPr>
          <w:trHeight w:val="412"/>
          <w:tblHeader/>
          <w:jc w:val="center"/>
        </w:trPr>
        <w:tc>
          <w:tcPr>
            <w:tcW w:w="1271" w:type="dxa"/>
            <w:vMerge w:val="restart"/>
            <w:tcBorders>
              <w:right w:val="nil"/>
            </w:tcBorders>
            <w:shd w:val="clear" w:color="auto" w:fill="E7E6E6" w:themeFill="background2"/>
            <w:vAlign w:val="center"/>
          </w:tcPr>
          <w:p w14:paraId="76ADAB40" w14:textId="77777777" w:rsidR="004046B3" w:rsidRPr="00A10E69" w:rsidRDefault="004046B3" w:rsidP="004046B3">
            <w:pPr>
              <w:rPr>
                <w:rFonts w:asciiTheme="majorHAnsi" w:hAnsiTheme="majorHAnsi" w:cstheme="majorHAnsi"/>
                <w:b/>
              </w:rPr>
            </w:pPr>
            <w:r w:rsidRPr="00A10E69">
              <w:rPr>
                <w:rFonts w:asciiTheme="majorHAnsi" w:hAnsiTheme="majorHAnsi" w:cstheme="majorHAnsi"/>
                <w:b/>
              </w:rPr>
              <w:t>Category</w:t>
            </w:r>
          </w:p>
        </w:tc>
        <w:tc>
          <w:tcPr>
            <w:tcW w:w="2982" w:type="dxa"/>
            <w:vMerge w:val="restart"/>
            <w:tcBorders>
              <w:left w:val="nil"/>
              <w:right w:val="nil"/>
            </w:tcBorders>
            <w:shd w:val="clear" w:color="auto" w:fill="E7E6E6" w:themeFill="background2"/>
            <w:vAlign w:val="center"/>
          </w:tcPr>
          <w:p w14:paraId="43DC39FA" w14:textId="77777777" w:rsidR="004046B3" w:rsidRPr="00A10E69" w:rsidRDefault="004046B3" w:rsidP="004046B3">
            <w:pPr>
              <w:ind w:left="28"/>
              <w:rPr>
                <w:rFonts w:asciiTheme="majorHAnsi" w:hAnsiTheme="majorHAnsi" w:cstheme="majorHAnsi"/>
                <w:b/>
              </w:rPr>
            </w:pPr>
            <w:r w:rsidRPr="00A10E69">
              <w:rPr>
                <w:rFonts w:asciiTheme="majorHAnsi" w:eastAsia="Times New Roman" w:hAnsiTheme="majorHAnsi" w:cstheme="majorHAnsi"/>
                <w:b/>
                <w:bCs/>
                <w:lang w:eastAsia="en-AU"/>
              </w:rPr>
              <w:t>Knowledge need</w:t>
            </w:r>
          </w:p>
        </w:tc>
        <w:tc>
          <w:tcPr>
            <w:tcW w:w="9578" w:type="dxa"/>
            <w:gridSpan w:val="2"/>
            <w:tcBorders>
              <w:left w:val="nil"/>
              <w:bottom w:val="single" w:sz="2" w:space="0" w:color="auto"/>
            </w:tcBorders>
            <w:shd w:val="clear" w:color="auto" w:fill="E7E6E6" w:themeFill="background2"/>
          </w:tcPr>
          <w:p w14:paraId="5C0296C5" w14:textId="20E3C7F7" w:rsidR="004046B3" w:rsidRPr="00A10E69" w:rsidRDefault="004046B3" w:rsidP="004046B3">
            <w:pPr>
              <w:jc w:val="center"/>
              <w:rPr>
                <w:rFonts w:asciiTheme="majorHAnsi" w:hAnsiTheme="majorHAnsi" w:cstheme="majorHAnsi"/>
                <w:b/>
              </w:rPr>
            </w:pPr>
            <w:r>
              <w:rPr>
                <w:rFonts w:ascii="Calibri" w:eastAsia="Times New Roman" w:hAnsi="Calibri" w:cs="Times New Roman"/>
                <w:b/>
                <w:bCs/>
                <w:lang w:eastAsia="en-AU"/>
              </w:rPr>
              <w:t>Contextual information and specific knowledge needs</w:t>
            </w:r>
          </w:p>
        </w:tc>
      </w:tr>
      <w:tr w:rsidR="004046B3" w:rsidRPr="00A10E69" w14:paraId="337B3A1B" w14:textId="77777777" w:rsidTr="008725D4">
        <w:trPr>
          <w:trHeight w:val="412"/>
          <w:tblHeader/>
          <w:jc w:val="center"/>
        </w:trPr>
        <w:tc>
          <w:tcPr>
            <w:tcW w:w="1271" w:type="dxa"/>
            <w:vMerge/>
            <w:tcBorders>
              <w:bottom w:val="double" w:sz="4" w:space="0" w:color="auto"/>
              <w:right w:val="nil"/>
            </w:tcBorders>
            <w:shd w:val="clear" w:color="auto" w:fill="E7E6E6" w:themeFill="background2"/>
            <w:vAlign w:val="center"/>
          </w:tcPr>
          <w:p w14:paraId="6BA78666" w14:textId="77777777" w:rsidR="004046B3" w:rsidRPr="00A10E69" w:rsidRDefault="004046B3" w:rsidP="004046B3">
            <w:pPr>
              <w:rPr>
                <w:rFonts w:asciiTheme="majorHAnsi" w:hAnsiTheme="majorHAnsi" w:cstheme="majorHAnsi"/>
                <w:b/>
              </w:rPr>
            </w:pPr>
          </w:p>
        </w:tc>
        <w:tc>
          <w:tcPr>
            <w:tcW w:w="2982" w:type="dxa"/>
            <w:vMerge/>
            <w:tcBorders>
              <w:left w:val="nil"/>
              <w:bottom w:val="double" w:sz="4" w:space="0" w:color="auto"/>
              <w:right w:val="nil"/>
            </w:tcBorders>
            <w:shd w:val="clear" w:color="auto" w:fill="E7E6E6" w:themeFill="background2"/>
            <w:vAlign w:val="center"/>
          </w:tcPr>
          <w:p w14:paraId="14DBE7E6" w14:textId="77777777" w:rsidR="004046B3" w:rsidRPr="00A10E69" w:rsidRDefault="004046B3" w:rsidP="004046B3">
            <w:pPr>
              <w:ind w:left="28"/>
              <w:rPr>
                <w:rFonts w:asciiTheme="majorHAnsi" w:eastAsia="Times New Roman" w:hAnsiTheme="majorHAnsi" w:cstheme="majorHAnsi"/>
                <w:b/>
                <w:bCs/>
                <w:lang w:eastAsia="en-AU"/>
              </w:rPr>
            </w:pPr>
          </w:p>
        </w:tc>
        <w:tc>
          <w:tcPr>
            <w:tcW w:w="4677" w:type="dxa"/>
            <w:tcBorders>
              <w:top w:val="single" w:sz="2" w:space="0" w:color="auto"/>
              <w:left w:val="nil"/>
              <w:bottom w:val="double" w:sz="4" w:space="0" w:color="auto"/>
              <w:right w:val="nil"/>
            </w:tcBorders>
            <w:shd w:val="clear" w:color="auto" w:fill="E7E6E6" w:themeFill="background2"/>
            <w:vAlign w:val="center"/>
          </w:tcPr>
          <w:p w14:paraId="535C2B4F" w14:textId="6D02618B" w:rsidR="004046B3" w:rsidRPr="00A10E69" w:rsidRDefault="004046B3" w:rsidP="004046B3">
            <w:pPr>
              <w:jc w:val="center"/>
              <w:rPr>
                <w:rFonts w:asciiTheme="majorHAnsi" w:hAnsiTheme="majorHAnsi" w:cstheme="majorHAnsi"/>
                <w:b/>
              </w:rPr>
            </w:pPr>
            <w:r w:rsidRPr="00A10E69">
              <w:rPr>
                <w:rFonts w:asciiTheme="majorHAnsi" w:hAnsiTheme="majorHAnsi" w:cstheme="majorHAnsi"/>
                <w:b/>
              </w:rPr>
              <w:t>Key considerations</w:t>
            </w:r>
          </w:p>
        </w:tc>
        <w:tc>
          <w:tcPr>
            <w:tcW w:w="4901" w:type="dxa"/>
            <w:tcBorders>
              <w:top w:val="single" w:sz="2" w:space="0" w:color="auto"/>
              <w:left w:val="nil"/>
              <w:bottom w:val="double" w:sz="4" w:space="0" w:color="auto"/>
            </w:tcBorders>
            <w:shd w:val="clear" w:color="auto" w:fill="E7E6E6" w:themeFill="background2"/>
            <w:vAlign w:val="center"/>
          </w:tcPr>
          <w:p w14:paraId="11F65DDA" w14:textId="7A315FF5" w:rsidR="004046B3" w:rsidRPr="00A10E69" w:rsidRDefault="004046B3" w:rsidP="004046B3">
            <w:pPr>
              <w:jc w:val="center"/>
              <w:rPr>
                <w:rFonts w:asciiTheme="majorHAnsi" w:hAnsiTheme="majorHAnsi" w:cstheme="majorHAnsi"/>
                <w:b/>
              </w:rPr>
            </w:pPr>
            <w:r>
              <w:rPr>
                <w:rFonts w:asciiTheme="majorHAnsi" w:hAnsiTheme="majorHAnsi" w:cstheme="majorHAnsi"/>
                <w:b/>
              </w:rPr>
              <w:t>2017 Scientific Consensus Statement knowledge needs</w:t>
            </w:r>
          </w:p>
        </w:tc>
      </w:tr>
      <w:tr w:rsidR="004046B3" w:rsidRPr="001C77C2" w14:paraId="01971C2F" w14:textId="77777777" w:rsidTr="00A10E69">
        <w:trPr>
          <w:trHeight w:val="1429"/>
          <w:jc w:val="center"/>
        </w:trPr>
        <w:tc>
          <w:tcPr>
            <w:tcW w:w="1271" w:type="dxa"/>
            <w:vMerge w:val="restart"/>
            <w:tcBorders>
              <w:top w:val="double" w:sz="4" w:space="0" w:color="auto"/>
              <w:right w:val="single" w:sz="24" w:space="0" w:color="C00000"/>
            </w:tcBorders>
            <w:shd w:val="clear" w:color="auto" w:fill="auto"/>
          </w:tcPr>
          <w:p w14:paraId="545530F8" w14:textId="77777777" w:rsidR="004046B3" w:rsidRPr="00A10E69" w:rsidRDefault="004046B3" w:rsidP="004046B3">
            <w:pPr>
              <w:spacing w:before="240"/>
              <w:rPr>
                <w:rFonts w:asciiTheme="majorHAnsi" w:hAnsiTheme="majorHAnsi" w:cstheme="majorHAnsi"/>
                <w:b/>
                <w:sz w:val="20"/>
                <w:szCs w:val="20"/>
              </w:rPr>
            </w:pPr>
            <w:r w:rsidRPr="00A10E69">
              <w:rPr>
                <w:rFonts w:asciiTheme="majorHAnsi" w:hAnsiTheme="majorHAnsi" w:cstheme="majorHAnsi"/>
                <w:b/>
                <w:sz w:val="20"/>
                <w:szCs w:val="20"/>
              </w:rPr>
              <w:t>Policies, programs and instruments</w:t>
            </w:r>
          </w:p>
          <w:p w14:paraId="634483F7" w14:textId="77777777" w:rsidR="004046B3" w:rsidRPr="00A10E69" w:rsidRDefault="004046B3" w:rsidP="004046B3">
            <w:pPr>
              <w:spacing w:before="240"/>
              <w:rPr>
                <w:rFonts w:asciiTheme="majorHAnsi" w:hAnsiTheme="majorHAnsi" w:cstheme="majorHAnsi"/>
                <w:b/>
                <w:sz w:val="20"/>
                <w:szCs w:val="20"/>
              </w:rPr>
            </w:pPr>
            <w:r w:rsidRPr="00A10E69">
              <w:rPr>
                <w:rFonts w:asciiTheme="majorHAnsi" w:hAnsiTheme="majorHAnsi" w:cstheme="majorHAnsi"/>
                <w:sz w:val="20"/>
                <w:szCs w:val="20"/>
              </w:rPr>
              <w:t xml:space="preserve"> </w:t>
            </w:r>
          </w:p>
        </w:tc>
        <w:tc>
          <w:tcPr>
            <w:tcW w:w="2982" w:type="dxa"/>
            <w:tcBorders>
              <w:top w:val="double" w:sz="4" w:space="0" w:color="auto"/>
              <w:left w:val="single" w:sz="24" w:space="0" w:color="C00000"/>
              <w:bottom w:val="single" w:sz="4" w:space="0" w:color="auto"/>
              <w:right w:val="nil"/>
            </w:tcBorders>
            <w:shd w:val="clear" w:color="auto" w:fill="auto"/>
          </w:tcPr>
          <w:p w14:paraId="44DE42A9" w14:textId="64D6ECE6" w:rsidR="004046B3" w:rsidRPr="00A10E69" w:rsidRDefault="008F500B" w:rsidP="004046B3">
            <w:pPr>
              <w:ind w:left="28"/>
              <w:rPr>
                <w:rFonts w:asciiTheme="majorHAnsi" w:hAnsiTheme="majorHAnsi" w:cstheme="majorHAnsi"/>
                <w:sz w:val="20"/>
                <w:szCs w:val="20"/>
              </w:rPr>
            </w:pPr>
            <w:r>
              <w:rPr>
                <w:rFonts w:asciiTheme="majorHAnsi" w:hAnsiTheme="majorHAnsi" w:cstheme="majorHAnsi"/>
                <w:b/>
                <w:sz w:val="20"/>
                <w:szCs w:val="20"/>
              </w:rPr>
              <w:t xml:space="preserve">HD.1 </w:t>
            </w:r>
            <w:r w:rsidR="004046B3" w:rsidRPr="00A10E69">
              <w:rPr>
                <w:rFonts w:asciiTheme="majorHAnsi" w:hAnsiTheme="majorHAnsi" w:cstheme="majorHAnsi"/>
                <w:sz w:val="20"/>
                <w:szCs w:val="20"/>
              </w:rPr>
              <w:t>How can we evaluate the relative effectiveness of the mix of policies, programs and instruments (collectively and individually) currently being used to drive improved land management?</w:t>
            </w:r>
          </w:p>
        </w:tc>
        <w:tc>
          <w:tcPr>
            <w:tcW w:w="4677" w:type="dxa"/>
            <w:tcBorders>
              <w:top w:val="double" w:sz="4" w:space="0" w:color="auto"/>
              <w:left w:val="nil"/>
              <w:right w:val="nil"/>
            </w:tcBorders>
          </w:tcPr>
          <w:p w14:paraId="1DB026C9" w14:textId="77777777" w:rsidR="004046B3" w:rsidRPr="001C77C2" w:rsidRDefault="004046B3" w:rsidP="004046B3">
            <w:pPr>
              <w:rPr>
                <w:rFonts w:asciiTheme="majorHAnsi" w:hAnsiTheme="majorHAnsi" w:cstheme="majorHAnsi"/>
                <w:sz w:val="20"/>
                <w:szCs w:val="20"/>
              </w:rPr>
            </w:pPr>
            <w:r w:rsidRPr="001C77C2">
              <w:rPr>
                <w:rFonts w:asciiTheme="majorHAnsi" w:hAnsiTheme="majorHAnsi" w:cstheme="majorHAnsi"/>
                <w:sz w:val="20"/>
                <w:szCs w:val="20"/>
              </w:rPr>
              <w:t>Evaluation within different contexts i.e. different regional economies; competition for funding; coherence between the mix of tools and how long term integration of evaluation can be incorporated for projects with one-off funding or across a series of projects delivering similar outcomes over time</w:t>
            </w:r>
            <w:r w:rsidRPr="00231DE5">
              <w:rPr>
                <w:rFonts w:asciiTheme="majorHAnsi" w:hAnsiTheme="majorHAnsi" w:cstheme="majorHAnsi"/>
                <w:sz w:val="20"/>
                <w:szCs w:val="20"/>
              </w:rPr>
              <w:t xml:space="preserve">. Consider </w:t>
            </w:r>
            <w:r w:rsidRPr="00C173DD">
              <w:rPr>
                <w:rFonts w:asciiTheme="majorHAnsi" w:hAnsiTheme="majorHAnsi"/>
                <w:sz w:val="20"/>
                <w:szCs w:val="20"/>
              </w:rPr>
              <w:t>evaluation of the costs, risks and benefits (both public and private) to landholders</w:t>
            </w:r>
            <w:r w:rsidRPr="00231DE5">
              <w:rPr>
                <w:rFonts w:asciiTheme="majorHAnsi" w:hAnsiTheme="majorHAnsi" w:cstheme="majorHAnsi"/>
                <w:sz w:val="20"/>
                <w:szCs w:val="20"/>
              </w:rPr>
              <w:t>.</w:t>
            </w:r>
          </w:p>
        </w:tc>
        <w:tc>
          <w:tcPr>
            <w:tcW w:w="4901" w:type="dxa"/>
            <w:vMerge w:val="restart"/>
            <w:tcBorders>
              <w:top w:val="double" w:sz="4" w:space="0" w:color="auto"/>
              <w:left w:val="nil"/>
            </w:tcBorders>
            <w:shd w:val="clear" w:color="auto" w:fill="auto"/>
          </w:tcPr>
          <w:p w14:paraId="09CCBB40" w14:textId="0833C0C1" w:rsidR="004046B3" w:rsidRPr="00B2623D" w:rsidRDefault="004046B3" w:rsidP="00E64B0B">
            <w:pPr>
              <w:pStyle w:val="ListParagraph"/>
              <w:numPr>
                <w:ilvl w:val="0"/>
                <w:numId w:val="11"/>
              </w:numPr>
              <w:ind w:left="142" w:hanging="142"/>
              <w:rPr>
                <w:rFonts w:asciiTheme="majorHAnsi" w:eastAsia="Times New Roman" w:hAnsiTheme="majorHAnsi" w:cstheme="majorHAnsi"/>
                <w:color w:val="000000"/>
                <w:sz w:val="20"/>
                <w:szCs w:val="20"/>
                <w:lang w:eastAsia="en-AU"/>
              </w:rPr>
            </w:pPr>
            <w:r w:rsidRPr="00B2623D">
              <w:rPr>
                <w:rFonts w:asciiTheme="majorHAnsi" w:eastAsia="Times New Roman" w:hAnsiTheme="majorHAnsi" w:cstheme="majorHAnsi"/>
                <w:color w:val="000000"/>
                <w:sz w:val="20"/>
                <w:szCs w:val="20"/>
                <w:lang w:eastAsia="en-AU"/>
              </w:rPr>
              <w:t>Lack of systematic evaluation of delivery processes and governance systems. (Ch4, p.43)</w:t>
            </w:r>
          </w:p>
          <w:p w14:paraId="0E382BA5" w14:textId="44B4F087" w:rsidR="004046B3" w:rsidRPr="00B2623D" w:rsidRDefault="004046B3" w:rsidP="00E64B0B">
            <w:pPr>
              <w:pStyle w:val="ListParagraph"/>
              <w:numPr>
                <w:ilvl w:val="0"/>
                <w:numId w:val="11"/>
              </w:numPr>
              <w:ind w:left="142" w:hanging="142"/>
              <w:rPr>
                <w:rFonts w:asciiTheme="majorHAnsi" w:eastAsia="Times New Roman" w:hAnsiTheme="majorHAnsi" w:cstheme="majorHAnsi"/>
                <w:color w:val="000000"/>
                <w:sz w:val="20"/>
                <w:szCs w:val="20"/>
                <w:lang w:eastAsia="en-AU"/>
              </w:rPr>
            </w:pPr>
            <w:r w:rsidRPr="00B2623D">
              <w:rPr>
                <w:rFonts w:asciiTheme="majorHAnsi" w:eastAsia="Times New Roman" w:hAnsiTheme="majorHAnsi" w:cstheme="majorHAnsi"/>
                <w:color w:val="000000"/>
                <w:sz w:val="20"/>
                <w:szCs w:val="20"/>
                <w:lang w:eastAsia="en-AU"/>
              </w:rPr>
              <w:t>Build a foundation of social research, including understanding of behavioural change and systematic evaluation of program delivery arrangements to provide clear feedback to policy, programs and GBR stakeholders. (Ch4, p.43)</w:t>
            </w:r>
          </w:p>
          <w:p w14:paraId="1BEEFE8F" w14:textId="7676C576" w:rsidR="004046B3" w:rsidRPr="00B2623D" w:rsidRDefault="004046B3" w:rsidP="00E64B0B">
            <w:pPr>
              <w:pStyle w:val="ListParagraph"/>
              <w:numPr>
                <w:ilvl w:val="0"/>
                <w:numId w:val="11"/>
              </w:numPr>
              <w:ind w:left="142" w:hanging="142"/>
              <w:rPr>
                <w:rFonts w:asciiTheme="majorHAnsi" w:eastAsia="Times New Roman" w:hAnsiTheme="majorHAnsi" w:cstheme="majorHAnsi"/>
                <w:color w:val="000000"/>
                <w:sz w:val="20"/>
                <w:szCs w:val="20"/>
                <w:lang w:eastAsia="en-AU"/>
              </w:rPr>
            </w:pPr>
            <w:r w:rsidRPr="00B2623D">
              <w:rPr>
                <w:rFonts w:asciiTheme="majorHAnsi" w:eastAsia="Times New Roman" w:hAnsiTheme="majorHAnsi" w:cstheme="majorHAnsi"/>
                <w:color w:val="000000"/>
                <w:sz w:val="20"/>
                <w:szCs w:val="20"/>
                <w:lang w:eastAsia="en-AU"/>
              </w:rPr>
              <w:t xml:space="preserve">‘Smart regulation’ options to influence agricultural practices through unconventional pathways such as standards, supply chains, commercial institutions and how to work collaboratively with growers, supply chain participants and industry groups to design, test and </w:t>
            </w:r>
            <w:r w:rsidRPr="00B2623D">
              <w:rPr>
                <w:rFonts w:asciiTheme="majorHAnsi" w:eastAsia="Times New Roman" w:hAnsiTheme="majorHAnsi" w:cstheme="majorHAnsi"/>
                <w:color w:val="000000"/>
                <w:sz w:val="20"/>
                <w:szCs w:val="20"/>
                <w:lang w:eastAsia="en-AU"/>
              </w:rPr>
              <w:lastRenderedPageBreak/>
              <w:t>evaluate the effectiveness of these instruments. (Ch4, p.43)</w:t>
            </w:r>
          </w:p>
          <w:p w14:paraId="3AA86E78" w14:textId="54597213" w:rsidR="004046B3" w:rsidRPr="00B2623D" w:rsidRDefault="004046B3" w:rsidP="00E64B0B">
            <w:pPr>
              <w:pStyle w:val="ListParagraph"/>
              <w:numPr>
                <w:ilvl w:val="0"/>
                <w:numId w:val="11"/>
              </w:numPr>
              <w:ind w:left="142" w:hanging="142"/>
              <w:rPr>
                <w:rFonts w:asciiTheme="majorHAnsi" w:eastAsia="Times New Roman" w:hAnsiTheme="majorHAnsi" w:cstheme="majorHAnsi"/>
                <w:color w:val="000000"/>
                <w:sz w:val="20"/>
                <w:szCs w:val="20"/>
                <w:lang w:eastAsia="en-AU"/>
              </w:rPr>
            </w:pPr>
            <w:r w:rsidRPr="00B2623D">
              <w:rPr>
                <w:rFonts w:asciiTheme="majorHAnsi" w:eastAsia="Times New Roman" w:hAnsiTheme="majorHAnsi" w:cstheme="majorHAnsi"/>
                <w:color w:val="000000"/>
                <w:sz w:val="20"/>
                <w:szCs w:val="20"/>
                <w:lang w:eastAsia="en-AU"/>
              </w:rPr>
              <w:t>Monitoring, evaluation and reporting on the effectiveness of Great Barrier Reef governance arrangements (including policy alignment) and establishment of clear feedback mechanisms to policy, programs and delivery arrangements. (Ch4, p.43)</w:t>
            </w:r>
          </w:p>
          <w:p w14:paraId="6AA2C61C" w14:textId="697FFFF7" w:rsidR="004046B3" w:rsidRPr="00B2623D" w:rsidRDefault="004046B3" w:rsidP="00E64B0B">
            <w:pPr>
              <w:pStyle w:val="ListParagraph"/>
              <w:numPr>
                <w:ilvl w:val="0"/>
                <w:numId w:val="11"/>
              </w:numPr>
              <w:ind w:left="142" w:hanging="142"/>
              <w:rPr>
                <w:rFonts w:asciiTheme="majorHAnsi" w:eastAsia="Times New Roman" w:hAnsiTheme="majorHAnsi" w:cstheme="majorHAnsi"/>
                <w:color w:val="000000"/>
                <w:sz w:val="20"/>
                <w:szCs w:val="20"/>
                <w:lang w:eastAsia="en-AU"/>
              </w:rPr>
            </w:pPr>
            <w:r w:rsidRPr="00B2623D">
              <w:rPr>
                <w:rFonts w:asciiTheme="majorHAnsi" w:eastAsia="Times New Roman" w:hAnsiTheme="majorHAnsi" w:cstheme="majorHAnsi"/>
                <w:color w:val="000000"/>
                <w:sz w:val="20"/>
                <w:szCs w:val="20"/>
                <w:lang w:eastAsia="en-AU"/>
              </w:rPr>
              <w:t>Determining the optimal suite of incentives, regulation and market mechanisms to effect change. (Ch4, p.12)</w:t>
            </w:r>
          </w:p>
        </w:tc>
      </w:tr>
      <w:tr w:rsidR="004046B3" w:rsidRPr="001C77C2" w14:paraId="3D7CB008" w14:textId="77777777" w:rsidTr="00A10E69">
        <w:trPr>
          <w:trHeight w:val="658"/>
          <w:jc w:val="center"/>
        </w:trPr>
        <w:tc>
          <w:tcPr>
            <w:tcW w:w="1271" w:type="dxa"/>
            <w:vMerge/>
            <w:tcBorders>
              <w:right w:val="single" w:sz="24" w:space="0" w:color="ED7D31" w:themeColor="accent2"/>
            </w:tcBorders>
            <w:shd w:val="clear" w:color="auto" w:fill="auto"/>
          </w:tcPr>
          <w:p w14:paraId="1D20DBCB" w14:textId="77777777" w:rsidR="004046B3" w:rsidRPr="00A10E69" w:rsidRDefault="004046B3" w:rsidP="004046B3">
            <w:pPr>
              <w:rPr>
                <w:rFonts w:asciiTheme="majorHAnsi" w:hAnsiTheme="majorHAnsi" w:cstheme="majorHAnsi"/>
                <w:sz w:val="20"/>
                <w:szCs w:val="20"/>
              </w:rPr>
            </w:pPr>
          </w:p>
        </w:tc>
        <w:tc>
          <w:tcPr>
            <w:tcW w:w="2982" w:type="dxa"/>
            <w:tcBorders>
              <w:left w:val="single" w:sz="24" w:space="0" w:color="ED7D31" w:themeColor="accent2"/>
              <w:bottom w:val="single" w:sz="4" w:space="0" w:color="auto"/>
              <w:right w:val="nil"/>
            </w:tcBorders>
            <w:shd w:val="clear" w:color="auto" w:fill="auto"/>
          </w:tcPr>
          <w:p w14:paraId="65DA5D9F" w14:textId="3902C82B" w:rsidR="004046B3" w:rsidRPr="00A10E69" w:rsidRDefault="008F500B" w:rsidP="004046B3">
            <w:pPr>
              <w:ind w:left="28"/>
              <w:rPr>
                <w:rFonts w:asciiTheme="majorHAnsi" w:hAnsiTheme="majorHAnsi" w:cstheme="majorHAnsi"/>
                <w:sz w:val="20"/>
                <w:szCs w:val="20"/>
              </w:rPr>
            </w:pPr>
            <w:r>
              <w:rPr>
                <w:rFonts w:asciiTheme="majorHAnsi" w:hAnsiTheme="majorHAnsi" w:cstheme="majorHAnsi"/>
                <w:b/>
                <w:sz w:val="20"/>
                <w:szCs w:val="20"/>
              </w:rPr>
              <w:t xml:space="preserve">HD.5 </w:t>
            </w:r>
            <w:r w:rsidR="004046B3" w:rsidRPr="00A10E69">
              <w:rPr>
                <w:rFonts w:asciiTheme="majorHAnsi" w:hAnsiTheme="majorHAnsi" w:cstheme="majorHAnsi"/>
                <w:sz w:val="20"/>
                <w:szCs w:val="20"/>
              </w:rPr>
              <w:t>How can we improve the design and delivery of the current mix of policies, programs and instruments?</w:t>
            </w:r>
          </w:p>
        </w:tc>
        <w:tc>
          <w:tcPr>
            <w:tcW w:w="4677" w:type="dxa"/>
            <w:tcBorders>
              <w:left w:val="nil"/>
              <w:right w:val="nil"/>
            </w:tcBorders>
          </w:tcPr>
          <w:p w14:paraId="05467C90" w14:textId="77777777" w:rsidR="004046B3" w:rsidRPr="001C77C2" w:rsidRDefault="004046B3" w:rsidP="004046B3">
            <w:pPr>
              <w:rPr>
                <w:rFonts w:asciiTheme="majorHAnsi" w:hAnsiTheme="majorHAnsi" w:cstheme="majorHAnsi"/>
                <w:sz w:val="20"/>
                <w:szCs w:val="20"/>
              </w:rPr>
            </w:pPr>
            <w:r w:rsidRPr="001C77C2">
              <w:rPr>
                <w:rFonts w:asciiTheme="majorHAnsi" w:hAnsiTheme="majorHAnsi" w:cstheme="majorHAnsi"/>
                <w:sz w:val="20"/>
                <w:szCs w:val="20"/>
              </w:rPr>
              <w:t>Need to ensure ongoing investment is delivered the right way to achieve the best water quality outcomes. Consider design</w:t>
            </w:r>
            <w:r>
              <w:rPr>
                <w:rFonts w:asciiTheme="majorHAnsi" w:hAnsiTheme="majorHAnsi" w:cstheme="majorHAnsi"/>
                <w:sz w:val="20"/>
                <w:szCs w:val="20"/>
              </w:rPr>
              <w:t xml:space="preserve">, </w:t>
            </w:r>
            <w:r w:rsidRPr="001C77C2">
              <w:rPr>
                <w:rFonts w:asciiTheme="majorHAnsi" w:hAnsiTheme="majorHAnsi" w:cstheme="majorHAnsi"/>
                <w:sz w:val="20"/>
                <w:szCs w:val="20"/>
              </w:rPr>
              <w:t>development</w:t>
            </w:r>
            <w:r>
              <w:rPr>
                <w:rFonts w:asciiTheme="majorHAnsi" w:hAnsiTheme="majorHAnsi" w:cstheme="majorHAnsi"/>
                <w:sz w:val="20"/>
                <w:szCs w:val="20"/>
              </w:rPr>
              <w:t>, and cost-effectiveness</w:t>
            </w:r>
            <w:r w:rsidRPr="001C77C2">
              <w:rPr>
                <w:rFonts w:asciiTheme="majorHAnsi" w:hAnsiTheme="majorHAnsi" w:cstheme="majorHAnsi"/>
                <w:sz w:val="20"/>
                <w:szCs w:val="20"/>
              </w:rPr>
              <w:t xml:space="preserve"> of new policies, programs and instruments; likewise, consider how we can retain and promote existing, effective ones.  </w:t>
            </w:r>
          </w:p>
        </w:tc>
        <w:tc>
          <w:tcPr>
            <w:tcW w:w="4901" w:type="dxa"/>
            <w:vMerge/>
            <w:tcBorders>
              <w:left w:val="nil"/>
            </w:tcBorders>
            <w:shd w:val="clear" w:color="auto" w:fill="auto"/>
          </w:tcPr>
          <w:p w14:paraId="7C25495F" w14:textId="77777777" w:rsidR="004046B3" w:rsidRPr="001C77C2" w:rsidRDefault="004046B3" w:rsidP="004046B3">
            <w:pPr>
              <w:rPr>
                <w:rFonts w:asciiTheme="majorHAnsi" w:hAnsiTheme="majorHAnsi" w:cstheme="majorHAnsi"/>
                <w:i/>
                <w:sz w:val="20"/>
                <w:szCs w:val="20"/>
              </w:rPr>
            </w:pPr>
          </w:p>
        </w:tc>
      </w:tr>
      <w:tr w:rsidR="004046B3" w:rsidRPr="001C77C2" w14:paraId="5A5761FA" w14:textId="77777777" w:rsidTr="00A10E69">
        <w:trPr>
          <w:trHeight w:val="1661"/>
          <w:jc w:val="center"/>
        </w:trPr>
        <w:tc>
          <w:tcPr>
            <w:tcW w:w="1271" w:type="dxa"/>
            <w:vMerge/>
            <w:tcBorders>
              <w:right w:val="single" w:sz="24" w:space="0" w:color="FFD966" w:themeColor="accent4" w:themeTint="99"/>
            </w:tcBorders>
            <w:shd w:val="clear" w:color="auto" w:fill="auto"/>
          </w:tcPr>
          <w:p w14:paraId="7379F9BF" w14:textId="77777777" w:rsidR="004046B3" w:rsidRPr="00A10E69" w:rsidRDefault="004046B3" w:rsidP="004046B3">
            <w:pPr>
              <w:rPr>
                <w:rFonts w:asciiTheme="majorHAnsi" w:hAnsiTheme="majorHAnsi" w:cstheme="majorHAnsi"/>
                <w:sz w:val="20"/>
                <w:szCs w:val="20"/>
              </w:rPr>
            </w:pPr>
          </w:p>
        </w:tc>
        <w:tc>
          <w:tcPr>
            <w:tcW w:w="2982" w:type="dxa"/>
            <w:tcBorders>
              <w:left w:val="single" w:sz="24" w:space="0" w:color="FFD966" w:themeColor="accent4" w:themeTint="99"/>
              <w:bottom w:val="single" w:sz="4" w:space="0" w:color="auto"/>
              <w:right w:val="nil"/>
            </w:tcBorders>
            <w:shd w:val="clear" w:color="auto" w:fill="auto"/>
          </w:tcPr>
          <w:p w14:paraId="22B5765D" w14:textId="5AA68E21" w:rsidR="004046B3" w:rsidRPr="00A10E69" w:rsidRDefault="008F500B" w:rsidP="004046B3">
            <w:pPr>
              <w:ind w:left="28"/>
              <w:rPr>
                <w:rFonts w:asciiTheme="majorHAnsi" w:hAnsiTheme="majorHAnsi" w:cstheme="majorHAnsi"/>
                <w:sz w:val="20"/>
                <w:szCs w:val="20"/>
              </w:rPr>
            </w:pPr>
            <w:r>
              <w:rPr>
                <w:rFonts w:asciiTheme="majorHAnsi" w:hAnsiTheme="majorHAnsi" w:cstheme="majorHAnsi"/>
                <w:b/>
                <w:sz w:val="20"/>
                <w:szCs w:val="20"/>
              </w:rPr>
              <w:t xml:space="preserve">HD.7 </w:t>
            </w:r>
            <w:r w:rsidR="004046B3" w:rsidRPr="00A10E69">
              <w:rPr>
                <w:rFonts w:asciiTheme="majorHAnsi" w:hAnsiTheme="majorHAnsi" w:cstheme="majorHAnsi"/>
                <w:sz w:val="20"/>
                <w:szCs w:val="20"/>
              </w:rPr>
              <w:t>How will changes in land use (and the underlying drivers of land use change e.g. climate, market, policy) influence the ability of communities and stakeholders to manage water quality effectively?</w:t>
            </w:r>
          </w:p>
        </w:tc>
        <w:tc>
          <w:tcPr>
            <w:tcW w:w="4677" w:type="dxa"/>
            <w:tcBorders>
              <w:left w:val="nil"/>
              <w:right w:val="nil"/>
            </w:tcBorders>
          </w:tcPr>
          <w:p w14:paraId="268A9AF7" w14:textId="77777777" w:rsidR="004046B3" w:rsidRPr="001C77C2" w:rsidRDefault="004046B3" w:rsidP="004046B3">
            <w:pPr>
              <w:rPr>
                <w:rFonts w:asciiTheme="majorHAnsi" w:hAnsiTheme="majorHAnsi" w:cstheme="majorHAnsi"/>
                <w:sz w:val="20"/>
                <w:szCs w:val="20"/>
              </w:rPr>
            </w:pPr>
            <w:r w:rsidRPr="001C77C2">
              <w:rPr>
                <w:rFonts w:asciiTheme="majorHAnsi" w:hAnsiTheme="majorHAnsi" w:cstheme="majorHAnsi"/>
                <w:sz w:val="20"/>
                <w:szCs w:val="20"/>
              </w:rPr>
              <w:t>Consequences, either beneficial or perverse, of</w:t>
            </w:r>
            <w:r>
              <w:rPr>
                <w:rFonts w:asciiTheme="majorHAnsi" w:hAnsiTheme="majorHAnsi" w:cstheme="majorHAnsi"/>
                <w:sz w:val="20"/>
                <w:szCs w:val="20"/>
              </w:rPr>
              <w:t xml:space="preserve"> changes such as</w:t>
            </w:r>
            <w:r w:rsidRPr="001C77C2">
              <w:rPr>
                <w:rFonts w:asciiTheme="majorHAnsi" w:hAnsiTheme="majorHAnsi" w:cstheme="majorHAnsi"/>
                <w:sz w:val="20"/>
                <w:szCs w:val="20"/>
              </w:rPr>
              <w:t xml:space="preserve"> </w:t>
            </w:r>
            <w:r>
              <w:rPr>
                <w:rFonts w:asciiTheme="majorHAnsi" w:hAnsiTheme="majorHAnsi" w:cstheme="majorHAnsi"/>
                <w:sz w:val="20"/>
                <w:szCs w:val="20"/>
              </w:rPr>
              <w:t xml:space="preserve">market, </w:t>
            </w:r>
            <w:r w:rsidRPr="001C77C2">
              <w:rPr>
                <w:rFonts w:asciiTheme="majorHAnsi" w:hAnsiTheme="majorHAnsi" w:cstheme="majorHAnsi"/>
                <w:sz w:val="20"/>
                <w:szCs w:val="20"/>
              </w:rPr>
              <w:t>policy and/or regulatory change, practice change, cultural change, or climate change that may result in land use change. Consider whether these changes influence the structure of regional economies and how that may influence water quality outcomes.</w:t>
            </w:r>
          </w:p>
        </w:tc>
        <w:tc>
          <w:tcPr>
            <w:tcW w:w="4901" w:type="dxa"/>
            <w:vMerge/>
            <w:tcBorders>
              <w:left w:val="nil"/>
            </w:tcBorders>
            <w:shd w:val="clear" w:color="auto" w:fill="auto"/>
          </w:tcPr>
          <w:p w14:paraId="2E67ACA8" w14:textId="77777777" w:rsidR="004046B3" w:rsidRPr="001C77C2" w:rsidRDefault="004046B3" w:rsidP="004046B3">
            <w:pPr>
              <w:rPr>
                <w:rFonts w:asciiTheme="majorHAnsi" w:hAnsiTheme="majorHAnsi" w:cstheme="majorHAnsi"/>
                <w:i/>
                <w:sz w:val="20"/>
                <w:szCs w:val="20"/>
              </w:rPr>
            </w:pPr>
          </w:p>
        </w:tc>
      </w:tr>
      <w:tr w:rsidR="004046B3" w:rsidRPr="001C77C2" w14:paraId="39F97C4B" w14:textId="77777777" w:rsidTr="00A10E69">
        <w:trPr>
          <w:trHeight w:val="1068"/>
          <w:jc w:val="center"/>
        </w:trPr>
        <w:tc>
          <w:tcPr>
            <w:tcW w:w="1271" w:type="dxa"/>
            <w:tcBorders>
              <w:right w:val="single" w:sz="24" w:space="0" w:color="C00000"/>
            </w:tcBorders>
            <w:shd w:val="clear" w:color="auto" w:fill="auto"/>
          </w:tcPr>
          <w:p w14:paraId="65568F75" w14:textId="77777777" w:rsidR="004046B3" w:rsidRPr="00A10E69" w:rsidRDefault="004046B3" w:rsidP="004046B3">
            <w:pPr>
              <w:spacing w:before="240"/>
              <w:rPr>
                <w:rFonts w:asciiTheme="majorHAnsi" w:hAnsiTheme="majorHAnsi" w:cstheme="majorHAnsi"/>
                <w:b/>
                <w:sz w:val="20"/>
                <w:szCs w:val="20"/>
              </w:rPr>
            </w:pPr>
            <w:r w:rsidRPr="00A10E69">
              <w:rPr>
                <w:rFonts w:asciiTheme="majorHAnsi" w:hAnsiTheme="majorHAnsi" w:cstheme="majorHAnsi"/>
                <w:b/>
                <w:sz w:val="20"/>
                <w:szCs w:val="20"/>
              </w:rPr>
              <w:t>Partnerships</w:t>
            </w:r>
          </w:p>
        </w:tc>
        <w:tc>
          <w:tcPr>
            <w:tcW w:w="2982" w:type="dxa"/>
            <w:tcBorders>
              <w:left w:val="single" w:sz="24" w:space="0" w:color="C00000"/>
              <w:bottom w:val="single" w:sz="4" w:space="0" w:color="auto"/>
              <w:right w:val="nil"/>
            </w:tcBorders>
            <w:shd w:val="clear" w:color="auto" w:fill="auto"/>
          </w:tcPr>
          <w:p w14:paraId="221078F1" w14:textId="2987FC88" w:rsidR="004046B3" w:rsidRPr="00A10E69" w:rsidRDefault="008F500B" w:rsidP="004046B3">
            <w:pPr>
              <w:ind w:left="28"/>
              <w:rPr>
                <w:rFonts w:asciiTheme="majorHAnsi" w:hAnsiTheme="majorHAnsi" w:cstheme="majorHAnsi"/>
                <w:sz w:val="20"/>
                <w:szCs w:val="20"/>
              </w:rPr>
            </w:pPr>
            <w:r>
              <w:rPr>
                <w:rFonts w:asciiTheme="majorHAnsi" w:hAnsiTheme="majorHAnsi" w:cstheme="majorHAnsi"/>
                <w:b/>
                <w:sz w:val="20"/>
                <w:szCs w:val="20"/>
              </w:rPr>
              <w:t xml:space="preserve">HD.2 </w:t>
            </w:r>
            <w:r w:rsidR="004046B3" w:rsidRPr="00A10E69">
              <w:rPr>
                <w:rFonts w:asciiTheme="majorHAnsi" w:hAnsiTheme="majorHAnsi" w:cstheme="majorHAnsi"/>
                <w:sz w:val="20"/>
                <w:szCs w:val="20"/>
              </w:rPr>
              <w:t>Review and synthesise the opportunities and limitations of current partnership arrangements (at a range of levels) in delivering outcomes.</w:t>
            </w:r>
          </w:p>
        </w:tc>
        <w:tc>
          <w:tcPr>
            <w:tcW w:w="4677" w:type="dxa"/>
            <w:tcBorders>
              <w:left w:val="nil"/>
              <w:right w:val="nil"/>
            </w:tcBorders>
          </w:tcPr>
          <w:p w14:paraId="6CFC8CC4" w14:textId="77777777" w:rsidR="004046B3" w:rsidRPr="001C77C2" w:rsidRDefault="004046B3" w:rsidP="004046B3">
            <w:pPr>
              <w:rPr>
                <w:rFonts w:asciiTheme="majorHAnsi" w:hAnsiTheme="majorHAnsi" w:cstheme="majorHAnsi"/>
                <w:sz w:val="20"/>
                <w:szCs w:val="20"/>
              </w:rPr>
            </w:pPr>
            <w:r w:rsidRPr="001C77C2">
              <w:rPr>
                <w:rFonts w:asciiTheme="majorHAnsi" w:hAnsiTheme="majorHAnsi" w:cstheme="majorHAnsi"/>
                <w:sz w:val="20"/>
                <w:szCs w:val="20"/>
              </w:rPr>
              <w:t xml:space="preserve">Consider new partnerships, </w:t>
            </w:r>
            <w:r>
              <w:rPr>
                <w:rFonts w:asciiTheme="majorHAnsi" w:hAnsiTheme="majorHAnsi" w:cstheme="majorHAnsi"/>
                <w:sz w:val="20"/>
                <w:szCs w:val="20"/>
              </w:rPr>
              <w:t>l</w:t>
            </w:r>
            <w:r w:rsidRPr="001C77C2">
              <w:rPr>
                <w:rFonts w:asciiTheme="majorHAnsi" w:hAnsiTheme="majorHAnsi" w:cstheme="majorHAnsi"/>
                <w:sz w:val="20"/>
                <w:szCs w:val="20"/>
              </w:rPr>
              <w:t>ong-term viability and responsiveness of partnerships; are existing arrangements relevant or do they need to be adapted</w:t>
            </w:r>
            <w:r>
              <w:rPr>
                <w:rFonts w:asciiTheme="majorHAnsi" w:hAnsiTheme="majorHAnsi" w:cstheme="majorHAnsi"/>
                <w:sz w:val="20"/>
                <w:szCs w:val="20"/>
              </w:rPr>
              <w:t>?</w:t>
            </w:r>
            <w:r w:rsidRPr="001C77C2">
              <w:rPr>
                <w:rFonts w:asciiTheme="majorHAnsi" w:hAnsiTheme="majorHAnsi" w:cstheme="majorHAnsi"/>
                <w:sz w:val="20"/>
                <w:szCs w:val="20"/>
              </w:rPr>
              <w:t xml:space="preserve"> Consider the levels of engagement within current partnership arrangements</w:t>
            </w:r>
            <w:r>
              <w:rPr>
                <w:rFonts w:asciiTheme="majorHAnsi" w:hAnsiTheme="majorHAnsi" w:cstheme="majorHAnsi"/>
                <w:sz w:val="20"/>
                <w:szCs w:val="20"/>
              </w:rPr>
              <w:t xml:space="preserve"> as well as the cost-effectiveness of delivery.</w:t>
            </w:r>
          </w:p>
        </w:tc>
        <w:tc>
          <w:tcPr>
            <w:tcW w:w="4901" w:type="dxa"/>
            <w:vMerge/>
            <w:tcBorders>
              <w:left w:val="nil"/>
            </w:tcBorders>
            <w:shd w:val="clear" w:color="auto" w:fill="auto"/>
          </w:tcPr>
          <w:p w14:paraId="2FB12587" w14:textId="77777777" w:rsidR="004046B3" w:rsidRPr="001C77C2" w:rsidRDefault="004046B3" w:rsidP="004046B3">
            <w:pPr>
              <w:rPr>
                <w:rFonts w:asciiTheme="majorHAnsi" w:hAnsiTheme="majorHAnsi" w:cstheme="majorHAnsi"/>
                <w:i/>
                <w:sz w:val="20"/>
                <w:szCs w:val="20"/>
              </w:rPr>
            </w:pPr>
          </w:p>
        </w:tc>
      </w:tr>
      <w:tr w:rsidR="004046B3" w:rsidRPr="001C77C2" w14:paraId="21091111" w14:textId="77777777" w:rsidTr="00A10E69">
        <w:trPr>
          <w:trHeight w:val="655"/>
          <w:jc w:val="center"/>
        </w:trPr>
        <w:tc>
          <w:tcPr>
            <w:tcW w:w="1271" w:type="dxa"/>
            <w:vMerge w:val="restart"/>
            <w:tcBorders>
              <w:right w:val="single" w:sz="24" w:space="0" w:color="C00000"/>
            </w:tcBorders>
            <w:shd w:val="clear" w:color="auto" w:fill="auto"/>
          </w:tcPr>
          <w:p w14:paraId="33221154" w14:textId="77777777" w:rsidR="004046B3" w:rsidRPr="00A10E69" w:rsidRDefault="004046B3" w:rsidP="004046B3">
            <w:pPr>
              <w:spacing w:before="240"/>
              <w:rPr>
                <w:rFonts w:asciiTheme="majorHAnsi" w:hAnsiTheme="majorHAnsi" w:cstheme="majorHAnsi"/>
                <w:b/>
                <w:sz w:val="20"/>
                <w:szCs w:val="20"/>
              </w:rPr>
            </w:pPr>
            <w:r w:rsidRPr="00A10E69">
              <w:rPr>
                <w:rFonts w:asciiTheme="majorHAnsi" w:hAnsiTheme="majorHAnsi" w:cstheme="majorHAnsi"/>
                <w:b/>
                <w:sz w:val="20"/>
                <w:szCs w:val="20"/>
              </w:rPr>
              <w:t>Networks that influence behaviour</w:t>
            </w:r>
          </w:p>
          <w:p w14:paraId="3CFF9351" w14:textId="77777777" w:rsidR="004046B3" w:rsidRPr="00A10E69" w:rsidRDefault="004046B3" w:rsidP="004046B3">
            <w:pPr>
              <w:spacing w:before="240"/>
              <w:rPr>
                <w:rFonts w:asciiTheme="majorHAnsi" w:hAnsiTheme="majorHAnsi" w:cstheme="majorHAnsi"/>
                <w:sz w:val="20"/>
                <w:szCs w:val="20"/>
              </w:rPr>
            </w:pPr>
          </w:p>
        </w:tc>
        <w:tc>
          <w:tcPr>
            <w:tcW w:w="2982" w:type="dxa"/>
            <w:tcBorders>
              <w:left w:val="single" w:sz="24" w:space="0" w:color="C00000"/>
              <w:bottom w:val="single" w:sz="4" w:space="0" w:color="auto"/>
              <w:right w:val="nil"/>
            </w:tcBorders>
            <w:shd w:val="clear" w:color="auto" w:fill="auto"/>
          </w:tcPr>
          <w:p w14:paraId="66BCDAF9" w14:textId="08D99DE8" w:rsidR="004046B3" w:rsidRPr="00A10E69" w:rsidRDefault="008F500B" w:rsidP="004046B3">
            <w:pPr>
              <w:ind w:left="28"/>
              <w:rPr>
                <w:rFonts w:asciiTheme="majorHAnsi" w:hAnsiTheme="majorHAnsi" w:cstheme="majorHAnsi"/>
                <w:sz w:val="20"/>
                <w:szCs w:val="20"/>
              </w:rPr>
            </w:pPr>
            <w:r w:rsidRPr="008F500B">
              <w:rPr>
                <w:rFonts w:asciiTheme="majorHAnsi" w:hAnsiTheme="majorHAnsi" w:cstheme="majorHAnsi"/>
                <w:b/>
                <w:sz w:val="20"/>
                <w:szCs w:val="20"/>
              </w:rPr>
              <w:t>HD.3</w:t>
            </w:r>
            <w:r>
              <w:rPr>
                <w:rFonts w:asciiTheme="majorHAnsi" w:hAnsiTheme="majorHAnsi" w:cstheme="majorHAnsi"/>
                <w:sz w:val="20"/>
                <w:szCs w:val="20"/>
              </w:rPr>
              <w:t xml:space="preserve"> </w:t>
            </w:r>
            <w:r w:rsidR="004046B3" w:rsidRPr="00A10E69">
              <w:rPr>
                <w:rFonts w:asciiTheme="majorHAnsi" w:hAnsiTheme="majorHAnsi" w:cstheme="majorHAnsi"/>
                <w:sz w:val="20"/>
                <w:szCs w:val="20"/>
              </w:rPr>
              <w:t>How can existing peer-based and other social networks encourage behaviours that improve water quality outcomes?</w:t>
            </w:r>
          </w:p>
        </w:tc>
        <w:tc>
          <w:tcPr>
            <w:tcW w:w="4677" w:type="dxa"/>
            <w:tcBorders>
              <w:left w:val="nil"/>
              <w:right w:val="nil"/>
            </w:tcBorders>
          </w:tcPr>
          <w:p w14:paraId="76296B34" w14:textId="77777777" w:rsidR="004046B3" w:rsidRPr="001C77C2" w:rsidRDefault="004046B3" w:rsidP="004046B3">
            <w:pPr>
              <w:rPr>
                <w:rFonts w:asciiTheme="majorHAnsi" w:hAnsiTheme="majorHAnsi" w:cstheme="majorHAnsi"/>
                <w:sz w:val="20"/>
                <w:szCs w:val="20"/>
              </w:rPr>
            </w:pPr>
            <w:r w:rsidRPr="001C77C2">
              <w:rPr>
                <w:rFonts w:asciiTheme="majorHAnsi" w:hAnsiTheme="majorHAnsi" w:cstheme="majorHAnsi"/>
                <w:sz w:val="20"/>
                <w:szCs w:val="20"/>
              </w:rPr>
              <w:t>Land manager networks, personal networks, professional networks, social networks, government networks, etc. Learning from the current influencers to shape future influence to lead to better water quality outcomes. Consider the most effective networks at driving behaviour change. Consider how external players (funders/gov</w:t>
            </w:r>
            <w:r>
              <w:rPr>
                <w:rFonts w:asciiTheme="majorHAnsi" w:hAnsiTheme="majorHAnsi" w:cstheme="majorHAnsi"/>
                <w:sz w:val="20"/>
                <w:szCs w:val="20"/>
              </w:rPr>
              <w:t>ernment</w:t>
            </w:r>
            <w:r w:rsidRPr="001C77C2">
              <w:rPr>
                <w:rFonts w:asciiTheme="majorHAnsi" w:hAnsiTheme="majorHAnsi" w:cstheme="majorHAnsi"/>
                <w:sz w:val="20"/>
                <w:szCs w:val="20"/>
              </w:rPr>
              <w:t>) assist in supporting successful self-reliant peer-to-peer networks. Economic benefits.</w:t>
            </w:r>
          </w:p>
        </w:tc>
        <w:tc>
          <w:tcPr>
            <w:tcW w:w="4901" w:type="dxa"/>
            <w:vMerge w:val="restart"/>
            <w:tcBorders>
              <w:left w:val="nil"/>
            </w:tcBorders>
          </w:tcPr>
          <w:p w14:paraId="2E02A78C" w14:textId="18340A1B" w:rsidR="004046B3" w:rsidRPr="00B2623D" w:rsidRDefault="004046B3" w:rsidP="00E64B0B">
            <w:pPr>
              <w:pStyle w:val="ListParagraph"/>
              <w:numPr>
                <w:ilvl w:val="0"/>
                <w:numId w:val="11"/>
              </w:numPr>
              <w:ind w:left="142" w:hanging="142"/>
              <w:rPr>
                <w:rFonts w:asciiTheme="majorHAnsi" w:eastAsia="Times New Roman" w:hAnsiTheme="majorHAnsi" w:cstheme="majorHAnsi"/>
                <w:color w:val="000000"/>
                <w:sz w:val="20"/>
                <w:szCs w:val="20"/>
                <w:lang w:eastAsia="en-AU"/>
              </w:rPr>
            </w:pPr>
            <w:r w:rsidRPr="00B2623D">
              <w:rPr>
                <w:rFonts w:asciiTheme="majorHAnsi" w:eastAsia="Times New Roman" w:hAnsiTheme="majorHAnsi" w:cstheme="majorHAnsi"/>
                <w:color w:val="000000"/>
                <w:sz w:val="20"/>
                <w:szCs w:val="20"/>
                <w:lang w:eastAsia="en-AU"/>
              </w:rPr>
              <w:t>Look beyond farm to increase understanding of how practice improvement for water quality benefits can be encouraged through broader social and economic networks that influence management (suppliers, contractors, buyers, family members and peers). (Ch4, p.99)</w:t>
            </w:r>
          </w:p>
          <w:p w14:paraId="36E270DD" w14:textId="7847BBCB" w:rsidR="004046B3" w:rsidRPr="00B2623D" w:rsidRDefault="004046B3" w:rsidP="00E64B0B">
            <w:pPr>
              <w:pStyle w:val="ListParagraph"/>
              <w:numPr>
                <w:ilvl w:val="0"/>
                <w:numId w:val="11"/>
              </w:numPr>
              <w:ind w:left="142" w:hanging="142"/>
              <w:rPr>
                <w:rFonts w:asciiTheme="majorHAnsi" w:eastAsia="Times New Roman" w:hAnsiTheme="majorHAnsi" w:cstheme="majorHAnsi"/>
                <w:color w:val="000000"/>
                <w:sz w:val="20"/>
                <w:szCs w:val="20"/>
                <w:lang w:eastAsia="en-AU"/>
              </w:rPr>
            </w:pPr>
            <w:r w:rsidRPr="00B2623D">
              <w:rPr>
                <w:rFonts w:asciiTheme="majorHAnsi" w:eastAsia="Times New Roman" w:hAnsiTheme="majorHAnsi" w:cstheme="majorHAnsi"/>
                <w:color w:val="000000"/>
                <w:sz w:val="20"/>
                <w:szCs w:val="20"/>
                <w:lang w:eastAsia="en-AU"/>
              </w:rPr>
              <w:t>Require improved understanding of how extension, information and advice provision impacting on practice decisions is collectively governed and coordinated in the Great Barrier Reef catchments, including public, private and non-government sources. (Ch4, p.99)</w:t>
            </w:r>
          </w:p>
          <w:p w14:paraId="2810A14F" w14:textId="50C98C7A" w:rsidR="004046B3" w:rsidRPr="00B2623D" w:rsidRDefault="004046B3" w:rsidP="00E64B0B">
            <w:pPr>
              <w:pStyle w:val="ListParagraph"/>
              <w:numPr>
                <w:ilvl w:val="0"/>
                <w:numId w:val="11"/>
              </w:numPr>
              <w:ind w:left="142" w:hanging="142"/>
              <w:rPr>
                <w:rFonts w:asciiTheme="majorHAnsi" w:eastAsia="Times New Roman" w:hAnsiTheme="majorHAnsi" w:cstheme="majorHAnsi"/>
                <w:color w:val="000000"/>
                <w:sz w:val="20"/>
                <w:szCs w:val="20"/>
                <w:lang w:eastAsia="en-AU"/>
              </w:rPr>
            </w:pPr>
            <w:r w:rsidRPr="00B2623D">
              <w:rPr>
                <w:rFonts w:asciiTheme="majorHAnsi" w:eastAsia="Times New Roman" w:hAnsiTheme="majorHAnsi" w:cstheme="majorHAnsi"/>
                <w:color w:val="000000"/>
                <w:sz w:val="20"/>
                <w:szCs w:val="20"/>
                <w:lang w:eastAsia="en-AU"/>
              </w:rPr>
              <w:t>How to effectively harness the strong values that the community places on the Great Barrier Reef to support more effective management. (Ch4, p.2)</w:t>
            </w:r>
          </w:p>
        </w:tc>
      </w:tr>
      <w:tr w:rsidR="004046B3" w:rsidRPr="001C77C2" w14:paraId="4BE9B03B" w14:textId="77777777" w:rsidTr="00A10E69">
        <w:trPr>
          <w:trHeight w:val="1243"/>
          <w:jc w:val="center"/>
        </w:trPr>
        <w:tc>
          <w:tcPr>
            <w:tcW w:w="1271" w:type="dxa"/>
            <w:vMerge/>
            <w:tcBorders>
              <w:right w:val="single" w:sz="24" w:space="0" w:color="ED7D31" w:themeColor="accent2"/>
            </w:tcBorders>
            <w:shd w:val="clear" w:color="auto" w:fill="auto"/>
          </w:tcPr>
          <w:p w14:paraId="73E089F2" w14:textId="77777777" w:rsidR="004046B3" w:rsidRPr="00A10E69" w:rsidRDefault="004046B3" w:rsidP="004046B3">
            <w:pPr>
              <w:rPr>
                <w:rFonts w:asciiTheme="majorHAnsi" w:hAnsiTheme="majorHAnsi" w:cstheme="majorHAnsi"/>
                <w:sz w:val="20"/>
                <w:szCs w:val="20"/>
              </w:rPr>
            </w:pPr>
          </w:p>
        </w:tc>
        <w:tc>
          <w:tcPr>
            <w:tcW w:w="2982" w:type="dxa"/>
            <w:tcBorders>
              <w:left w:val="single" w:sz="24" w:space="0" w:color="ED7D31" w:themeColor="accent2"/>
              <w:bottom w:val="single" w:sz="4" w:space="0" w:color="auto"/>
              <w:right w:val="nil"/>
            </w:tcBorders>
            <w:shd w:val="clear" w:color="auto" w:fill="auto"/>
          </w:tcPr>
          <w:p w14:paraId="4265E252" w14:textId="44A95F64" w:rsidR="004046B3" w:rsidRPr="00A10E69" w:rsidRDefault="008F500B" w:rsidP="004046B3">
            <w:pPr>
              <w:ind w:left="28"/>
              <w:rPr>
                <w:rFonts w:asciiTheme="majorHAnsi" w:hAnsiTheme="majorHAnsi" w:cstheme="majorHAnsi"/>
                <w:i/>
                <w:sz w:val="20"/>
                <w:szCs w:val="20"/>
              </w:rPr>
            </w:pPr>
            <w:r>
              <w:rPr>
                <w:rFonts w:asciiTheme="majorHAnsi" w:hAnsiTheme="majorHAnsi" w:cstheme="majorHAnsi"/>
                <w:b/>
                <w:sz w:val="20"/>
                <w:szCs w:val="20"/>
              </w:rPr>
              <w:t xml:space="preserve">HD.6 </w:t>
            </w:r>
            <w:r w:rsidR="004046B3" w:rsidRPr="00A10E69">
              <w:rPr>
                <w:rFonts w:asciiTheme="majorHAnsi" w:hAnsiTheme="majorHAnsi" w:cstheme="majorHAnsi"/>
                <w:sz w:val="20"/>
                <w:szCs w:val="20"/>
              </w:rPr>
              <w:t xml:space="preserve">How can existing supply chains and markets encourage behaviours that improve water quality outcomes? </w:t>
            </w:r>
          </w:p>
        </w:tc>
        <w:tc>
          <w:tcPr>
            <w:tcW w:w="4677" w:type="dxa"/>
            <w:tcBorders>
              <w:left w:val="nil"/>
              <w:right w:val="nil"/>
            </w:tcBorders>
          </w:tcPr>
          <w:p w14:paraId="59A83203" w14:textId="77777777" w:rsidR="004046B3" w:rsidRPr="001C77C2" w:rsidRDefault="004046B3" w:rsidP="004046B3">
            <w:pPr>
              <w:rPr>
                <w:rFonts w:asciiTheme="majorHAnsi" w:hAnsiTheme="majorHAnsi" w:cstheme="majorHAnsi"/>
                <w:sz w:val="20"/>
                <w:szCs w:val="20"/>
              </w:rPr>
            </w:pPr>
            <w:r w:rsidRPr="001C77C2">
              <w:rPr>
                <w:rFonts w:asciiTheme="majorHAnsi" w:hAnsiTheme="majorHAnsi" w:cstheme="majorHAnsi"/>
                <w:sz w:val="20"/>
                <w:szCs w:val="20"/>
              </w:rPr>
              <w:t>Consider changes or interventions that could be made in supply chain</w:t>
            </w:r>
            <w:r>
              <w:rPr>
                <w:rFonts w:asciiTheme="majorHAnsi" w:hAnsiTheme="majorHAnsi" w:cstheme="majorHAnsi"/>
                <w:sz w:val="20"/>
                <w:szCs w:val="20"/>
              </w:rPr>
              <w:t>s/markets</w:t>
            </w:r>
            <w:r w:rsidRPr="001C77C2">
              <w:rPr>
                <w:rFonts w:asciiTheme="majorHAnsi" w:hAnsiTheme="majorHAnsi" w:cstheme="majorHAnsi"/>
                <w:sz w:val="20"/>
                <w:szCs w:val="20"/>
              </w:rPr>
              <w:t xml:space="preserve"> </w:t>
            </w:r>
            <w:r>
              <w:rPr>
                <w:rFonts w:asciiTheme="majorHAnsi" w:hAnsiTheme="majorHAnsi" w:cstheme="majorHAnsi"/>
                <w:sz w:val="20"/>
                <w:szCs w:val="20"/>
              </w:rPr>
              <w:t xml:space="preserve">that </w:t>
            </w:r>
            <w:r w:rsidRPr="001C77C2">
              <w:rPr>
                <w:rFonts w:asciiTheme="majorHAnsi" w:hAnsiTheme="majorHAnsi" w:cstheme="majorHAnsi"/>
                <w:sz w:val="20"/>
                <w:szCs w:val="20"/>
              </w:rPr>
              <w:t xml:space="preserve">prompt more rapid on ground change by land managers, and </w:t>
            </w:r>
            <w:r>
              <w:rPr>
                <w:rFonts w:asciiTheme="majorHAnsi" w:hAnsiTheme="majorHAnsi" w:cstheme="majorHAnsi"/>
                <w:sz w:val="20"/>
                <w:szCs w:val="20"/>
              </w:rPr>
              <w:t xml:space="preserve">understand </w:t>
            </w:r>
            <w:r w:rsidRPr="001C77C2">
              <w:rPr>
                <w:rFonts w:asciiTheme="majorHAnsi" w:hAnsiTheme="majorHAnsi" w:cstheme="majorHAnsi"/>
                <w:sz w:val="20"/>
                <w:szCs w:val="20"/>
              </w:rPr>
              <w:t>the influence these changes have</w:t>
            </w:r>
            <w:r>
              <w:rPr>
                <w:rFonts w:asciiTheme="majorHAnsi" w:hAnsiTheme="majorHAnsi" w:cstheme="majorHAnsi"/>
                <w:sz w:val="20"/>
                <w:szCs w:val="20"/>
              </w:rPr>
              <w:t xml:space="preserve"> on improved public and private outcomes.</w:t>
            </w:r>
          </w:p>
        </w:tc>
        <w:tc>
          <w:tcPr>
            <w:tcW w:w="4901" w:type="dxa"/>
            <w:vMerge/>
            <w:tcBorders>
              <w:left w:val="nil"/>
            </w:tcBorders>
          </w:tcPr>
          <w:p w14:paraId="24938F35" w14:textId="77777777" w:rsidR="004046B3" w:rsidRPr="001C77C2" w:rsidRDefault="004046B3" w:rsidP="004046B3">
            <w:pPr>
              <w:rPr>
                <w:rFonts w:asciiTheme="majorHAnsi" w:hAnsiTheme="majorHAnsi" w:cstheme="majorHAnsi"/>
                <w:i/>
                <w:sz w:val="20"/>
                <w:szCs w:val="20"/>
              </w:rPr>
            </w:pPr>
          </w:p>
        </w:tc>
      </w:tr>
      <w:tr w:rsidR="004046B3" w:rsidRPr="001C77C2" w14:paraId="70933C03" w14:textId="77777777" w:rsidTr="00A10E69">
        <w:trPr>
          <w:trHeight w:val="1038"/>
          <w:jc w:val="center"/>
        </w:trPr>
        <w:tc>
          <w:tcPr>
            <w:tcW w:w="1271" w:type="dxa"/>
            <w:vMerge/>
            <w:tcBorders>
              <w:right w:val="single" w:sz="24" w:space="0" w:color="FFD966" w:themeColor="accent4" w:themeTint="99"/>
            </w:tcBorders>
            <w:shd w:val="clear" w:color="auto" w:fill="auto"/>
          </w:tcPr>
          <w:p w14:paraId="5F1AA850" w14:textId="77777777" w:rsidR="004046B3" w:rsidRPr="00A10E69" w:rsidRDefault="004046B3" w:rsidP="004046B3">
            <w:pPr>
              <w:rPr>
                <w:rFonts w:asciiTheme="majorHAnsi" w:hAnsiTheme="majorHAnsi" w:cstheme="majorHAnsi"/>
                <w:sz w:val="20"/>
                <w:szCs w:val="20"/>
              </w:rPr>
            </w:pPr>
          </w:p>
        </w:tc>
        <w:tc>
          <w:tcPr>
            <w:tcW w:w="2982" w:type="dxa"/>
            <w:tcBorders>
              <w:left w:val="single" w:sz="24" w:space="0" w:color="FFD966" w:themeColor="accent4" w:themeTint="99"/>
              <w:bottom w:val="single" w:sz="4" w:space="0" w:color="auto"/>
              <w:right w:val="nil"/>
            </w:tcBorders>
            <w:shd w:val="clear" w:color="auto" w:fill="auto"/>
          </w:tcPr>
          <w:p w14:paraId="59E2BC8E" w14:textId="5DBCBFA0" w:rsidR="004046B3" w:rsidRPr="00A10E69" w:rsidRDefault="008F500B" w:rsidP="004046B3">
            <w:pPr>
              <w:ind w:left="28"/>
              <w:rPr>
                <w:rFonts w:asciiTheme="majorHAnsi" w:hAnsiTheme="majorHAnsi" w:cstheme="majorHAnsi"/>
                <w:i/>
                <w:sz w:val="20"/>
                <w:szCs w:val="20"/>
              </w:rPr>
            </w:pPr>
            <w:r>
              <w:rPr>
                <w:rFonts w:asciiTheme="majorHAnsi" w:hAnsiTheme="majorHAnsi" w:cstheme="majorHAnsi"/>
                <w:b/>
                <w:sz w:val="20"/>
                <w:szCs w:val="20"/>
              </w:rPr>
              <w:t xml:space="preserve">HD.8 </w:t>
            </w:r>
            <w:r w:rsidR="004046B3" w:rsidRPr="00A10E69">
              <w:rPr>
                <w:rFonts w:asciiTheme="majorHAnsi" w:hAnsiTheme="majorHAnsi" w:cstheme="majorHAnsi"/>
                <w:sz w:val="20"/>
                <w:szCs w:val="20"/>
              </w:rPr>
              <w:t>How can media and community narratives encourage behaviours that improve water quality outcomes?</w:t>
            </w:r>
          </w:p>
        </w:tc>
        <w:tc>
          <w:tcPr>
            <w:tcW w:w="4677" w:type="dxa"/>
            <w:tcBorders>
              <w:left w:val="nil"/>
              <w:right w:val="nil"/>
            </w:tcBorders>
          </w:tcPr>
          <w:p w14:paraId="6A688506" w14:textId="77777777" w:rsidR="004046B3" w:rsidRPr="001C77C2" w:rsidRDefault="004046B3" w:rsidP="004046B3">
            <w:pPr>
              <w:rPr>
                <w:rFonts w:asciiTheme="majorHAnsi" w:hAnsiTheme="majorHAnsi" w:cstheme="majorHAnsi"/>
                <w:sz w:val="20"/>
                <w:szCs w:val="20"/>
              </w:rPr>
            </w:pPr>
            <w:r w:rsidRPr="001C77C2">
              <w:rPr>
                <w:rFonts w:asciiTheme="majorHAnsi" w:hAnsiTheme="majorHAnsi" w:cstheme="majorHAnsi"/>
                <w:sz w:val="20"/>
                <w:szCs w:val="20"/>
              </w:rPr>
              <w:t xml:space="preserve">Consider drivers of these narratives, and </w:t>
            </w:r>
            <w:r>
              <w:rPr>
                <w:rFonts w:asciiTheme="majorHAnsi" w:hAnsiTheme="majorHAnsi" w:cstheme="majorHAnsi"/>
                <w:sz w:val="20"/>
                <w:szCs w:val="20"/>
              </w:rPr>
              <w:t xml:space="preserve">how to harness </w:t>
            </w:r>
            <w:r w:rsidRPr="001C77C2">
              <w:rPr>
                <w:rFonts w:asciiTheme="majorHAnsi" w:hAnsiTheme="majorHAnsi" w:cstheme="majorHAnsi"/>
                <w:sz w:val="20"/>
                <w:szCs w:val="20"/>
              </w:rPr>
              <w:t>drivers</w:t>
            </w:r>
            <w:r>
              <w:rPr>
                <w:rFonts w:asciiTheme="majorHAnsi" w:hAnsiTheme="majorHAnsi" w:cstheme="majorHAnsi"/>
                <w:sz w:val="20"/>
                <w:szCs w:val="20"/>
              </w:rPr>
              <w:t>/</w:t>
            </w:r>
            <w:r w:rsidRPr="001C77C2">
              <w:rPr>
                <w:rFonts w:asciiTheme="majorHAnsi" w:hAnsiTheme="majorHAnsi" w:cstheme="majorHAnsi"/>
                <w:sz w:val="20"/>
                <w:szCs w:val="20"/>
              </w:rPr>
              <w:t>narrative</w:t>
            </w:r>
            <w:r>
              <w:rPr>
                <w:rFonts w:asciiTheme="majorHAnsi" w:hAnsiTheme="majorHAnsi" w:cstheme="majorHAnsi"/>
                <w:sz w:val="20"/>
                <w:szCs w:val="20"/>
              </w:rPr>
              <w:t>s</w:t>
            </w:r>
            <w:r w:rsidRPr="001C77C2">
              <w:rPr>
                <w:rFonts w:asciiTheme="majorHAnsi" w:hAnsiTheme="majorHAnsi" w:cstheme="majorHAnsi"/>
                <w:sz w:val="20"/>
                <w:szCs w:val="20"/>
              </w:rPr>
              <w:t xml:space="preserve"> to improve water quality outcomes.</w:t>
            </w:r>
          </w:p>
        </w:tc>
        <w:tc>
          <w:tcPr>
            <w:tcW w:w="4901" w:type="dxa"/>
            <w:vMerge/>
            <w:tcBorders>
              <w:left w:val="nil"/>
            </w:tcBorders>
          </w:tcPr>
          <w:p w14:paraId="46C43788" w14:textId="77777777" w:rsidR="004046B3" w:rsidRPr="001C77C2" w:rsidRDefault="004046B3" w:rsidP="004046B3">
            <w:pPr>
              <w:rPr>
                <w:rFonts w:asciiTheme="majorHAnsi" w:hAnsiTheme="majorHAnsi" w:cstheme="majorHAnsi"/>
                <w:i/>
                <w:sz w:val="20"/>
                <w:szCs w:val="20"/>
              </w:rPr>
            </w:pPr>
          </w:p>
        </w:tc>
      </w:tr>
      <w:tr w:rsidR="004046B3" w:rsidRPr="001C77C2" w14:paraId="2D5666F8" w14:textId="77777777" w:rsidTr="00A10E69">
        <w:trPr>
          <w:trHeight w:val="2399"/>
          <w:jc w:val="center"/>
        </w:trPr>
        <w:tc>
          <w:tcPr>
            <w:tcW w:w="1271" w:type="dxa"/>
            <w:tcBorders>
              <w:right w:val="single" w:sz="24" w:space="0" w:color="C00000"/>
            </w:tcBorders>
            <w:shd w:val="clear" w:color="auto" w:fill="auto"/>
          </w:tcPr>
          <w:p w14:paraId="5B723699" w14:textId="77777777" w:rsidR="004046B3" w:rsidRPr="00A10E69" w:rsidRDefault="004046B3" w:rsidP="004046B3">
            <w:pPr>
              <w:spacing w:before="240"/>
              <w:rPr>
                <w:rFonts w:asciiTheme="majorHAnsi" w:hAnsiTheme="majorHAnsi" w:cstheme="majorHAnsi"/>
                <w:b/>
                <w:sz w:val="20"/>
                <w:szCs w:val="20"/>
              </w:rPr>
            </w:pPr>
            <w:r w:rsidRPr="00A10E69">
              <w:rPr>
                <w:rFonts w:asciiTheme="majorHAnsi" w:hAnsiTheme="majorHAnsi" w:cstheme="majorHAnsi"/>
                <w:b/>
                <w:sz w:val="20"/>
                <w:szCs w:val="20"/>
              </w:rPr>
              <w:lastRenderedPageBreak/>
              <w:t>Land managers and their practices</w:t>
            </w:r>
          </w:p>
          <w:p w14:paraId="47A580FF" w14:textId="77777777" w:rsidR="004046B3" w:rsidRPr="00A10E69" w:rsidRDefault="004046B3" w:rsidP="004046B3">
            <w:pPr>
              <w:spacing w:before="240"/>
              <w:rPr>
                <w:rFonts w:asciiTheme="majorHAnsi" w:hAnsiTheme="majorHAnsi" w:cstheme="majorHAnsi"/>
                <w:sz w:val="20"/>
                <w:szCs w:val="20"/>
              </w:rPr>
            </w:pPr>
          </w:p>
        </w:tc>
        <w:tc>
          <w:tcPr>
            <w:tcW w:w="2982" w:type="dxa"/>
            <w:tcBorders>
              <w:left w:val="single" w:sz="24" w:space="0" w:color="C00000"/>
              <w:right w:val="nil"/>
            </w:tcBorders>
            <w:shd w:val="clear" w:color="auto" w:fill="auto"/>
          </w:tcPr>
          <w:p w14:paraId="7F5E226E" w14:textId="47441059" w:rsidR="004046B3" w:rsidRPr="00A10E69" w:rsidRDefault="008F500B" w:rsidP="004046B3">
            <w:pPr>
              <w:ind w:left="28"/>
              <w:rPr>
                <w:rFonts w:asciiTheme="majorHAnsi" w:hAnsiTheme="majorHAnsi" w:cstheme="majorHAnsi"/>
                <w:i/>
                <w:sz w:val="20"/>
                <w:szCs w:val="20"/>
              </w:rPr>
            </w:pPr>
            <w:r>
              <w:rPr>
                <w:rFonts w:asciiTheme="majorHAnsi" w:hAnsiTheme="majorHAnsi" w:cstheme="majorHAnsi"/>
                <w:b/>
                <w:sz w:val="20"/>
                <w:szCs w:val="20"/>
              </w:rPr>
              <w:t xml:space="preserve">HD.4 </w:t>
            </w:r>
            <w:r w:rsidR="004046B3" w:rsidRPr="00A10E69">
              <w:rPr>
                <w:rFonts w:asciiTheme="majorHAnsi" w:hAnsiTheme="majorHAnsi" w:cstheme="majorHAnsi"/>
                <w:sz w:val="20"/>
                <w:szCs w:val="20"/>
              </w:rPr>
              <w:t xml:space="preserve">How can we use existing knowledge about the human dimensions of practice change to overcome barriers to adoption, increase practice uptake, identify and fill key knowledge needs in priority sectors? </w:t>
            </w:r>
          </w:p>
        </w:tc>
        <w:tc>
          <w:tcPr>
            <w:tcW w:w="4677" w:type="dxa"/>
            <w:tcBorders>
              <w:left w:val="nil"/>
              <w:right w:val="nil"/>
            </w:tcBorders>
          </w:tcPr>
          <w:p w14:paraId="595BE154" w14:textId="77777777" w:rsidR="004046B3" w:rsidRPr="001C77C2" w:rsidRDefault="004046B3" w:rsidP="004046B3">
            <w:pPr>
              <w:rPr>
                <w:rFonts w:asciiTheme="majorHAnsi" w:hAnsiTheme="majorHAnsi" w:cstheme="majorHAnsi"/>
                <w:sz w:val="20"/>
                <w:szCs w:val="20"/>
              </w:rPr>
            </w:pPr>
            <w:r w:rsidRPr="001C77C2">
              <w:rPr>
                <w:rFonts w:asciiTheme="majorHAnsi" w:hAnsiTheme="majorHAnsi" w:cstheme="majorHAnsi"/>
                <w:sz w:val="20"/>
                <w:szCs w:val="20"/>
              </w:rPr>
              <w:t>Consider ongoing practice change/stewardship monitoring. A lot is known about cane but other sectors are not as well defined i.e., grazing, grains, horticulture, bananas. Investigate mechanisms to measure long</w:t>
            </w:r>
            <w:r>
              <w:rPr>
                <w:rFonts w:asciiTheme="majorHAnsi" w:hAnsiTheme="majorHAnsi" w:cstheme="majorHAnsi"/>
                <w:sz w:val="20"/>
                <w:szCs w:val="20"/>
              </w:rPr>
              <w:t>-</w:t>
            </w:r>
            <w:r w:rsidRPr="001C77C2">
              <w:rPr>
                <w:rFonts w:asciiTheme="majorHAnsi" w:hAnsiTheme="majorHAnsi" w:cstheme="majorHAnsi"/>
                <w:sz w:val="20"/>
                <w:szCs w:val="20"/>
              </w:rPr>
              <w:t>term behaviour change.</w:t>
            </w:r>
            <w:r>
              <w:rPr>
                <w:rFonts w:asciiTheme="majorHAnsi" w:hAnsiTheme="majorHAnsi" w:cstheme="majorHAnsi"/>
                <w:sz w:val="20"/>
                <w:szCs w:val="20"/>
              </w:rPr>
              <w:t xml:space="preserve"> Consider demographics, governance, social, economic and cultural influences at regional/industry specific levels.</w:t>
            </w:r>
          </w:p>
        </w:tc>
        <w:tc>
          <w:tcPr>
            <w:tcW w:w="4901" w:type="dxa"/>
            <w:tcBorders>
              <w:left w:val="nil"/>
            </w:tcBorders>
          </w:tcPr>
          <w:p w14:paraId="34E027A9" w14:textId="1F67FAB4" w:rsidR="004046B3" w:rsidRPr="00B2623D" w:rsidRDefault="004046B3" w:rsidP="00E64B0B">
            <w:pPr>
              <w:pStyle w:val="ListParagraph"/>
              <w:numPr>
                <w:ilvl w:val="0"/>
                <w:numId w:val="11"/>
              </w:numPr>
              <w:ind w:left="142" w:hanging="142"/>
              <w:rPr>
                <w:rFonts w:asciiTheme="majorHAnsi" w:eastAsia="Times New Roman" w:hAnsiTheme="majorHAnsi" w:cstheme="majorHAnsi"/>
                <w:color w:val="000000"/>
                <w:sz w:val="20"/>
                <w:szCs w:val="20"/>
                <w:lang w:eastAsia="en-AU"/>
              </w:rPr>
            </w:pPr>
            <w:r w:rsidRPr="00B2623D">
              <w:rPr>
                <w:rFonts w:asciiTheme="majorHAnsi" w:eastAsia="Times New Roman" w:hAnsiTheme="majorHAnsi" w:cstheme="majorHAnsi"/>
                <w:color w:val="000000"/>
                <w:sz w:val="20"/>
                <w:szCs w:val="20"/>
                <w:lang w:eastAsia="en-AU"/>
              </w:rPr>
              <w:t>Evaluate the efficacy of and learn from current behaviour change programs that seek to influence grower behaviour at farm and whole-of-industry level. (Ch4, p.99)</w:t>
            </w:r>
          </w:p>
          <w:p w14:paraId="165E5790" w14:textId="58380609" w:rsidR="004046B3" w:rsidRPr="00B2623D" w:rsidRDefault="004046B3" w:rsidP="00E64B0B">
            <w:pPr>
              <w:pStyle w:val="ListParagraph"/>
              <w:numPr>
                <w:ilvl w:val="0"/>
                <w:numId w:val="11"/>
              </w:numPr>
              <w:ind w:left="142" w:hanging="142"/>
              <w:rPr>
                <w:rFonts w:asciiTheme="majorHAnsi" w:eastAsia="Times New Roman" w:hAnsiTheme="majorHAnsi" w:cstheme="majorHAnsi"/>
                <w:color w:val="000000"/>
                <w:sz w:val="20"/>
                <w:szCs w:val="20"/>
                <w:lang w:eastAsia="en-AU"/>
              </w:rPr>
            </w:pPr>
            <w:r w:rsidRPr="00B2623D">
              <w:rPr>
                <w:rFonts w:asciiTheme="majorHAnsi" w:eastAsia="Times New Roman" w:hAnsiTheme="majorHAnsi" w:cstheme="majorHAnsi"/>
                <w:color w:val="000000"/>
                <w:sz w:val="20"/>
                <w:szCs w:val="20"/>
                <w:lang w:eastAsia="en-AU"/>
              </w:rPr>
              <w:t>Understanding farmer motivation to change and incorporation of costs and risks associated with weather and markets (Cost estimates seem to be a poor guide to what it takes to motivate all farmers to change). (Ch4, p.12)</w:t>
            </w:r>
          </w:p>
          <w:p w14:paraId="3C51E8A2" w14:textId="651CE988" w:rsidR="004046B3" w:rsidRPr="00B2623D" w:rsidRDefault="004046B3" w:rsidP="00E64B0B">
            <w:pPr>
              <w:pStyle w:val="ListParagraph"/>
              <w:numPr>
                <w:ilvl w:val="0"/>
                <w:numId w:val="11"/>
              </w:numPr>
              <w:ind w:left="142" w:hanging="142"/>
              <w:rPr>
                <w:rFonts w:asciiTheme="majorHAnsi" w:eastAsia="Times New Roman" w:hAnsiTheme="majorHAnsi" w:cstheme="majorHAnsi"/>
                <w:color w:val="000000"/>
                <w:sz w:val="20"/>
                <w:szCs w:val="20"/>
                <w:lang w:eastAsia="en-AU"/>
              </w:rPr>
            </w:pPr>
            <w:r w:rsidRPr="00B2623D">
              <w:rPr>
                <w:rFonts w:asciiTheme="majorHAnsi" w:eastAsia="Times New Roman" w:hAnsiTheme="majorHAnsi" w:cstheme="majorHAnsi"/>
                <w:color w:val="000000"/>
                <w:sz w:val="20"/>
                <w:szCs w:val="20"/>
                <w:lang w:eastAsia="en-AU"/>
              </w:rPr>
              <w:t>Understanding the social, cultural and economic impacts of declining water quality and environmental values on communities and industries. (Ch4, p.2)</w:t>
            </w:r>
          </w:p>
        </w:tc>
      </w:tr>
    </w:tbl>
    <w:p w14:paraId="66B902F2" w14:textId="77777777" w:rsidR="00F031D4" w:rsidRDefault="00F031D4" w:rsidP="00F031D4">
      <w:pPr>
        <w:pStyle w:val="Heading3"/>
        <w:sectPr w:rsidR="00F031D4" w:rsidSect="007E79A1">
          <w:pgSz w:w="16838" w:h="11906" w:orient="landscape"/>
          <w:pgMar w:top="1440" w:right="1440" w:bottom="1440" w:left="1440" w:header="708" w:footer="708" w:gutter="0"/>
          <w:cols w:space="708"/>
          <w:docGrid w:linePitch="360"/>
        </w:sectPr>
      </w:pPr>
    </w:p>
    <w:p w14:paraId="62B2E95C" w14:textId="77777777" w:rsidR="000D6D9A" w:rsidRPr="000D6D9A" w:rsidRDefault="000D6D9A" w:rsidP="00747E8D">
      <w:pPr>
        <w:pStyle w:val="Heading3"/>
      </w:pPr>
      <w:bookmarkStart w:id="129" w:name="_Sediment"/>
      <w:bookmarkEnd w:id="129"/>
    </w:p>
    <w:sectPr w:rsidR="000D6D9A" w:rsidRPr="000D6D9A" w:rsidSect="00F031D4">
      <w:pgSz w:w="11906" w:h="16838"/>
      <w:pgMar w:top="1440" w:right="1440" w:bottom="1440" w:left="1440" w:header="708" w:footer="708" w:gutter="0"/>
      <w:cols w:space="708"/>
      <w:docGrid w:linePitch="360"/>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DFF263B" w16cid:durableId="1ED69030"/>
  <w16cid:commentId w16cid:paraId="406A9347" w16cid:durableId="1ED69031"/>
  <w16cid:commentId w16cid:paraId="25473CB3" w16cid:durableId="1ED69CA8"/>
  <w16cid:commentId w16cid:paraId="790C9457" w16cid:durableId="1ED69CA9"/>
  <w16cid:commentId w16cid:paraId="4B0B7D14" w16cid:durableId="1ED71088"/>
  <w16cid:commentId w16cid:paraId="07BD7246" w16cid:durableId="1ED7140A"/>
  <w16cid:commentId w16cid:paraId="7B8A977D" w16cid:durableId="1ED75719"/>
  <w16cid:commentId w16cid:paraId="6EB86AE5" w16cid:durableId="1ED8AF7C"/>
  <w16cid:commentId w16cid:paraId="1E6E6243" w16cid:durableId="1ED8AF7B"/>
  <w16cid:commentId w16cid:paraId="511FCF69" w16cid:durableId="1ED6903D"/>
  <w16cid:commentId w16cid:paraId="6DB31A21" w16cid:durableId="1ED6903E"/>
  <w16cid:commentId w16cid:paraId="08A0EA7E" w16cid:durableId="1ED6903F"/>
  <w16cid:commentId w16cid:paraId="733B48B6" w16cid:durableId="1ED69040"/>
  <w16cid:commentId w16cid:paraId="12C33CE2" w16cid:durableId="1ED69041"/>
  <w16cid:commentId w16cid:paraId="6A3940F5" w16cid:durableId="1ED69042"/>
  <w16cid:commentId w16cid:paraId="04316F7F" w16cid:durableId="1ED69043"/>
  <w16cid:commentId w16cid:paraId="02BA64B7" w16cid:durableId="1ED69044"/>
  <w16cid:commentId w16cid:paraId="7EEE5181" w16cid:durableId="1EDB4A13"/>
  <w16cid:commentId w16cid:paraId="211FE01A" w16cid:durableId="1ED69047"/>
  <w16cid:commentId w16cid:paraId="6DBA9E9C" w16cid:durableId="1ED69048"/>
  <w16cid:commentId w16cid:paraId="1B2FB0F2" w16cid:durableId="1ED69049"/>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70873D6" w14:textId="77777777" w:rsidR="00AD4840" w:rsidRDefault="00AD4840" w:rsidP="00E229BE">
      <w:pPr>
        <w:spacing w:after="0" w:line="240" w:lineRule="auto"/>
      </w:pPr>
      <w:r>
        <w:separator/>
      </w:r>
    </w:p>
  </w:endnote>
  <w:endnote w:type="continuationSeparator" w:id="0">
    <w:p w14:paraId="42C0883E" w14:textId="77777777" w:rsidR="00AD4840" w:rsidRDefault="00AD4840" w:rsidP="00E229BE">
      <w:pPr>
        <w:spacing w:after="0" w:line="240" w:lineRule="auto"/>
      </w:pPr>
      <w:r>
        <w:continuationSeparator/>
      </w:r>
    </w:p>
  </w:endnote>
  <w:endnote w:type="continuationNotice" w:id="1">
    <w:p w14:paraId="42BCEA30" w14:textId="77777777" w:rsidR="00AD4840" w:rsidRDefault="00AD484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Gothic">
    <w:altName w:val="Calibri"/>
    <w:panose1 w:val="00000000000000000000"/>
    <w:charset w:val="00"/>
    <w:family w:val="auto"/>
    <w:notTrueType/>
    <w:pitch w:val="default"/>
    <w:sig w:usb0="00000003" w:usb1="00000000" w:usb2="00000000" w:usb3="00000000" w:csb0="00000001" w:csb1="00000000"/>
  </w:font>
  <w:font w:name="Helvetica">
    <w:panose1 w:val="020B0604020202020204"/>
    <w:charset w:val="00"/>
    <w:family w:val="swiss"/>
    <w:notTrueType/>
    <w:pitch w:val="variable"/>
    <w:sig w:usb0="00000003" w:usb1="00000000" w:usb2="00000000" w:usb3="00000000" w:csb0="00000001"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084B47" w14:textId="77777777" w:rsidR="00AD4840" w:rsidRDefault="00AD484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6386760"/>
      <w:docPartObj>
        <w:docPartGallery w:val="Page Numbers (Bottom of Page)"/>
        <w:docPartUnique/>
      </w:docPartObj>
    </w:sdtPr>
    <w:sdtEndPr>
      <w:rPr>
        <w:noProof/>
      </w:rPr>
    </w:sdtEndPr>
    <w:sdtContent>
      <w:p w14:paraId="49E4745D" w14:textId="38382FDD" w:rsidR="00AD4840" w:rsidRDefault="00AD4840">
        <w:pPr>
          <w:pStyle w:val="Footer"/>
          <w:jc w:val="right"/>
        </w:pPr>
        <w:r>
          <w:fldChar w:fldCharType="begin"/>
        </w:r>
        <w:r>
          <w:instrText xml:space="preserve"> PAGE   \* MERGEFORMAT </w:instrText>
        </w:r>
        <w:r>
          <w:fldChar w:fldCharType="separate"/>
        </w:r>
        <w:r w:rsidR="007B7449">
          <w:rPr>
            <w:noProof/>
          </w:rPr>
          <w:t>9</w:t>
        </w:r>
        <w:r>
          <w:rPr>
            <w:noProof/>
          </w:rPr>
          <w:fldChar w:fldCharType="end"/>
        </w:r>
      </w:p>
    </w:sdtContent>
  </w:sdt>
  <w:p w14:paraId="5C50FBB6" w14:textId="77777777" w:rsidR="00AD4840" w:rsidRDefault="00AD484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C81387" w14:textId="77777777" w:rsidR="00AD4840" w:rsidRDefault="00AD484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2C1CE95" w14:textId="77777777" w:rsidR="00AD4840" w:rsidRDefault="00AD4840" w:rsidP="00E229BE">
      <w:pPr>
        <w:spacing w:after="0" w:line="240" w:lineRule="auto"/>
      </w:pPr>
      <w:r>
        <w:separator/>
      </w:r>
    </w:p>
  </w:footnote>
  <w:footnote w:type="continuationSeparator" w:id="0">
    <w:p w14:paraId="3B3F53F2" w14:textId="77777777" w:rsidR="00AD4840" w:rsidRDefault="00AD4840" w:rsidP="00E229BE">
      <w:pPr>
        <w:spacing w:after="0" w:line="240" w:lineRule="auto"/>
      </w:pPr>
      <w:r>
        <w:continuationSeparator/>
      </w:r>
    </w:p>
  </w:footnote>
  <w:footnote w:type="continuationNotice" w:id="1">
    <w:p w14:paraId="790C37A2" w14:textId="77777777" w:rsidR="00AD4840" w:rsidRDefault="00AD4840">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D60E89" w14:textId="77777777" w:rsidR="00AD4840" w:rsidRDefault="00AD484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41256381"/>
      <w:docPartObj>
        <w:docPartGallery w:val="Watermarks"/>
        <w:docPartUnique/>
      </w:docPartObj>
    </w:sdtPr>
    <w:sdtContent>
      <w:p w14:paraId="60002F7F" w14:textId="16306E3E" w:rsidR="00AD4840" w:rsidRDefault="00AD4840">
        <w:pPr>
          <w:pStyle w:val="Header"/>
        </w:pPr>
        <w:r>
          <w:rPr>
            <w:noProof/>
            <w:lang w:val="en-US"/>
          </w:rPr>
          <w:pict w14:anchorId="790C0112">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57831064" o:spid="_x0000_s4097" type="#_x0000_t136" style="position:absolute;margin-left:0;margin-top:0;width:412.4pt;height:247.45pt;rotation:315;z-index:-251658752;mso-position-horizontal:center;mso-position-horizontal-relative:margin;mso-position-vertical:center;mso-position-vertical-relative:margin" o:allowincell="f" fillcolor="silver" stroked="f">
              <v:fill opacity=".5"/>
              <v:textpath style="font-family:&quot;Calibri&quot;;font-size:1pt" string="DRAFT"/>
              <w10:wrap anchorx="margin" anchory="margin"/>
            </v:shape>
          </w:pict>
        </w:r>
      </w:p>
    </w:sdtContent>
  </w:sdt>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06A812" w14:textId="77777777" w:rsidR="00AD4840" w:rsidRDefault="00AD484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7C3C14"/>
    <w:multiLevelType w:val="hybridMultilevel"/>
    <w:tmpl w:val="0048353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05245317"/>
    <w:multiLevelType w:val="hybridMultilevel"/>
    <w:tmpl w:val="A1C815C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0C762CFB"/>
    <w:multiLevelType w:val="hybridMultilevel"/>
    <w:tmpl w:val="2A508B1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0D3D1144"/>
    <w:multiLevelType w:val="hybridMultilevel"/>
    <w:tmpl w:val="0EBA414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14B06B77"/>
    <w:multiLevelType w:val="hybridMultilevel"/>
    <w:tmpl w:val="183627C0"/>
    <w:lvl w:ilvl="0" w:tplc="74E84502">
      <w:start w:val="1"/>
      <w:numFmt w:val="bullet"/>
      <w:lvlText w:val="-"/>
      <w:lvlJc w:val="left"/>
      <w:pPr>
        <w:ind w:left="720" w:hanging="360"/>
      </w:pPr>
      <w:rPr>
        <w:rFonts w:ascii="Courier New" w:hAnsi="Courier New"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1D754A86"/>
    <w:multiLevelType w:val="hybridMultilevel"/>
    <w:tmpl w:val="2A08FD34"/>
    <w:lvl w:ilvl="0" w:tplc="08BC58E2">
      <w:start w:val="1"/>
      <w:numFmt w:val="decimal"/>
      <w:lvlText w:val="S.%1"/>
      <w:lvlJc w:val="left"/>
      <w:pPr>
        <w:ind w:left="720" w:hanging="663"/>
      </w:pPr>
      <w:rPr>
        <w:rFonts w:hint="default"/>
        <w:b w:val="0"/>
        <w:i/>
        <w:sz w:val="22"/>
        <w:szCs w:val="22"/>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15:restartNumberingAfterBreak="0">
    <w:nsid w:val="2E82726A"/>
    <w:multiLevelType w:val="hybridMultilevel"/>
    <w:tmpl w:val="59D6F13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307B2A59"/>
    <w:multiLevelType w:val="hybridMultilevel"/>
    <w:tmpl w:val="BFACC23C"/>
    <w:lvl w:ilvl="0" w:tplc="74E84502">
      <w:start w:val="1"/>
      <w:numFmt w:val="bullet"/>
      <w:lvlText w:val="-"/>
      <w:lvlJc w:val="left"/>
      <w:pPr>
        <w:ind w:left="720" w:hanging="360"/>
      </w:pPr>
      <w:rPr>
        <w:rFonts w:ascii="Courier New" w:hAnsi="Courier New" w:cs="Times New Roman" w:hint="default"/>
      </w:rPr>
    </w:lvl>
    <w:lvl w:ilvl="1" w:tplc="0C090001">
      <w:start w:val="1"/>
      <w:numFmt w:val="bullet"/>
      <w:lvlText w:val=""/>
      <w:lvlJc w:val="left"/>
      <w:pPr>
        <w:ind w:left="1440" w:hanging="360"/>
      </w:pPr>
      <w:rPr>
        <w:rFonts w:ascii="Symbol" w:hAnsi="Symbol"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8" w15:restartNumberingAfterBreak="0">
    <w:nsid w:val="32327216"/>
    <w:multiLevelType w:val="hybridMultilevel"/>
    <w:tmpl w:val="2B5CEF9A"/>
    <w:lvl w:ilvl="0" w:tplc="0C09000F">
      <w:start w:val="1"/>
      <w:numFmt w:val="decimal"/>
      <w:lvlText w:val="%1."/>
      <w:lvlJc w:val="left"/>
      <w:pPr>
        <w:ind w:left="1080" w:hanging="360"/>
      </w:pPr>
    </w:lvl>
    <w:lvl w:ilvl="1" w:tplc="0C090003">
      <w:start w:val="1"/>
      <w:numFmt w:val="bullet"/>
      <w:lvlText w:val="o"/>
      <w:lvlJc w:val="left"/>
      <w:pPr>
        <w:ind w:left="1800" w:hanging="360"/>
      </w:pPr>
      <w:rPr>
        <w:rFonts w:ascii="Courier New" w:hAnsi="Courier New" w:cs="Courier New" w:hint="default"/>
      </w:rPr>
    </w:lvl>
    <w:lvl w:ilvl="2" w:tplc="0C090005">
      <w:start w:val="1"/>
      <w:numFmt w:val="bullet"/>
      <w:lvlText w:val=""/>
      <w:lvlJc w:val="left"/>
      <w:pPr>
        <w:ind w:left="2520" w:hanging="360"/>
      </w:pPr>
      <w:rPr>
        <w:rFonts w:ascii="Wingdings" w:hAnsi="Wingdings" w:hint="default"/>
      </w:rPr>
    </w:lvl>
    <w:lvl w:ilvl="3" w:tplc="0C090001">
      <w:start w:val="1"/>
      <w:numFmt w:val="bullet"/>
      <w:lvlText w:val=""/>
      <w:lvlJc w:val="left"/>
      <w:pPr>
        <w:ind w:left="3240" w:hanging="360"/>
      </w:pPr>
      <w:rPr>
        <w:rFonts w:ascii="Symbol" w:hAnsi="Symbol" w:hint="default"/>
      </w:rPr>
    </w:lvl>
    <w:lvl w:ilvl="4" w:tplc="0C090003">
      <w:start w:val="1"/>
      <w:numFmt w:val="bullet"/>
      <w:lvlText w:val="o"/>
      <w:lvlJc w:val="left"/>
      <w:pPr>
        <w:ind w:left="3960" w:hanging="360"/>
      </w:pPr>
      <w:rPr>
        <w:rFonts w:ascii="Courier New" w:hAnsi="Courier New" w:cs="Courier New" w:hint="default"/>
      </w:rPr>
    </w:lvl>
    <w:lvl w:ilvl="5" w:tplc="0C090005">
      <w:start w:val="1"/>
      <w:numFmt w:val="bullet"/>
      <w:lvlText w:val=""/>
      <w:lvlJc w:val="left"/>
      <w:pPr>
        <w:ind w:left="4680" w:hanging="360"/>
      </w:pPr>
      <w:rPr>
        <w:rFonts w:ascii="Wingdings" w:hAnsi="Wingdings" w:hint="default"/>
      </w:rPr>
    </w:lvl>
    <w:lvl w:ilvl="6" w:tplc="0C090001">
      <w:start w:val="1"/>
      <w:numFmt w:val="bullet"/>
      <w:lvlText w:val=""/>
      <w:lvlJc w:val="left"/>
      <w:pPr>
        <w:ind w:left="5400" w:hanging="360"/>
      </w:pPr>
      <w:rPr>
        <w:rFonts w:ascii="Symbol" w:hAnsi="Symbol" w:hint="default"/>
      </w:rPr>
    </w:lvl>
    <w:lvl w:ilvl="7" w:tplc="0C090003">
      <w:start w:val="1"/>
      <w:numFmt w:val="bullet"/>
      <w:lvlText w:val="o"/>
      <w:lvlJc w:val="left"/>
      <w:pPr>
        <w:ind w:left="6120" w:hanging="360"/>
      </w:pPr>
      <w:rPr>
        <w:rFonts w:ascii="Courier New" w:hAnsi="Courier New" w:cs="Courier New" w:hint="default"/>
      </w:rPr>
    </w:lvl>
    <w:lvl w:ilvl="8" w:tplc="0C090005">
      <w:start w:val="1"/>
      <w:numFmt w:val="bullet"/>
      <w:lvlText w:val=""/>
      <w:lvlJc w:val="left"/>
      <w:pPr>
        <w:ind w:left="6840" w:hanging="360"/>
      </w:pPr>
      <w:rPr>
        <w:rFonts w:ascii="Wingdings" w:hAnsi="Wingdings" w:hint="default"/>
      </w:rPr>
    </w:lvl>
  </w:abstractNum>
  <w:abstractNum w:abstractNumId="9" w15:restartNumberingAfterBreak="0">
    <w:nsid w:val="3A493CB2"/>
    <w:multiLevelType w:val="hybridMultilevel"/>
    <w:tmpl w:val="B3A2CF4C"/>
    <w:lvl w:ilvl="0" w:tplc="29B0CE10">
      <w:start w:val="1"/>
      <w:numFmt w:val="decimal"/>
      <w:lvlText w:val="PP.%1"/>
      <w:lvlJc w:val="left"/>
      <w:pPr>
        <w:ind w:left="720" w:hanging="663"/>
      </w:pPr>
      <w:rPr>
        <w:rFonts w:hint="default"/>
        <w:b w:val="0"/>
        <w:i/>
        <w:sz w:val="22"/>
        <w:szCs w:val="22"/>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0" w15:restartNumberingAfterBreak="0">
    <w:nsid w:val="3E6567B2"/>
    <w:multiLevelType w:val="hybridMultilevel"/>
    <w:tmpl w:val="D2DCF140"/>
    <w:lvl w:ilvl="0" w:tplc="05C0D8FC">
      <w:start w:val="1"/>
      <w:numFmt w:val="decimal"/>
      <w:lvlText w:val="HD.%1"/>
      <w:lvlJc w:val="left"/>
      <w:pPr>
        <w:ind w:left="720" w:hanging="663"/>
      </w:pPr>
      <w:rPr>
        <w:rFonts w:hint="default"/>
        <w:b w:val="0"/>
        <w:i/>
        <w:sz w:val="22"/>
        <w:szCs w:val="22"/>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1" w15:restartNumberingAfterBreak="0">
    <w:nsid w:val="482617C2"/>
    <w:multiLevelType w:val="hybridMultilevel"/>
    <w:tmpl w:val="9DF40668"/>
    <w:lvl w:ilvl="0" w:tplc="71D0CAD4">
      <w:start w:val="1"/>
      <w:numFmt w:val="decimal"/>
      <w:lvlText w:val="MC.%1"/>
      <w:lvlJc w:val="left"/>
      <w:pPr>
        <w:ind w:left="720" w:hanging="663"/>
      </w:pPr>
      <w:rPr>
        <w:rFonts w:hint="default"/>
        <w:b w:val="0"/>
        <w:i/>
        <w:sz w:val="22"/>
        <w:szCs w:val="22"/>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2" w15:restartNumberingAfterBreak="0">
    <w:nsid w:val="48745BAB"/>
    <w:multiLevelType w:val="hybridMultilevel"/>
    <w:tmpl w:val="0D3036B0"/>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49160DC4"/>
    <w:multiLevelType w:val="hybridMultilevel"/>
    <w:tmpl w:val="B900EB04"/>
    <w:lvl w:ilvl="0" w:tplc="16C27B04">
      <w:start w:val="1"/>
      <w:numFmt w:val="decimal"/>
      <w:lvlText w:val="N.%1"/>
      <w:lvlJc w:val="left"/>
      <w:pPr>
        <w:ind w:left="720" w:hanging="663"/>
      </w:pPr>
      <w:rPr>
        <w:rFonts w:hint="default"/>
        <w:b w:val="0"/>
        <w:i/>
        <w:sz w:val="22"/>
        <w:szCs w:val="22"/>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4" w15:restartNumberingAfterBreak="0">
    <w:nsid w:val="4CF50948"/>
    <w:multiLevelType w:val="hybridMultilevel"/>
    <w:tmpl w:val="5DB20CFE"/>
    <w:lvl w:ilvl="0" w:tplc="160ADB8E">
      <w:start w:val="1"/>
      <w:numFmt w:val="decimal"/>
      <w:lvlText w:val="WT.%1"/>
      <w:lvlJc w:val="left"/>
      <w:pPr>
        <w:ind w:left="720" w:hanging="663"/>
      </w:pPr>
      <w:rPr>
        <w:rFonts w:hint="default"/>
        <w:b w:val="0"/>
        <w:i/>
        <w:sz w:val="22"/>
        <w:szCs w:val="22"/>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5" w15:restartNumberingAfterBreak="0">
    <w:nsid w:val="52A95ACD"/>
    <w:multiLevelType w:val="hybridMultilevel"/>
    <w:tmpl w:val="82FA100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59A301C5"/>
    <w:multiLevelType w:val="hybridMultilevel"/>
    <w:tmpl w:val="27A8D608"/>
    <w:lvl w:ilvl="0" w:tplc="0C090001">
      <w:start w:val="1"/>
      <w:numFmt w:val="bullet"/>
      <w:lvlText w:val=""/>
      <w:lvlJc w:val="left"/>
      <w:pPr>
        <w:ind w:left="720" w:hanging="360"/>
      </w:pPr>
      <w:rPr>
        <w:rFonts w:ascii="Symbol" w:hAnsi="Symbol" w:hint="default"/>
      </w:rPr>
    </w:lvl>
    <w:lvl w:ilvl="1" w:tplc="0C09000F">
      <w:start w:val="1"/>
      <w:numFmt w:val="decimal"/>
      <w:lvlText w:val="%2."/>
      <w:lvlJc w:val="left"/>
      <w:pPr>
        <w:ind w:left="1440" w:hanging="360"/>
      </w:pPr>
      <w:rPr>
        <w:rFonts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64C2378B"/>
    <w:multiLevelType w:val="hybridMultilevel"/>
    <w:tmpl w:val="A844C144"/>
    <w:lvl w:ilvl="0" w:tplc="91D2CF42">
      <w:start w:val="1"/>
      <w:numFmt w:val="decimal"/>
      <w:lvlText w:val="PN.%1"/>
      <w:lvlJc w:val="left"/>
      <w:pPr>
        <w:ind w:left="720" w:hanging="663"/>
      </w:pPr>
      <w:rPr>
        <w:rFonts w:hint="default"/>
        <w:b w:val="0"/>
        <w:i/>
        <w:sz w:val="22"/>
        <w:szCs w:val="22"/>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8" w15:restartNumberingAfterBreak="0">
    <w:nsid w:val="712E4A13"/>
    <w:multiLevelType w:val="hybridMultilevel"/>
    <w:tmpl w:val="C414E940"/>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19" w15:restartNumberingAfterBreak="0">
    <w:nsid w:val="71D432A0"/>
    <w:multiLevelType w:val="hybridMultilevel"/>
    <w:tmpl w:val="AEC2CA3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15:restartNumberingAfterBreak="0">
    <w:nsid w:val="75935AD9"/>
    <w:multiLevelType w:val="hybridMultilevel"/>
    <w:tmpl w:val="EBEAFB22"/>
    <w:lvl w:ilvl="0" w:tplc="0C09001B">
      <w:start w:val="1"/>
      <w:numFmt w:val="lowerRoman"/>
      <w:lvlText w:val="%1."/>
      <w:lvlJc w:val="right"/>
      <w:pPr>
        <w:ind w:left="720" w:hanging="360"/>
      </w:pPr>
      <w:rPr>
        <w:rFonts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18"/>
  </w:num>
  <w:num w:numId="2">
    <w:abstractNumId w:val="12"/>
  </w:num>
  <w:num w:numId="3">
    <w:abstractNumId w:val="19"/>
  </w:num>
  <w:num w:numId="4">
    <w:abstractNumId w:val="0"/>
  </w:num>
  <w:num w:numId="5">
    <w:abstractNumId w:val="15"/>
  </w:num>
  <w:num w:numId="6">
    <w:abstractNumId w:val="1"/>
  </w:num>
  <w:num w:numId="7">
    <w:abstractNumId w:val="2"/>
  </w:num>
  <w:num w:numId="8">
    <w:abstractNumId w:val="16"/>
  </w:num>
  <w:num w:numId="9">
    <w:abstractNumId w:val="20"/>
  </w:num>
  <w:num w:numId="10">
    <w:abstractNumId w:val="8"/>
    <w:lvlOverride w:ilvl="0">
      <w:startOverride w:val="1"/>
    </w:lvlOverride>
    <w:lvlOverride w:ilvl="1"/>
    <w:lvlOverride w:ilvl="2"/>
    <w:lvlOverride w:ilvl="3"/>
    <w:lvlOverride w:ilvl="4"/>
    <w:lvlOverride w:ilvl="5"/>
    <w:lvlOverride w:ilvl="6"/>
    <w:lvlOverride w:ilvl="7"/>
    <w:lvlOverride w:ilvl="8"/>
  </w:num>
  <w:num w:numId="11">
    <w:abstractNumId w:val="6"/>
  </w:num>
  <w:num w:numId="12">
    <w:abstractNumId w:val="4"/>
  </w:num>
  <w:num w:numId="13">
    <w:abstractNumId w:val="3"/>
  </w:num>
  <w:num w:numId="14">
    <w:abstractNumId w:val="7"/>
  </w:num>
  <w:num w:numId="15">
    <w:abstractNumId w:val="5"/>
  </w:num>
  <w:num w:numId="16">
    <w:abstractNumId w:val="13"/>
  </w:num>
  <w:num w:numId="17">
    <w:abstractNumId w:val="17"/>
  </w:num>
  <w:num w:numId="18">
    <w:abstractNumId w:val="9"/>
  </w:num>
  <w:num w:numId="19">
    <w:abstractNumId w:val="11"/>
  </w:num>
  <w:num w:numId="20">
    <w:abstractNumId w:val="14"/>
  </w:num>
  <w:num w:numId="21">
    <w:abstractNumId w:val="10"/>
  </w:num>
  <w:numIdMacAtCleanup w:val="19"/>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SMITH Rachael">
    <w15:presenceInfo w15:providerId="AD" w15:userId="S-1-5-21-2129660284-1997560955-905330997-29692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stylePaneFormatFilter w:val="1424" w:allStyles="0" w:customStyles="0" w:latentStyles="1" w:stylesInUse="0" w:headingStyles="1" w:numberingStyles="0" w:tableStyles="0" w:directFormattingOnRuns="0" w:directFormattingOnParagraphs="0" w:directFormattingOnNumbering="1" w:directFormattingOnTables="0" w:clearFormatting="1" w:top3HeadingStyles="0" w:visibleStyles="0" w:alternateStyleNames="0"/>
  <w:trackRevisions/>
  <w:defaultTabStop w:val="720"/>
  <w:characterSpacingControl w:val="doNotCompress"/>
  <w:hdrShapeDefaults>
    <o:shapedefaults v:ext="edit" spidmax="4098"/>
    <o:shapelayout v:ext="edit">
      <o:idmap v:ext="edit" data="4"/>
    </o:shapelayout>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409CE"/>
    <w:rsid w:val="000000A7"/>
    <w:rsid w:val="00001EB0"/>
    <w:rsid w:val="0000363F"/>
    <w:rsid w:val="00004B90"/>
    <w:rsid w:val="00011AEB"/>
    <w:rsid w:val="00014D3D"/>
    <w:rsid w:val="00022A80"/>
    <w:rsid w:val="00033338"/>
    <w:rsid w:val="00033ADC"/>
    <w:rsid w:val="000359CE"/>
    <w:rsid w:val="0003721E"/>
    <w:rsid w:val="00040BAA"/>
    <w:rsid w:val="0004450B"/>
    <w:rsid w:val="00054AA8"/>
    <w:rsid w:val="00060C88"/>
    <w:rsid w:val="00062995"/>
    <w:rsid w:val="000731E5"/>
    <w:rsid w:val="00073667"/>
    <w:rsid w:val="00073C9A"/>
    <w:rsid w:val="00076C4E"/>
    <w:rsid w:val="00083F74"/>
    <w:rsid w:val="00091B48"/>
    <w:rsid w:val="00091C8A"/>
    <w:rsid w:val="00097886"/>
    <w:rsid w:val="000A0CFE"/>
    <w:rsid w:val="000A11F6"/>
    <w:rsid w:val="000A29C6"/>
    <w:rsid w:val="000A373F"/>
    <w:rsid w:val="000A4DBC"/>
    <w:rsid w:val="000B44DB"/>
    <w:rsid w:val="000B594D"/>
    <w:rsid w:val="000B640D"/>
    <w:rsid w:val="000C67F3"/>
    <w:rsid w:val="000C687D"/>
    <w:rsid w:val="000D6D9A"/>
    <w:rsid w:val="000E37CE"/>
    <w:rsid w:val="000E6755"/>
    <w:rsid w:val="000F218E"/>
    <w:rsid w:val="00105228"/>
    <w:rsid w:val="001101A7"/>
    <w:rsid w:val="00110443"/>
    <w:rsid w:val="00110FDC"/>
    <w:rsid w:val="00130218"/>
    <w:rsid w:val="0013093A"/>
    <w:rsid w:val="0013114B"/>
    <w:rsid w:val="00135E43"/>
    <w:rsid w:val="0013693D"/>
    <w:rsid w:val="00137A4E"/>
    <w:rsid w:val="00137EFF"/>
    <w:rsid w:val="00141863"/>
    <w:rsid w:val="00142A10"/>
    <w:rsid w:val="0015783D"/>
    <w:rsid w:val="001647E1"/>
    <w:rsid w:val="00166F10"/>
    <w:rsid w:val="00170AC1"/>
    <w:rsid w:val="001757E7"/>
    <w:rsid w:val="0017777C"/>
    <w:rsid w:val="001809A3"/>
    <w:rsid w:val="00183FD0"/>
    <w:rsid w:val="00184D65"/>
    <w:rsid w:val="001922C5"/>
    <w:rsid w:val="001B0A2F"/>
    <w:rsid w:val="001B0A9F"/>
    <w:rsid w:val="001B4D66"/>
    <w:rsid w:val="001B6BFD"/>
    <w:rsid w:val="001C11E9"/>
    <w:rsid w:val="001C5C01"/>
    <w:rsid w:val="001C6E27"/>
    <w:rsid w:val="001C77C2"/>
    <w:rsid w:val="001D1322"/>
    <w:rsid w:val="001D2F63"/>
    <w:rsid w:val="001D4BC1"/>
    <w:rsid w:val="001D60AE"/>
    <w:rsid w:val="001F004C"/>
    <w:rsid w:val="001F10BD"/>
    <w:rsid w:val="00206077"/>
    <w:rsid w:val="00222EFB"/>
    <w:rsid w:val="00224820"/>
    <w:rsid w:val="0022645E"/>
    <w:rsid w:val="00230408"/>
    <w:rsid w:val="002373DF"/>
    <w:rsid w:val="002409CE"/>
    <w:rsid w:val="00241AA1"/>
    <w:rsid w:val="00241AC4"/>
    <w:rsid w:val="0024260D"/>
    <w:rsid w:val="002433B9"/>
    <w:rsid w:val="00244F77"/>
    <w:rsid w:val="002507A8"/>
    <w:rsid w:val="00250A22"/>
    <w:rsid w:val="002523DB"/>
    <w:rsid w:val="00253591"/>
    <w:rsid w:val="0025438E"/>
    <w:rsid w:val="002608DA"/>
    <w:rsid w:val="002721CC"/>
    <w:rsid w:val="00277082"/>
    <w:rsid w:val="0027797B"/>
    <w:rsid w:val="0029194A"/>
    <w:rsid w:val="002A12DE"/>
    <w:rsid w:val="002A2424"/>
    <w:rsid w:val="002A53DA"/>
    <w:rsid w:val="002A68C6"/>
    <w:rsid w:val="002C2AB4"/>
    <w:rsid w:val="002D3BE6"/>
    <w:rsid w:val="002D4CFF"/>
    <w:rsid w:val="002D5097"/>
    <w:rsid w:val="002E17BA"/>
    <w:rsid w:val="002E68EC"/>
    <w:rsid w:val="002E6FBD"/>
    <w:rsid w:val="002F063A"/>
    <w:rsid w:val="002F0FA5"/>
    <w:rsid w:val="002F3B9E"/>
    <w:rsid w:val="002F5315"/>
    <w:rsid w:val="002F78D6"/>
    <w:rsid w:val="0030065D"/>
    <w:rsid w:val="003014EC"/>
    <w:rsid w:val="00302EE4"/>
    <w:rsid w:val="003174B8"/>
    <w:rsid w:val="0032745C"/>
    <w:rsid w:val="00331156"/>
    <w:rsid w:val="0033269C"/>
    <w:rsid w:val="003378D3"/>
    <w:rsid w:val="00346E24"/>
    <w:rsid w:val="003549AF"/>
    <w:rsid w:val="00356EDE"/>
    <w:rsid w:val="003578F9"/>
    <w:rsid w:val="00357910"/>
    <w:rsid w:val="00370756"/>
    <w:rsid w:val="00376476"/>
    <w:rsid w:val="00381CD2"/>
    <w:rsid w:val="003833E0"/>
    <w:rsid w:val="00383ED0"/>
    <w:rsid w:val="003840EB"/>
    <w:rsid w:val="00386B64"/>
    <w:rsid w:val="003959AC"/>
    <w:rsid w:val="00395E11"/>
    <w:rsid w:val="00397237"/>
    <w:rsid w:val="00397DDB"/>
    <w:rsid w:val="003A3662"/>
    <w:rsid w:val="003A529B"/>
    <w:rsid w:val="003B17EC"/>
    <w:rsid w:val="003B76C9"/>
    <w:rsid w:val="003C084A"/>
    <w:rsid w:val="003C2454"/>
    <w:rsid w:val="003C38D8"/>
    <w:rsid w:val="003D2C48"/>
    <w:rsid w:val="003F5650"/>
    <w:rsid w:val="003F715B"/>
    <w:rsid w:val="004017A0"/>
    <w:rsid w:val="00403F7F"/>
    <w:rsid w:val="004046B3"/>
    <w:rsid w:val="00406C66"/>
    <w:rsid w:val="00421E52"/>
    <w:rsid w:val="00433911"/>
    <w:rsid w:val="004355E5"/>
    <w:rsid w:val="00435B30"/>
    <w:rsid w:val="004425B9"/>
    <w:rsid w:val="004514EE"/>
    <w:rsid w:val="00452EB0"/>
    <w:rsid w:val="00454D5B"/>
    <w:rsid w:val="00455772"/>
    <w:rsid w:val="00460AB3"/>
    <w:rsid w:val="0046472A"/>
    <w:rsid w:val="00465CE0"/>
    <w:rsid w:val="00467EB6"/>
    <w:rsid w:val="00471A99"/>
    <w:rsid w:val="004731C7"/>
    <w:rsid w:val="00475368"/>
    <w:rsid w:val="00476227"/>
    <w:rsid w:val="004765CF"/>
    <w:rsid w:val="004A2DBC"/>
    <w:rsid w:val="004A4A22"/>
    <w:rsid w:val="004B0B4E"/>
    <w:rsid w:val="004B6FB6"/>
    <w:rsid w:val="004C0279"/>
    <w:rsid w:val="004C0E48"/>
    <w:rsid w:val="004C13F9"/>
    <w:rsid w:val="004C3EDE"/>
    <w:rsid w:val="004D0E88"/>
    <w:rsid w:val="004D1465"/>
    <w:rsid w:val="004E68C6"/>
    <w:rsid w:val="004F2B5E"/>
    <w:rsid w:val="004F4BA5"/>
    <w:rsid w:val="00500449"/>
    <w:rsid w:val="00501B18"/>
    <w:rsid w:val="00502D03"/>
    <w:rsid w:val="00507021"/>
    <w:rsid w:val="005128FF"/>
    <w:rsid w:val="0051436E"/>
    <w:rsid w:val="00516C10"/>
    <w:rsid w:val="005171BD"/>
    <w:rsid w:val="00522436"/>
    <w:rsid w:val="00530036"/>
    <w:rsid w:val="00531916"/>
    <w:rsid w:val="00532CD0"/>
    <w:rsid w:val="00537653"/>
    <w:rsid w:val="005436AA"/>
    <w:rsid w:val="00543FDD"/>
    <w:rsid w:val="0054775A"/>
    <w:rsid w:val="0055518B"/>
    <w:rsid w:val="005561B1"/>
    <w:rsid w:val="0055654C"/>
    <w:rsid w:val="0057268D"/>
    <w:rsid w:val="00572DA8"/>
    <w:rsid w:val="00574D25"/>
    <w:rsid w:val="005763A8"/>
    <w:rsid w:val="00576E75"/>
    <w:rsid w:val="00582D23"/>
    <w:rsid w:val="00583AF2"/>
    <w:rsid w:val="00586BA6"/>
    <w:rsid w:val="00591BAB"/>
    <w:rsid w:val="00597E25"/>
    <w:rsid w:val="005A1153"/>
    <w:rsid w:val="005B4104"/>
    <w:rsid w:val="005B4EE6"/>
    <w:rsid w:val="005C0691"/>
    <w:rsid w:val="005C5252"/>
    <w:rsid w:val="005D0DC8"/>
    <w:rsid w:val="005D0E18"/>
    <w:rsid w:val="005D4801"/>
    <w:rsid w:val="005D55AA"/>
    <w:rsid w:val="005D76C8"/>
    <w:rsid w:val="005E0E03"/>
    <w:rsid w:val="005E44A8"/>
    <w:rsid w:val="005E7852"/>
    <w:rsid w:val="00605422"/>
    <w:rsid w:val="0060693A"/>
    <w:rsid w:val="00610FA1"/>
    <w:rsid w:val="00616814"/>
    <w:rsid w:val="00617133"/>
    <w:rsid w:val="00617D1F"/>
    <w:rsid w:val="00621412"/>
    <w:rsid w:val="00621D6B"/>
    <w:rsid w:val="006232E2"/>
    <w:rsid w:val="00626A7D"/>
    <w:rsid w:val="006304BD"/>
    <w:rsid w:val="0065584B"/>
    <w:rsid w:val="00661B2E"/>
    <w:rsid w:val="00661D0D"/>
    <w:rsid w:val="00663EAF"/>
    <w:rsid w:val="00664042"/>
    <w:rsid w:val="00666AAF"/>
    <w:rsid w:val="006673DC"/>
    <w:rsid w:val="00671A4C"/>
    <w:rsid w:val="006770EB"/>
    <w:rsid w:val="00680B36"/>
    <w:rsid w:val="00680FDA"/>
    <w:rsid w:val="0068157F"/>
    <w:rsid w:val="00687031"/>
    <w:rsid w:val="006913C4"/>
    <w:rsid w:val="006931E9"/>
    <w:rsid w:val="006A17BA"/>
    <w:rsid w:val="006B12E6"/>
    <w:rsid w:val="006B175A"/>
    <w:rsid w:val="006C09C4"/>
    <w:rsid w:val="006C4AC6"/>
    <w:rsid w:val="006C5CE1"/>
    <w:rsid w:val="006D1795"/>
    <w:rsid w:val="006D1F5C"/>
    <w:rsid w:val="006E4E11"/>
    <w:rsid w:val="006F17F6"/>
    <w:rsid w:val="0070107E"/>
    <w:rsid w:val="00704BB1"/>
    <w:rsid w:val="00706582"/>
    <w:rsid w:val="0071604B"/>
    <w:rsid w:val="007201D6"/>
    <w:rsid w:val="00722A2C"/>
    <w:rsid w:val="007233C4"/>
    <w:rsid w:val="007302C9"/>
    <w:rsid w:val="00733C4D"/>
    <w:rsid w:val="00740170"/>
    <w:rsid w:val="00742C57"/>
    <w:rsid w:val="0074633F"/>
    <w:rsid w:val="00747E8D"/>
    <w:rsid w:val="00762780"/>
    <w:rsid w:val="007666F9"/>
    <w:rsid w:val="007713AB"/>
    <w:rsid w:val="00771E23"/>
    <w:rsid w:val="007746EF"/>
    <w:rsid w:val="0078054C"/>
    <w:rsid w:val="00792087"/>
    <w:rsid w:val="00792F9D"/>
    <w:rsid w:val="007936FF"/>
    <w:rsid w:val="00794BAC"/>
    <w:rsid w:val="007A1926"/>
    <w:rsid w:val="007A3C7A"/>
    <w:rsid w:val="007B1F88"/>
    <w:rsid w:val="007B7449"/>
    <w:rsid w:val="007C047E"/>
    <w:rsid w:val="007C1055"/>
    <w:rsid w:val="007C661F"/>
    <w:rsid w:val="007C6F5C"/>
    <w:rsid w:val="007D2CB3"/>
    <w:rsid w:val="007D503C"/>
    <w:rsid w:val="007D7E13"/>
    <w:rsid w:val="007E014D"/>
    <w:rsid w:val="007E6803"/>
    <w:rsid w:val="007E7124"/>
    <w:rsid w:val="007E79A1"/>
    <w:rsid w:val="007F027B"/>
    <w:rsid w:val="007F1BE1"/>
    <w:rsid w:val="007F2163"/>
    <w:rsid w:val="007F2889"/>
    <w:rsid w:val="007F50F6"/>
    <w:rsid w:val="008031CB"/>
    <w:rsid w:val="00804943"/>
    <w:rsid w:val="00807426"/>
    <w:rsid w:val="00810679"/>
    <w:rsid w:val="0081486E"/>
    <w:rsid w:val="00816636"/>
    <w:rsid w:val="00820287"/>
    <w:rsid w:val="00822126"/>
    <w:rsid w:val="008222D6"/>
    <w:rsid w:val="00823E91"/>
    <w:rsid w:val="008330B5"/>
    <w:rsid w:val="008338E9"/>
    <w:rsid w:val="008370D7"/>
    <w:rsid w:val="0083732F"/>
    <w:rsid w:val="008420B8"/>
    <w:rsid w:val="00844843"/>
    <w:rsid w:val="00845E2B"/>
    <w:rsid w:val="008609FD"/>
    <w:rsid w:val="00865800"/>
    <w:rsid w:val="008725D4"/>
    <w:rsid w:val="00875966"/>
    <w:rsid w:val="00876407"/>
    <w:rsid w:val="008823CC"/>
    <w:rsid w:val="00885447"/>
    <w:rsid w:val="00887CB3"/>
    <w:rsid w:val="00887DD4"/>
    <w:rsid w:val="008908F4"/>
    <w:rsid w:val="00890ADC"/>
    <w:rsid w:val="00891EC0"/>
    <w:rsid w:val="00893D0D"/>
    <w:rsid w:val="00894098"/>
    <w:rsid w:val="008951BE"/>
    <w:rsid w:val="008A5340"/>
    <w:rsid w:val="008A60D5"/>
    <w:rsid w:val="008C1693"/>
    <w:rsid w:val="008D1BCE"/>
    <w:rsid w:val="008D4A0F"/>
    <w:rsid w:val="008D7541"/>
    <w:rsid w:val="008E5F30"/>
    <w:rsid w:val="008F4554"/>
    <w:rsid w:val="008F500B"/>
    <w:rsid w:val="00901B30"/>
    <w:rsid w:val="009025BB"/>
    <w:rsid w:val="00906454"/>
    <w:rsid w:val="009069DB"/>
    <w:rsid w:val="00906C14"/>
    <w:rsid w:val="00907DAA"/>
    <w:rsid w:val="0091333A"/>
    <w:rsid w:val="00914E8D"/>
    <w:rsid w:val="00924A5A"/>
    <w:rsid w:val="0093036A"/>
    <w:rsid w:val="00931562"/>
    <w:rsid w:val="00936C59"/>
    <w:rsid w:val="0094074A"/>
    <w:rsid w:val="00945FA0"/>
    <w:rsid w:val="0094686A"/>
    <w:rsid w:val="009514CB"/>
    <w:rsid w:val="00956C95"/>
    <w:rsid w:val="00962080"/>
    <w:rsid w:val="00963641"/>
    <w:rsid w:val="009652E8"/>
    <w:rsid w:val="0097141F"/>
    <w:rsid w:val="00976564"/>
    <w:rsid w:val="00977661"/>
    <w:rsid w:val="0098039E"/>
    <w:rsid w:val="009824C9"/>
    <w:rsid w:val="0099718A"/>
    <w:rsid w:val="009A5592"/>
    <w:rsid w:val="009A5F9B"/>
    <w:rsid w:val="009A6726"/>
    <w:rsid w:val="009B14CE"/>
    <w:rsid w:val="009B3974"/>
    <w:rsid w:val="009C3A21"/>
    <w:rsid w:val="009C788C"/>
    <w:rsid w:val="009D4249"/>
    <w:rsid w:val="009E15F4"/>
    <w:rsid w:val="009E2244"/>
    <w:rsid w:val="009E5DA8"/>
    <w:rsid w:val="009F090D"/>
    <w:rsid w:val="009F590E"/>
    <w:rsid w:val="00A02182"/>
    <w:rsid w:val="00A03761"/>
    <w:rsid w:val="00A10E69"/>
    <w:rsid w:val="00A12046"/>
    <w:rsid w:val="00A1480A"/>
    <w:rsid w:val="00A20374"/>
    <w:rsid w:val="00A21DCC"/>
    <w:rsid w:val="00A27C8A"/>
    <w:rsid w:val="00A317F1"/>
    <w:rsid w:val="00A31E83"/>
    <w:rsid w:val="00A3535B"/>
    <w:rsid w:val="00A601F3"/>
    <w:rsid w:val="00A63D4A"/>
    <w:rsid w:val="00A6526C"/>
    <w:rsid w:val="00A65B29"/>
    <w:rsid w:val="00A66B53"/>
    <w:rsid w:val="00A71F87"/>
    <w:rsid w:val="00A72CC2"/>
    <w:rsid w:val="00A731FB"/>
    <w:rsid w:val="00A7522C"/>
    <w:rsid w:val="00A76BC1"/>
    <w:rsid w:val="00A81C71"/>
    <w:rsid w:val="00A84A29"/>
    <w:rsid w:val="00A879EF"/>
    <w:rsid w:val="00A90276"/>
    <w:rsid w:val="00A92E3A"/>
    <w:rsid w:val="00A97ACE"/>
    <w:rsid w:val="00A97D6A"/>
    <w:rsid w:val="00AA204E"/>
    <w:rsid w:val="00AA61DC"/>
    <w:rsid w:val="00AA6D69"/>
    <w:rsid w:val="00AB02D5"/>
    <w:rsid w:val="00AB0BE8"/>
    <w:rsid w:val="00AC0CA8"/>
    <w:rsid w:val="00AC62BE"/>
    <w:rsid w:val="00AD4840"/>
    <w:rsid w:val="00AD5F63"/>
    <w:rsid w:val="00AD6F6B"/>
    <w:rsid w:val="00AE54D4"/>
    <w:rsid w:val="00AF18AB"/>
    <w:rsid w:val="00B03C80"/>
    <w:rsid w:val="00B05C47"/>
    <w:rsid w:val="00B07441"/>
    <w:rsid w:val="00B11375"/>
    <w:rsid w:val="00B11578"/>
    <w:rsid w:val="00B15FD3"/>
    <w:rsid w:val="00B22008"/>
    <w:rsid w:val="00B2623D"/>
    <w:rsid w:val="00B272D2"/>
    <w:rsid w:val="00B4168B"/>
    <w:rsid w:val="00B43524"/>
    <w:rsid w:val="00B45CA1"/>
    <w:rsid w:val="00B45D19"/>
    <w:rsid w:val="00B54FAC"/>
    <w:rsid w:val="00B604AF"/>
    <w:rsid w:val="00B61F5C"/>
    <w:rsid w:val="00B6552E"/>
    <w:rsid w:val="00B66565"/>
    <w:rsid w:val="00B67403"/>
    <w:rsid w:val="00B71332"/>
    <w:rsid w:val="00B80BAF"/>
    <w:rsid w:val="00B866EF"/>
    <w:rsid w:val="00B8706A"/>
    <w:rsid w:val="00B9016E"/>
    <w:rsid w:val="00BA28EC"/>
    <w:rsid w:val="00BA3990"/>
    <w:rsid w:val="00BA574A"/>
    <w:rsid w:val="00BB27BD"/>
    <w:rsid w:val="00BB5833"/>
    <w:rsid w:val="00BB77F1"/>
    <w:rsid w:val="00BD5529"/>
    <w:rsid w:val="00BD595C"/>
    <w:rsid w:val="00BE263B"/>
    <w:rsid w:val="00BE6A04"/>
    <w:rsid w:val="00BF0A88"/>
    <w:rsid w:val="00BF425F"/>
    <w:rsid w:val="00BF4322"/>
    <w:rsid w:val="00BF49AA"/>
    <w:rsid w:val="00BF68C3"/>
    <w:rsid w:val="00BF7E55"/>
    <w:rsid w:val="00C009D0"/>
    <w:rsid w:val="00C0211B"/>
    <w:rsid w:val="00C10C4C"/>
    <w:rsid w:val="00C10F33"/>
    <w:rsid w:val="00C12BBC"/>
    <w:rsid w:val="00C130AD"/>
    <w:rsid w:val="00C161A2"/>
    <w:rsid w:val="00C20065"/>
    <w:rsid w:val="00C22A72"/>
    <w:rsid w:val="00C25543"/>
    <w:rsid w:val="00C2606F"/>
    <w:rsid w:val="00C30D81"/>
    <w:rsid w:val="00C313F6"/>
    <w:rsid w:val="00C31CBB"/>
    <w:rsid w:val="00C33CAA"/>
    <w:rsid w:val="00C42A92"/>
    <w:rsid w:val="00C46CD5"/>
    <w:rsid w:val="00C51F7C"/>
    <w:rsid w:val="00C721E1"/>
    <w:rsid w:val="00C931AB"/>
    <w:rsid w:val="00C967A0"/>
    <w:rsid w:val="00CA2B62"/>
    <w:rsid w:val="00CA670E"/>
    <w:rsid w:val="00CA7E67"/>
    <w:rsid w:val="00CB271E"/>
    <w:rsid w:val="00CB2CA8"/>
    <w:rsid w:val="00CB446E"/>
    <w:rsid w:val="00CC165E"/>
    <w:rsid w:val="00CD1081"/>
    <w:rsid w:val="00CD1728"/>
    <w:rsid w:val="00CE2267"/>
    <w:rsid w:val="00CE2FA9"/>
    <w:rsid w:val="00CF45F8"/>
    <w:rsid w:val="00CF66E1"/>
    <w:rsid w:val="00D05618"/>
    <w:rsid w:val="00D05C74"/>
    <w:rsid w:val="00D123A5"/>
    <w:rsid w:val="00D14F8C"/>
    <w:rsid w:val="00D1503E"/>
    <w:rsid w:val="00D25557"/>
    <w:rsid w:val="00D30C00"/>
    <w:rsid w:val="00D321C2"/>
    <w:rsid w:val="00D33DC3"/>
    <w:rsid w:val="00D348AA"/>
    <w:rsid w:val="00D3556B"/>
    <w:rsid w:val="00D4082B"/>
    <w:rsid w:val="00D55144"/>
    <w:rsid w:val="00D57DA7"/>
    <w:rsid w:val="00D64DAA"/>
    <w:rsid w:val="00D67A65"/>
    <w:rsid w:val="00D7299B"/>
    <w:rsid w:val="00D7457B"/>
    <w:rsid w:val="00D76C3F"/>
    <w:rsid w:val="00D86295"/>
    <w:rsid w:val="00D90ADD"/>
    <w:rsid w:val="00DA507D"/>
    <w:rsid w:val="00DA731D"/>
    <w:rsid w:val="00DB0478"/>
    <w:rsid w:val="00DB78CD"/>
    <w:rsid w:val="00DC557D"/>
    <w:rsid w:val="00DC7C93"/>
    <w:rsid w:val="00DD21FB"/>
    <w:rsid w:val="00DE228B"/>
    <w:rsid w:val="00DE2B6B"/>
    <w:rsid w:val="00DF09F9"/>
    <w:rsid w:val="00DF4A07"/>
    <w:rsid w:val="00DF5F6E"/>
    <w:rsid w:val="00E00348"/>
    <w:rsid w:val="00E06139"/>
    <w:rsid w:val="00E06888"/>
    <w:rsid w:val="00E10F83"/>
    <w:rsid w:val="00E13A18"/>
    <w:rsid w:val="00E15711"/>
    <w:rsid w:val="00E206F9"/>
    <w:rsid w:val="00E20E3D"/>
    <w:rsid w:val="00E229BE"/>
    <w:rsid w:val="00E2510F"/>
    <w:rsid w:val="00E30AA3"/>
    <w:rsid w:val="00E349D1"/>
    <w:rsid w:val="00E34C78"/>
    <w:rsid w:val="00E449D9"/>
    <w:rsid w:val="00E50468"/>
    <w:rsid w:val="00E5479F"/>
    <w:rsid w:val="00E55325"/>
    <w:rsid w:val="00E5562D"/>
    <w:rsid w:val="00E64B0B"/>
    <w:rsid w:val="00E65387"/>
    <w:rsid w:val="00E95979"/>
    <w:rsid w:val="00EB6B0E"/>
    <w:rsid w:val="00EC13A1"/>
    <w:rsid w:val="00ED0A4C"/>
    <w:rsid w:val="00ED0DE2"/>
    <w:rsid w:val="00ED10EB"/>
    <w:rsid w:val="00EE522D"/>
    <w:rsid w:val="00EE582E"/>
    <w:rsid w:val="00F00716"/>
    <w:rsid w:val="00F01578"/>
    <w:rsid w:val="00F025EB"/>
    <w:rsid w:val="00F031D4"/>
    <w:rsid w:val="00F0349D"/>
    <w:rsid w:val="00F0421E"/>
    <w:rsid w:val="00F06C1E"/>
    <w:rsid w:val="00F117FA"/>
    <w:rsid w:val="00F15D6B"/>
    <w:rsid w:val="00F21B88"/>
    <w:rsid w:val="00F222A0"/>
    <w:rsid w:val="00F31DD0"/>
    <w:rsid w:val="00F326AB"/>
    <w:rsid w:val="00F3710A"/>
    <w:rsid w:val="00F514E3"/>
    <w:rsid w:val="00F563F2"/>
    <w:rsid w:val="00F62396"/>
    <w:rsid w:val="00F63FE9"/>
    <w:rsid w:val="00F66939"/>
    <w:rsid w:val="00F67204"/>
    <w:rsid w:val="00F76F7E"/>
    <w:rsid w:val="00F81427"/>
    <w:rsid w:val="00F87E2D"/>
    <w:rsid w:val="00F90976"/>
    <w:rsid w:val="00F96E89"/>
    <w:rsid w:val="00F97B33"/>
    <w:rsid w:val="00FA017E"/>
    <w:rsid w:val="00FA6A04"/>
    <w:rsid w:val="00FB2FE9"/>
    <w:rsid w:val="00FC2043"/>
    <w:rsid w:val="00FD0D1A"/>
    <w:rsid w:val="00FD5CE7"/>
    <w:rsid w:val="00FE3B0C"/>
    <w:rsid w:val="00FF21AA"/>
    <w:rsid w:val="00FF31F2"/>
    <w:rsid w:val="00FF7112"/>
    <w:rsid w:val="00FF71DC"/>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14:docId w14:val="57E580AE"/>
  <w15:chartTrackingRefBased/>
  <w15:docId w15:val="{A2ADA20B-2C19-4241-AB3A-8C5EFDC085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A3990"/>
  </w:style>
  <w:style w:type="paragraph" w:styleId="Heading1">
    <w:name w:val="heading 1"/>
    <w:basedOn w:val="Normal"/>
    <w:next w:val="Normal"/>
    <w:link w:val="Heading1Char"/>
    <w:uiPriority w:val="9"/>
    <w:qFormat/>
    <w:rsid w:val="000E675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6B175A"/>
    <w:pPr>
      <w:keepNext/>
      <w:keepLines/>
      <w:spacing w:before="40" w:after="0"/>
      <w:outlineLvl w:val="1"/>
    </w:pPr>
    <w:rPr>
      <w:rFonts w:asciiTheme="majorHAnsi" w:eastAsia="Times New Roman" w:hAnsiTheme="majorHAnsi" w:cstheme="majorBidi"/>
      <w:b/>
      <w:noProof/>
      <w:color w:val="1F3864" w:themeColor="accent5" w:themeShade="80"/>
      <w:sz w:val="26"/>
      <w:szCs w:val="26"/>
      <w:lang w:eastAsia="en-AU"/>
    </w:rPr>
  </w:style>
  <w:style w:type="paragraph" w:styleId="Heading3">
    <w:name w:val="heading 3"/>
    <w:basedOn w:val="Normal"/>
    <w:next w:val="Normal"/>
    <w:link w:val="Heading3Char"/>
    <w:uiPriority w:val="9"/>
    <w:unhideWhenUsed/>
    <w:qFormat/>
    <w:rsid w:val="00AA204E"/>
    <w:pPr>
      <w:keepNext/>
      <w:keepLines/>
      <w:spacing w:before="40" w:after="0"/>
      <w:outlineLvl w:val="2"/>
    </w:pPr>
    <w:rPr>
      <w:rFonts w:asciiTheme="majorHAnsi" w:eastAsiaTheme="majorEastAsia" w:hAnsiTheme="majorHAnsi" w:cstheme="majorBidi"/>
      <w:b/>
      <w:color w:val="1F4D78" w:themeColor="accent1" w:themeShade="7F"/>
      <w:sz w:val="24"/>
      <w:szCs w:val="24"/>
    </w:rPr>
  </w:style>
  <w:style w:type="paragraph" w:styleId="Heading4">
    <w:name w:val="heading 4"/>
    <w:basedOn w:val="Normal"/>
    <w:next w:val="Normal"/>
    <w:link w:val="Heading4Char"/>
    <w:uiPriority w:val="9"/>
    <w:unhideWhenUsed/>
    <w:qFormat/>
    <w:rsid w:val="00F63FE9"/>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65584B"/>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A76BC1"/>
    <w:pPr>
      <w:ind w:left="720"/>
      <w:contextualSpacing/>
    </w:pPr>
  </w:style>
  <w:style w:type="character" w:customStyle="1" w:styleId="Heading2Char">
    <w:name w:val="Heading 2 Char"/>
    <w:basedOn w:val="DefaultParagraphFont"/>
    <w:link w:val="Heading2"/>
    <w:uiPriority w:val="9"/>
    <w:rsid w:val="006B175A"/>
    <w:rPr>
      <w:rFonts w:asciiTheme="majorHAnsi" w:eastAsia="Times New Roman" w:hAnsiTheme="majorHAnsi" w:cstheme="majorBidi"/>
      <w:b/>
      <w:noProof/>
      <w:color w:val="1F3864" w:themeColor="accent5" w:themeShade="80"/>
      <w:sz w:val="26"/>
      <w:szCs w:val="26"/>
      <w:lang w:eastAsia="en-AU"/>
    </w:rPr>
  </w:style>
  <w:style w:type="character" w:customStyle="1" w:styleId="Heading3Char">
    <w:name w:val="Heading 3 Char"/>
    <w:basedOn w:val="DefaultParagraphFont"/>
    <w:link w:val="Heading3"/>
    <w:uiPriority w:val="9"/>
    <w:rsid w:val="00AA204E"/>
    <w:rPr>
      <w:rFonts w:asciiTheme="majorHAnsi" w:eastAsiaTheme="majorEastAsia" w:hAnsiTheme="majorHAnsi" w:cstheme="majorBidi"/>
      <w:b/>
      <w:color w:val="1F4D78" w:themeColor="accent1" w:themeShade="7F"/>
      <w:sz w:val="24"/>
      <w:szCs w:val="24"/>
    </w:rPr>
  </w:style>
  <w:style w:type="table" w:styleId="TableGrid">
    <w:name w:val="Table Grid"/>
    <w:basedOn w:val="TableNormal"/>
    <w:uiPriority w:val="39"/>
    <w:rsid w:val="00395E1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DC7C93"/>
    <w:rPr>
      <w:b/>
      <w:bCs/>
    </w:rPr>
  </w:style>
  <w:style w:type="character" w:styleId="CommentReference">
    <w:name w:val="annotation reference"/>
    <w:basedOn w:val="DefaultParagraphFont"/>
    <w:uiPriority w:val="99"/>
    <w:semiHidden/>
    <w:unhideWhenUsed/>
    <w:rsid w:val="004D0E88"/>
    <w:rPr>
      <w:sz w:val="16"/>
      <w:szCs w:val="16"/>
    </w:rPr>
  </w:style>
  <w:style w:type="paragraph" w:styleId="CommentText">
    <w:name w:val="annotation text"/>
    <w:basedOn w:val="Normal"/>
    <w:link w:val="CommentTextChar"/>
    <w:uiPriority w:val="99"/>
    <w:unhideWhenUsed/>
    <w:rsid w:val="004D0E88"/>
    <w:pPr>
      <w:spacing w:line="240" w:lineRule="auto"/>
    </w:pPr>
    <w:rPr>
      <w:sz w:val="20"/>
      <w:szCs w:val="20"/>
    </w:rPr>
  </w:style>
  <w:style w:type="character" w:customStyle="1" w:styleId="CommentTextChar">
    <w:name w:val="Comment Text Char"/>
    <w:basedOn w:val="DefaultParagraphFont"/>
    <w:link w:val="CommentText"/>
    <w:uiPriority w:val="99"/>
    <w:rsid w:val="004D0E88"/>
    <w:rPr>
      <w:sz w:val="20"/>
      <w:szCs w:val="20"/>
    </w:rPr>
  </w:style>
  <w:style w:type="paragraph" w:styleId="CommentSubject">
    <w:name w:val="annotation subject"/>
    <w:basedOn w:val="CommentText"/>
    <w:next w:val="CommentText"/>
    <w:link w:val="CommentSubjectChar"/>
    <w:uiPriority w:val="99"/>
    <w:semiHidden/>
    <w:unhideWhenUsed/>
    <w:rsid w:val="004D0E88"/>
    <w:rPr>
      <w:b/>
      <w:bCs/>
    </w:rPr>
  </w:style>
  <w:style w:type="character" w:customStyle="1" w:styleId="CommentSubjectChar">
    <w:name w:val="Comment Subject Char"/>
    <w:basedOn w:val="CommentTextChar"/>
    <w:link w:val="CommentSubject"/>
    <w:uiPriority w:val="99"/>
    <w:semiHidden/>
    <w:rsid w:val="004D0E88"/>
    <w:rPr>
      <w:b/>
      <w:bCs/>
      <w:sz w:val="20"/>
      <w:szCs w:val="20"/>
    </w:rPr>
  </w:style>
  <w:style w:type="paragraph" w:styleId="BalloonText">
    <w:name w:val="Balloon Text"/>
    <w:basedOn w:val="Normal"/>
    <w:link w:val="BalloonTextChar"/>
    <w:uiPriority w:val="99"/>
    <w:semiHidden/>
    <w:unhideWhenUsed/>
    <w:rsid w:val="004D0E8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D0E88"/>
    <w:rPr>
      <w:rFonts w:ascii="Segoe UI" w:hAnsi="Segoe UI" w:cs="Segoe UI"/>
      <w:sz w:val="18"/>
      <w:szCs w:val="18"/>
    </w:rPr>
  </w:style>
  <w:style w:type="character" w:customStyle="1" w:styleId="Heading1Char">
    <w:name w:val="Heading 1 Char"/>
    <w:basedOn w:val="DefaultParagraphFont"/>
    <w:link w:val="Heading1"/>
    <w:uiPriority w:val="9"/>
    <w:rsid w:val="000E6755"/>
    <w:rPr>
      <w:rFonts w:asciiTheme="majorHAnsi" w:eastAsiaTheme="majorEastAsia" w:hAnsiTheme="majorHAnsi" w:cstheme="majorBidi"/>
      <w:color w:val="2E74B5" w:themeColor="accent1" w:themeShade="BF"/>
      <w:sz w:val="32"/>
      <w:szCs w:val="32"/>
    </w:rPr>
  </w:style>
  <w:style w:type="paragraph" w:styleId="Title">
    <w:name w:val="Title"/>
    <w:basedOn w:val="Normal"/>
    <w:next w:val="Normal"/>
    <w:link w:val="TitleChar"/>
    <w:uiPriority w:val="10"/>
    <w:qFormat/>
    <w:rsid w:val="000F218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F218E"/>
    <w:rPr>
      <w:rFonts w:asciiTheme="majorHAnsi" w:eastAsiaTheme="majorEastAsia" w:hAnsiTheme="majorHAnsi" w:cstheme="majorBidi"/>
      <w:spacing w:val="-10"/>
      <w:kern w:val="28"/>
      <w:sz w:val="56"/>
      <w:szCs w:val="56"/>
    </w:rPr>
  </w:style>
  <w:style w:type="character" w:styleId="SubtleReference">
    <w:name w:val="Subtle Reference"/>
    <w:basedOn w:val="DefaultParagraphFont"/>
    <w:uiPriority w:val="31"/>
    <w:qFormat/>
    <w:rsid w:val="000F218E"/>
    <w:rPr>
      <w:smallCaps/>
      <w:color w:val="5A5A5A" w:themeColor="text1" w:themeTint="A5"/>
    </w:rPr>
  </w:style>
  <w:style w:type="character" w:styleId="BookTitle">
    <w:name w:val="Book Title"/>
    <w:basedOn w:val="DefaultParagraphFont"/>
    <w:uiPriority w:val="33"/>
    <w:qFormat/>
    <w:rsid w:val="00530036"/>
    <w:rPr>
      <w:b/>
      <w:bCs/>
      <w:i/>
      <w:iCs/>
      <w:spacing w:val="5"/>
    </w:rPr>
  </w:style>
  <w:style w:type="character" w:styleId="Emphasis">
    <w:name w:val="Emphasis"/>
    <w:basedOn w:val="DefaultParagraphFont"/>
    <w:uiPriority w:val="20"/>
    <w:qFormat/>
    <w:rsid w:val="00530036"/>
    <w:rPr>
      <w:i/>
      <w:iCs/>
    </w:rPr>
  </w:style>
  <w:style w:type="character" w:customStyle="1" w:styleId="ListParagraphChar">
    <w:name w:val="List Paragraph Char"/>
    <w:link w:val="ListParagraph"/>
    <w:uiPriority w:val="34"/>
    <w:locked/>
    <w:rsid w:val="00E449D9"/>
  </w:style>
  <w:style w:type="character" w:customStyle="1" w:styleId="Heading4Char">
    <w:name w:val="Heading 4 Char"/>
    <w:basedOn w:val="DefaultParagraphFont"/>
    <w:link w:val="Heading4"/>
    <w:uiPriority w:val="9"/>
    <w:rsid w:val="00F63FE9"/>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65584B"/>
    <w:rPr>
      <w:rFonts w:asciiTheme="majorHAnsi" w:eastAsiaTheme="majorEastAsia" w:hAnsiTheme="majorHAnsi" w:cstheme="majorBidi"/>
      <w:color w:val="2E74B5" w:themeColor="accent1" w:themeShade="BF"/>
    </w:rPr>
  </w:style>
  <w:style w:type="paragraph" w:styleId="TOCHeading">
    <w:name w:val="TOC Heading"/>
    <w:basedOn w:val="Heading1"/>
    <w:next w:val="Normal"/>
    <w:uiPriority w:val="39"/>
    <w:unhideWhenUsed/>
    <w:qFormat/>
    <w:rsid w:val="001101A7"/>
    <w:pPr>
      <w:outlineLvl w:val="9"/>
    </w:pPr>
    <w:rPr>
      <w:lang w:val="en-US"/>
    </w:rPr>
  </w:style>
  <w:style w:type="paragraph" w:styleId="TOC2">
    <w:name w:val="toc 2"/>
    <w:basedOn w:val="Normal"/>
    <w:next w:val="Normal"/>
    <w:autoRedefine/>
    <w:uiPriority w:val="39"/>
    <w:unhideWhenUsed/>
    <w:rsid w:val="001101A7"/>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1101A7"/>
    <w:pPr>
      <w:spacing w:after="100"/>
    </w:pPr>
    <w:rPr>
      <w:rFonts w:eastAsiaTheme="minorEastAsia" w:cs="Times New Roman"/>
      <w:lang w:val="en-US"/>
    </w:rPr>
  </w:style>
  <w:style w:type="paragraph" w:styleId="TOC3">
    <w:name w:val="toc 3"/>
    <w:basedOn w:val="Normal"/>
    <w:next w:val="Normal"/>
    <w:autoRedefine/>
    <w:uiPriority w:val="39"/>
    <w:unhideWhenUsed/>
    <w:rsid w:val="001101A7"/>
    <w:pPr>
      <w:spacing w:after="100"/>
      <w:ind w:left="440"/>
    </w:pPr>
    <w:rPr>
      <w:rFonts w:eastAsiaTheme="minorEastAsia" w:cs="Times New Roman"/>
      <w:lang w:val="en-US"/>
    </w:rPr>
  </w:style>
  <w:style w:type="character" w:styleId="Hyperlink">
    <w:name w:val="Hyperlink"/>
    <w:basedOn w:val="DefaultParagraphFont"/>
    <w:uiPriority w:val="99"/>
    <w:unhideWhenUsed/>
    <w:rsid w:val="001101A7"/>
    <w:rPr>
      <w:color w:val="0563C1" w:themeColor="hyperlink"/>
      <w:u w:val="single"/>
    </w:rPr>
  </w:style>
  <w:style w:type="paragraph" w:styleId="Header">
    <w:name w:val="header"/>
    <w:basedOn w:val="Normal"/>
    <w:link w:val="HeaderChar"/>
    <w:uiPriority w:val="99"/>
    <w:unhideWhenUsed/>
    <w:rsid w:val="00E229BE"/>
    <w:pPr>
      <w:tabs>
        <w:tab w:val="center" w:pos="4513"/>
        <w:tab w:val="right" w:pos="9026"/>
      </w:tabs>
      <w:spacing w:after="0" w:line="240" w:lineRule="auto"/>
    </w:pPr>
  </w:style>
  <w:style w:type="character" w:customStyle="1" w:styleId="HeaderChar">
    <w:name w:val="Header Char"/>
    <w:basedOn w:val="DefaultParagraphFont"/>
    <w:link w:val="Header"/>
    <w:uiPriority w:val="99"/>
    <w:rsid w:val="00E229BE"/>
  </w:style>
  <w:style w:type="paragraph" w:styleId="Footer">
    <w:name w:val="footer"/>
    <w:basedOn w:val="Normal"/>
    <w:link w:val="FooterChar"/>
    <w:uiPriority w:val="99"/>
    <w:unhideWhenUsed/>
    <w:rsid w:val="00E229BE"/>
    <w:pPr>
      <w:tabs>
        <w:tab w:val="center" w:pos="4513"/>
        <w:tab w:val="right" w:pos="9026"/>
      </w:tabs>
      <w:spacing w:after="0" w:line="240" w:lineRule="auto"/>
    </w:pPr>
  </w:style>
  <w:style w:type="character" w:customStyle="1" w:styleId="FooterChar">
    <w:name w:val="Footer Char"/>
    <w:basedOn w:val="DefaultParagraphFont"/>
    <w:link w:val="Footer"/>
    <w:uiPriority w:val="99"/>
    <w:rsid w:val="00E229BE"/>
  </w:style>
  <w:style w:type="paragraph" w:styleId="Revision">
    <w:name w:val="Revision"/>
    <w:hidden/>
    <w:uiPriority w:val="99"/>
    <w:semiHidden/>
    <w:rsid w:val="00222EFB"/>
    <w:pPr>
      <w:spacing w:after="0" w:line="240" w:lineRule="auto"/>
    </w:pPr>
  </w:style>
  <w:style w:type="character" w:customStyle="1" w:styleId="hvr">
    <w:name w:val="hvr"/>
    <w:basedOn w:val="DefaultParagraphFont"/>
    <w:rsid w:val="002D3BE6"/>
  </w:style>
  <w:style w:type="character" w:customStyle="1" w:styleId="UnresolvedMention">
    <w:name w:val="Unresolved Mention"/>
    <w:basedOn w:val="DefaultParagraphFont"/>
    <w:uiPriority w:val="99"/>
    <w:semiHidden/>
    <w:unhideWhenUsed/>
    <w:rsid w:val="000359CE"/>
    <w:rPr>
      <w:color w:val="605E5C"/>
      <w:shd w:val="clear" w:color="auto" w:fill="E1DFDD"/>
    </w:rPr>
  </w:style>
  <w:style w:type="character" w:styleId="FollowedHyperlink">
    <w:name w:val="FollowedHyperlink"/>
    <w:basedOn w:val="DefaultParagraphFont"/>
    <w:uiPriority w:val="99"/>
    <w:semiHidden/>
    <w:unhideWhenUsed/>
    <w:rsid w:val="00747E8D"/>
    <w:rPr>
      <w:color w:val="954F72" w:themeColor="followedHyperlink"/>
      <w:u w:val="single"/>
    </w:rPr>
  </w:style>
  <w:style w:type="paragraph" w:styleId="FootnoteText">
    <w:name w:val="footnote text"/>
    <w:basedOn w:val="Normal"/>
    <w:link w:val="FootnoteTextChar"/>
    <w:uiPriority w:val="99"/>
    <w:semiHidden/>
    <w:unhideWhenUsed/>
    <w:rsid w:val="0081663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16636"/>
    <w:rPr>
      <w:sz w:val="20"/>
      <w:szCs w:val="20"/>
    </w:rPr>
  </w:style>
  <w:style w:type="character" w:styleId="FootnoteReference">
    <w:name w:val="footnote reference"/>
    <w:basedOn w:val="DefaultParagraphFont"/>
    <w:uiPriority w:val="99"/>
    <w:semiHidden/>
    <w:unhideWhenUsed/>
    <w:rsid w:val="00816636"/>
    <w:rPr>
      <w:vertAlign w:val="superscript"/>
    </w:rPr>
  </w:style>
  <w:style w:type="paragraph" w:styleId="NormalWeb">
    <w:name w:val="Normal (Web)"/>
    <w:basedOn w:val="Normal"/>
    <w:uiPriority w:val="99"/>
    <w:semiHidden/>
    <w:unhideWhenUsed/>
    <w:rsid w:val="00433911"/>
    <w:pPr>
      <w:spacing w:before="100" w:beforeAutospacing="1" w:after="100" w:afterAutospacing="1" w:line="240" w:lineRule="auto"/>
    </w:pPr>
    <w:rPr>
      <w:rFonts w:ascii="Times New Roman" w:eastAsiaTheme="minorEastAsia" w:hAnsi="Times New Roman" w:cs="Times New Roman"/>
      <w:sz w:val="24"/>
      <w:szCs w:val="24"/>
      <w:lang w:eastAsia="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208919">
      <w:bodyDiv w:val="1"/>
      <w:marLeft w:val="0"/>
      <w:marRight w:val="0"/>
      <w:marTop w:val="0"/>
      <w:marBottom w:val="0"/>
      <w:divBdr>
        <w:top w:val="none" w:sz="0" w:space="0" w:color="auto"/>
        <w:left w:val="none" w:sz="0" w:space="0" w:color="auto"/>
        <w:bottom w:val="none" w:sz="0" w:space="0" w:color="auto"/>
        <w:right w:val="none" w:sz="0" w:space="0" w:color="auto"/>
      </w:divBdr>
    </w:div>
    <w:div w:id="5911861">
      <w:bodyDiv w:val="1"/>
      <w:marLeft w:val="0"/>
      <w:marRight w:val="0"/>
      <w:marTop w:val="0"/>
      <w:marBottom w:val="0"/>
      <w:divBdr>
        <w:top w:val="none" w:sz="0" w:space="0" w:color="auto"/>
        <w:left w:val="none" w:sz="0" w:space="0" w:color="auto"/>
        <w:bottom w:val="none" w:sz="0" w:space="0" w:color="auto"/>
        <w:right w:val="none" w:sz="0" w:space="0" w:color="auto"/>
      </w:divBdr>
    </w:div>
    <w:div w:id="46296997">
      <w:bodyDiv w:val="1"/>
      <w:marLeft w:val="0"/>
      <w:marRight w:val="0"/>
      <w:marTop w:val="0"/>
      <w:marBottom w:val="0"/>
      <w:divBdr>
        <w:top w:val="none" w:sz="0" w:space="0" w:color="auto"/>
        <w:left w:val="none" w:sz="0" w:space="0" w:color="auto"/>
        <w:bottom w:val="none" w:sz="0" w:space="0" w:color="auto"/>
        <w:right w:val="none" w:sz="0" w:space="0" w:color="auto"/>
      </w:divBdr>
    </w:div>
    <w:div w:id="99886186">
      <w:bodyDiv w:val="1"/>
      <w:marLeft w:val="0"/>
      <w:marRight w:val="0"/>
      <w:marTop w:val="0"/>
      <w:marBottom w:val="0"/>
      <w:divBdr>
        <w:top w:val="none" w:sz="0" w:space="0" w:color="auto"/>
        <w:left w:val="none" w:sz="0" w:space="0" w:color="auto"/>
        <w:bottom w:val="none" w:sz="0" w:space="0" w:color="auto"/>
        <w:right w:val="none" w:sz="0" w:space="0" w:color="auto"/>
      </w:divBdr>
    </w:div>
    <w:div w:id="211384952">
      <w:bodyDiv w:val="1"/>
      <w:marLeft w:val="0"/>
      <w:marRight w:val="0"/>
      <w:marTop w:val="0"/>
      <w:marBottom w:val="0"/>
      <w:divBdr>
        <w:top w:val="none" w:sz="0" w:space="0" w:color="auto"/>
        <w:left w:val="none" w:sz="0" w:space="0" w:color="auto"/>
        <w:bottom w:val="none" w:sz="0" w:space="0" w:color="auto"/>
        <w:right w:val="none" w:sz="0" w:space="0" w:color="auto"/>
      </w:divBdr>
    </w:div>
    <w:div w:id="234243826">
      <w:bodyDiv w:val="1"/>
      <w:marLeft w:val="0"/>
      <w:marRight w:val="0"/>
      <w:marTop w:val="0"/>
      <w:marBottom w:val="0"/>
      <w:divBdr>
        <w:top w:val="none" w:sz="0" w:space="0" w:color="auto"/>
        <w:left w:val="none" w:sz="0" w:space="0" w:color="auto"/>
        <w:bottom w:val="none" w:sz="0" w:space="0" w:color="auto"/>
        <w:right w:val="none" w:sz="0" w:space="0" w:color="auto"/>
      </w:divBdr>
    </w:div>
    <w:div w:id="239297816">
      <w:bodyDiv w:val="1"/>
      <w:marLeft w:val="0"/>
      <w:marRight w:val="0"/>
      <w:marTop w:val="0"/>
      <w:marBottom w:val="0"/>
      <w:divBdr>
        <w:top w:val="none" w:sz="0" w:space="0" w:color="auto"/>
        <w:left w:val="none" w:sz="0" w:space="0" w:color="auto"/>
        <w:bottom w:val="none" w:sz="0" w:space="0" w:color="auto"/>
        <w:right w:val="none" w:sz="0" w:space="0" w:color="auto"/>
      </w:divBdr>
    </w:div>
    <w:div w:id="240257678">
      <w:bodyDiv w:val="1"/>
      <w:marLeft w:val="0"/>
      <w:marRight w:val="0"/>
      <w:marTop w:val="0"/>
      <w:marBottom w:val="0"/>
      <w:divBdr>
        <w:top w:val="none" w:sz="0" w:space="0" w:color="auto"/>
        <w:left w:val="none" w:sz="0" w:space="0" w:color="auto"/>
        <w:bottom w:val="none" w:sz="0" w:space="0" w:color="auto"/>
        <w:right w:val="none" w:sz="0" w:space="0" w:color="auto"/>
      </w:divBdr>
    </w:div>
    <w:div w:id="252906580">
      <w:bodyDiv w:val="1"/>
      <w:marLeft w:val="0"/>
      <w:marRight w:val="0"/>
      <w:marTop w:val="0"/>
      <w:marBottom w:val="0"/>
      <w:divBdr>
        <w:top w:val="none" w:sz="0" w:space="0" w:color="auto"/>
        <w:left w:val="none" w:sz="0" w:space="0" w:color="auto"/>
        <w:bottom w:val="none" w:sz="0" w:space="0" w:color="auto"/>
        <w:right w:val="none" w:sz="0" w:space="0" w:color="auto"/>
      </w:divBdr>
    </w:div>
    <w:div w:id="258371590">
      <w:bodyDiv w:val="1"/>
      <w:marLeft w:val="0"/>
      <w:marRight w:val="0"/>
      <w:marTop w:val="0"/>
      <w:marBottom w:val="0"/>
      <w:divBdr>
        <w:top w:val="none" w:sz="0" w:space="0" w:color="auto"/>
        <w:left w:val="none" w:sz="0" w:space="0" w:color="auto"/>
        <w:bottom w:val="none" w:sz="0" w:space="0" w:color="auto"/>
        <w:right w:val="none" w:sz="0" w:space="0" w:color="auto"/>
      </w:divBdr>
    </w:div>
    <w:div w:id="381321177">
      <w:bodyDiv w:val="1"/>
      <w:marLeft w:val="0"/>
      <w:marRight w:val="0"/>
      <w:marTop w:val="0"/>
      <w:marBottom w:val="0"/>
      <w:divBdr>
        <w:top w:val="none" w:sz="0" w:space="0" w:color="auto"/>
        <w:left w:val="none" w:sz="0" w:space="0" w:color="auto"/>
        <w:bottom w:val="none" w:sz="0" w:space="0" w:color="auto"/>
        <w:right w:val="none" w:sz="0" w:space="0" w:color="auto"/>
      </w:divBdr>
    </w:div>
    <w:div w:id="474763171">
      <w:bodyDiv w:val="1"/>
      <w:marLeft w:val="0"/>
      <w:marRight w:val="0"/>
      <w:marTop w:val="0"/>
      <w:marBottom w:val="0"/>
      <w:divBdr>
        <w:top w:val="none" w:sz="0" w:space="0" w:color="auto"/>
        <w:left w:val="none" w:sz="0" w:space="0" w:color="auto"/>
        <w:bottom w:val="none" w:sz="0" w:space="0" w:color="auto"/>
        <w:right w:val="none" w:sz="0" w:space="0" w:color="auto"/>
      </w:divBdr>
    </w:div>
    <w:div w:id="520051242">
      <w:bodyDiv w:val="1"/>
      <w:marLeft w:val="0"/>
      <w:marRight w:val="0"/>
      <w:marTop w:val="0"/>
      <w:marBottom w:val="0"/>
      <w:divBdr>
        <w:top w:val="none" w:sz="0" w:space="0" w:color="auto"/>
        <w:left w:val="none" w:sz="0" w:space="0" w:color="auto"/>
        <w:bottom w:val="none" w:sz="0" w:space="0" w:color="auto"/>
        <w:right w:val="none" w:sz="0" w:space="0" w:color="auto"/>
      </w:divBdr>
    </w:div>
    <w:div w:id="559680357">
      <w:bodyDiv w:val="1"/>
      <w:marLeft w:val="0"/>
      <w:marRight w:val="0"/>
      <w:marTop w:val="0"/>
      <w:marBottom w:val="0"/>
      <w:divBdr>
        <w:top w:val="none" w:sz="0" w:space="0" w:color="auto"/>
        <w:left w:val="none" w:sz="0" w:space="0" w:color="auto"/>
        <w:bottom w:val="none" w:sz="0" w:space="0" w:color="auto"/>
        <w:right w:val="none" w:sz="0" w:space="0" w:color="auto"/>
      </w:divBdr>
    </w:div>
    <w:div w:id="563637424">
      <w:bodyDiv w:val="1"/>
      <w:marLeft w:val="0"/>
      <w:marRight w:val="0"/>
      <w:marTop w:val="0"/>
      <w:marBottom w:val="0"/>
      <w:divBdr>
        <w:top w:val="none" w:sz="0" w:space="0" w:color="auto"/>
        <w:left w:val="none" w:sz="0" w:space="0" w:color="auto"/>
        <w:bottom w:val="none" w:sz="0" w:space="0" w:color="auto"/>
        <w:right w:val="none" w:sz="0" w:space="0" w:color="auto"/>
      </w:divBdr>
    </w:div>
    <w:div w:id="583615632">
      <w:bodyDiv w:val="1"/>
      <w:marLeft w:val="0"/>
      <w:marRight w:val="0"/>
      <w:marTop w:val="0"/>
      <w:marBottom w:val="0"/>
      <w:divBdr>
        <w:top w:val="none" w:sz="0" w:space="0" w:color="auto"/>
        <w:left w:val="none" w:sz="0" w:space="0" w:color="auto"/>
        <w:bottom w:val="none" w:sz="0" w:space="0" w:color="auto"/>
        <w:right w:val="none" w:sz="0" w:space="0" w:color="auto"/>
      </w:divBdr>
    </w:div>
    <w:div w:id="599262649">
      <w:bodyDiv w:val="1"/>
      <w:marLeft w:val="0"/>
      <w:marRight w:val="0"/>
      <w:marTop w:val="0"/>
      <w:marBottom w:val="0"/>
      <w:divBdr>
        <w:top w:val="none" w:sz="0" w:space="0" w:color="auto"/>
        <w:left w:val="none" w:sz="0" w:space="0" w:color="auto"/>
        <w:bottom w:val="none" w:sz="0" w:space="0" w:color="auto"/>
        <w:right w:val="none" w:sz="0" w:space="0" w:color="auto"/>
      </w:divBdr>
    </w:div>
    <w:div w:id="654261812">
      <w:bodyDiv w:val="1"/>
      <w:marLeft w:val="0"/>
      <w:marRight w:val="0"/>
      <w:marTop w:val="0"/>
      <w:marBottom w:val="0"/>
      <w:divBdr>
        <w:top w:val="none" w:sz="0" w:space="0" w:color="auto"/>
        <w:left w:val="none" w:sz="0" w:space="0" w:color="auto"/>
        <w:bottom w:val="none" w:sz="0" w:space="0" w:color="auto"/>
        <w:right w:val="none" w:sz="0" w:space="0" w:color="auto"/>
      </w:divBdr>
    </w:div>
    <w:div w:id="656306148">
      <w:bodyDiv w:val="1"/>
      <w:marLeft w:val="0"/>
      <w:marRight w:val="0"/>
      <w:marTop w:val="0"/>
      <w:marBottom w:val="0"/>
      <w:divBdr>
        <w:top w:val="none" w:sz="0" w:space="0" w:color="auto"/>
        <w:left w:val="none" w:sz="0" w:space="0" w:color="auto"/>
        <w:bottom w:val="none" w:sz="0" w:space="0" w:color="auto"/>
        <w:right w:val="none" w:sz="0" w:space="0" w:color="auto"/>
      </w:divBdr>
    </w:div>
    <w:div w:id="660040978">
      <w:bodyDiv w:val="1"/>
      <w:marLeft w:val="0"/>
      <w:marRight w:val="0"/>
      <w:marTop w:val="0"/>
      <w:marBottom w:val="0"/>
      <w:divBdr>
        <w:top w:val="none" w:sz="0" w:space="0" w:color="auto"/>
        <w:left w:val="none" w:sz="0" w:space="0" w:color="auto"/>
        <w:bottom w:val="none" w:sz="0" w:space="0" w:color="auto"/>
        <w:right w:val="none" w:sz="0" w:space="0" w:color="auto"/>
      </w:divBdr>
    </w:div>
    <w:div w:id="727067457">
      <w:bodyDiv w:val="1"/>
      <w:marLeft w:val="0"/>
      <w:marRight w:val="0"/>
      <w:marTop w:val="0"/>
      <w:marBottom w:val="0"/>
      <w:divBdr>
        <w:top w:val="none" w:sz="0" w:space="0" w:color="auto"/>
        <w:left w:val="none" w:sz="0" w:space="0" w:color="auto"/>
        <w:bottom w:val="none" w:sz="0" w:space="0" w:color="auto"/>
        <w:right w:val="none" w:sz="0" w:space="0" w:color="auto"/>
      </w:divBdr>
    </w:div>
    <w:div w:id="745691131">
      <w:bodyDiv w:val="1"/>
      <w:marLeft w:val="0"/>
      <w:marRight w:val="0"/>
      <w:marTop w:val="0"/>
      <w:marBottom w:val="0"/>
      <w:divBdr>
        <w:top w:val="none" w:sz="0" w:space="0" w:color="auto"/>
        <w:left w:val="none" w:sz="0" w:space="0" w:color="auto"/>
        <w:bottom w:val="none" w:sz="0" w:space="0" w:color="auto"/>
        <w:right w:val="none" w:sz="0" w:space="0" w:color="auto"/>
      </w:divBdr>
    </w:div>
    <w:div w:id="797604962">
      <w:bodyDiv w:val="1"/>
      <w:marLeft w:val="0"/>
      <w:marRight w:val="0"/>
      <w:marTop w:val="0"/>
      <w:marBottom w:val="0"/>
      <w:divBdr>
        <w:top w:val="none" w:sz="0" w:space="0" w:color="auto"/>
        <w:left w:val="none" w:sz="0" w:space="0" w:color="auto"/>
        <w:bottom w:val="none" w:sz="0" w:space="0" w:color="auto"/>
        <w:right w:val="none" w:sz="0" w:space="0" w:color="auto"/>
      </w:divBdr>
    </w:div>
    <w:div w:id="819689751">
      <w:bodyDiv w:val="1"/>
      <w:marLeft w:val="0"/>
      <w:marRight w:val="0"/>
      <w:marTop w:val="0"/>
      <w:marBottom w:val="0"/>
      <w:divBdr>
        <w:top w:val="none" w:sz="0" w:space="0" w:color="auto"/>
        <w:left w:val="none" w:sz="0" w:space="0" w:color="auto"/>
        <w:bottom w:val="none" w:sz="0" w:space="0" w:color="auto"/>
        <w:right w:val="none" w:sz="0" w:space="0" w:color="auto"/>
      </w:divBdr>
    </w:div>
    <w:div w:id="828133152">
      <w:bodyDiv w:val="1"/>
      <w:marLeft w:val="0"/>
      <w:marRight w:val="0"/>
      <w:marTop w:val="0"/>
      <w:marBottom w:val="0"/>
      <w:divBdr>
        <w:top w:val="none" w:sz="0" w:space="0" w:color="auto"/>
        <w:left w:val="none" w:sz="0" w:space="0" w:color="auto"/>
        <w:bottom w:val="none" w:sz="0" w:space="0" w:color="auto"/>
        <w:right w:val="none" w:sz="0" w:space="0" w:color="auto"/>
      </w:divBdr>
    </w:div>
    <w:div w:id="848521049">
      <w:bodyDiv w:val="1"/>
      <w:marLeft w:val="0"/>
      <w:marRight w:val="0"/>
      <w:marTop w:val="0"/>
      <w:marBottom w:val="0"/>
      <w:divBdr>
        <w:top w:val="none" w:sz="0" w:space="0" w:color="auto"/>
        <w:left w:val="none" w:sz="0" w:space="0" w:color="auto"/>
        <w:bottom w:val="none" w:sz="0" w:space="0" w:color="auto"/>
        <w:right w:val="none" w:sz="0" w:space="0" w:color="auto"/>
      </w:divBdr>
    </w:div>
    <w:div w:id="850029173">
      <w:bodyDiv w:val="1"/>
      <w:marLeft w:val="0"/>
      <w:marRight w:val="0"/>
      <w:marTop w:val="0"/>
      <w:marBottom w:val="0"/>
      <w:divBdr>
        <w:top w:val="none" w:sz="0" w:space="0" w:color="auto"/>
        <w:left w:val="none" w:sz="0" w:space="0" w:color="auto"/>
        <w:bottom w:val="none" w:sz="0" w:space="0" w:color="auto"/>
        <w:right w:val="none" w:sz="0" w:space="0" w:color="auto"/>
      </w:divBdr>
    </w:div>
    <w:div w:id="949969690">
      <w:bodyDiv w:val="1"/>
      <w:marLeft w:val="0"/>
      <w:marRight w:val="0"/>
      <w:marTop w:val="0"/>
      <w:marBottom w:val="0"/>
      <w:divBdr>
        <w:top w:val="none" w:sz="0" w:space="0" w:color="auto"/>
        <w:left w:val="none" w:sz="0" w:space="0" w:color="auto"/>
        <w:bottom w:val="none" w:sz="0" w:space="0" w:color="auto"/>
        <w:right w:val="none" w:sz="0" w:space="0" w:color="auto"/>
      </w:divBdr>
    </w:div>
    <w:div w:id="984428041">
      <w:bodyDiv w:val="1"/>
      <w:marLeft w:val="0"/>
      <w:marRight w:val="0"/>
      <w:marTop w:val="0"/>
      <w:marBottom w:val="0"/>
      <w:divBdr>
        <w:top w:val="none" w:sz="0" w:space="0" w:color="auto"/>
        <w:left w:val="none" w:sz="0" w:space="0" w:color="auto"/>
        <w:bottom w:val="none" w:sz="0" w:space="0" w:color="auto"/>
        <w:right w:val="none" w:sz="0" w:space="0" w:color="auto"/>
      </w:divBdr>
    </w:div>
    <w:div w:id="992105483">
      <w:bodyDiv w:val="1"/>
      <w:marLeft w:val="0"/>
      <w:marRight w:val="0"/>
      <w:marTop w:val="0"/>
      <w:marBottom w:val="0"/>
      <w:divBdr>
        <w:top w:val="none" w:sz="0" w:space="0" w:color="auto"/>
        <w:left w:val="none" w:sz="0" w:space="0" w:color="auto"/>
        <w:bottom w:val="none" w:sz="0" w:space="0" w:color="auto"/>
        <w:right w:val="none" w:sz="0" w:space="0" w:color="auto"/>
      </w:divBdr>
    </w:div>
    <w:div w:id="1012610443">
      <w:bodyDiv w:val="1"/>
      <w:marLeft w:val="0"/>
      <w:marRight w:val="0"/>
      <w:marTop w:val="0"/>
      <w:marBottom w:val="0"/>
      <w:divBdr>
        <w:top w:val="none" w:sz="0" w:space="0" w:color="auto"/>
        <w:left w:val="none" w:sz="0" w:space="0" w:color="auto"/>
        <w:bottom w:val="none" w:sz="0" w:space="0" w:color="auto"/>
        <w:right w:val="none" w:sz="0" w:space="0" w:color="auto"/>
      </w:divBdr>
    </w:div>
    <w:div w:id="1195969725">
      <w:bodyDiv w:val="1"/>
      <w:marLeft w:val="0"/>
      <w:marRight w:val="0"/>
      <w:marTop w:val="0"/>
      <w:marBottom w:val="0"/>
      <w:divBdr>
        <w:top w:val="none" w:sz="0" w:space="0" w:color="auto"/>
        <w:left w:val="none" w:sz="0" w:space="0" w:color="auto"/>
        <w:bottom w:val="none" w:sz="0" w:space="0" w:color="auto"/>
        <w:right w:val="none" w:sz="0" w:space="0" w:color="auto"/>
      </w:divBdr>
    </w:div>
    <w:div w:id="1208880039">
      <w:bodyDiv w:val="1"/>
      <w:marLeft w:val="0"/>
      <w:marRight w:val="0"/>
      <w:marTop w:val="0"/>
      <w:marBottom w:val="0"/>
      <w:divBdr>
        <w:top w:val="none" w:sz="0" w:space="0" w:color="auto"/>
        <w:left w:val="none" w:sz="0" w:space="0" w:color="auto"/>
        <w:bottom w:val="none" w:sz="0" w:space="0" w:color="auto"/>
        <w:right w:val="none" w:sz="0" w:space="0" w:color="auto"/>
      </w:divBdr>
    </w:div>
    <w:div w:id="1270969855">
      <w:bodyDiv w:val="1"/>
      <w:marLeft w:val="0"/>
      <w:marRight w:val="0"/>
      <w:marTop w:val="0"/>
      <w:marBottom w:val="0"/>
      <w:divBdr>
        <w:top w:val="none" w:sz="0" w:space="0" w:color="auto"/>
        <w:left w:val="none" w:sz="0" w:space="0" w:color="auto"/>
        <w:bottom w:val="none" w:sz="0" w:space="0" w:color="auto"/>
        <w:right w:val="none" w:sz="0" w:space="0" w:color="auto"/>
      </w:divBdr>
    </w:div>
    <w:div w:id="1275407273">
      <w:bodyDiv w:val="1"/>
      <w:marLeft w:val="0"/>
      <w:marRight w:val="0"/>
      <w:marTop w:val="0"/>
      <w:marBottom w:val="0"/>
      <w:divBdr>
        <w:top w:val="none" w:sz="0" w:space="0" w:color="auto"/>
        <w:left w:val="none" w:sz="0" w:space="0" w:color="auto"/>
        <w:bottom w:val="none" w:sz="0" w:space="0" w:color="auto"/>
        <w:right w:val="none" w:sz="0" w:space="0" w:color="auto"/>
      </w:divBdr>
    </w:div>
    <w:div w:id="1278682046">
      <w:bodyDiv w:val="1"/>
      <w:marLeft w:val="0"/>
      <w:marRight w:val="0"/>
      <w:marTop w:val="0"/>
      <w:marBottom w:val="0"/>
      <w:divBdr>
        <w:top w:val="none" w:sz="0" w:space="0" w:color="auto"/>
        <w:left w:val="none" w:sz="0" w:space="0" w:color="auto"/>
        <w:bottom w:val="none" w:sz="0" w:space="0" w:color="auto"/>
        <w:right w:val="none" w:sz="0" w:space="0" w:color="auto"/>
      </w:divBdr>
    </w:div>
    <w:div w:id="1307973840">
      <w:bodyDiv w:val="1"/>
      <w:marLeft w:val="0"/>
      <w:marRight w:val="0"/>
      <w:marTop w:val="0"/>
      <w:marBottom w:val="0"/>
      <w:divBdr>
        <w:top w:val="none" w:sz="0" w:space="0" w:color="auto"/>
        <w:left w:val="none" w:sz="0" w:space="0" w:color="auto"/>
        <w:bottom w:val="none" w:sz="0" w:space="0" w:color="auto"/>
        <w:right w:val="none" w:sz="0" w:space="0" w:color="auto"/>
      </w:divBdr>
    </w:div>
    <w:div w:id="1323586608">
      <w:bodyDiv w:val="1"/>
      <w:marLeft w:val="0"/>
      <w:marRight w:val="0"/>
      <w:marTop w:val="0"/>
      <w:marBottom w:val="0"/>
      <w:divBdr>
        <w:top w:val="none" w:sz="0" w:space="0" w:color="auto"/>
        <w:left w:val="none" w:sz="0" w:space="0" w:color="auto"/>
        <w:bottom w:val="none" w:sz="0" w:space="0" w:color="auto"/>
        <w:right w:val="none" w:sz="0" w:space="0" w:color="auto"/>
      </w:divBdr>
    </w:div>
    <w:div w:id="1348601600">
      <w:bodyDiv w:val="1"/>
      <w:marLeft w:val="0"/>
      <w:marRight w:val="0"/>
      <w:marTop w:val="0"/>
      <w:marBottom w:val="0"/>
      <w:divBdr>
        <w:top w:val="none" w:sz="0" w:space="0" w:color="auto"/>
        <w:left w:val="none" w:sz="0" w:space="0" w:color="auto"/>
        <w:bottom w:val="none" w:sz="0" w:space="0" w:color="auto"/>
        <w:right w:val="none" w:sz="0" w:space="0" w:color="auto"/>
      </w:divBdr>
    </w:div>
    <w:div w:id="1429035656">
      <w:bodyDiv w:val="1"/>
      <w:marLeft w:val="0"/>
      <w:marRight w:val="0"/>
      <w:marTop w:val="0"/>
      <w:marBottom w:val="0"/>
      <w:divBdr>
        <w:top w:val="none" w:sz="0" w:space="0" w:color="auto"/>
        <w:left w:val="none" w:sz="0" w:space="0" w:color="auto"/>
        <w:bottom w:val="none" w:sz="0" w:space="0" w:color="auto"/>
        <w:right w:val="none" w:sz="0" w:space="0" w:color="auto"/>
      </w:divBdr>
    </w:div>
    <w:div w:id="1440416321">
      <w:bodyDiv w:val="1"/>
      <w:marLeft w:val="0"/>
      <w:marRight w:val="0"/>
      <w:marTop w:val="0"/>
      <w:marBottom w:val="0"/>
      <w:divBdr>
        <w:top w:val="none" w:sz="0" w:space="0" w:color="auto"/>
        <w:left w:val="none" w:sz="0" w:space="0" w:color="auto"/>
        <w:bottom w:val="none" w:sz="0" w:space="0" w:color="auto"/>
        <w:right w:val="none" w:sz="0" w:space="0" w:color="auto"/>
      </w:divBdr>
    </w:div>
    <w:div w:id="1717585610">
      <w:bodyDiv w:val="1"/>
      <w:marLeft w:val="0"/>
      <w:marRight w:val="0"/>
      <w:marTop w:val="0"/>
      <w:marBottom w:val="0"/>
      <w:divBdr>
        <w:top w:val="none" w:sz="0" w:space="0" w:color="auto"/>
        <w:left w:val="none" w:sz="0" w:space="0" w:color="auto"/>
        <w:bottom w:val="none" w:sz="0" w:space="0" w:color="auto"/>
        <w:right w:val="none" w:sz="0" w:space="0" w:color="auto"/>
      </w:divBdr>
    </w:div>
    <w:div w:id="1724209674">
      <w:bodyDiv w:val="1"/>
      <w:marLeft w:val="0"/>
      <w:marRight w:val="0"/>
      <w:marTop w:val="0"/>
      <w:marBottom w:val="0"/>
      <w:divBdr>
        <w:top w:val="none" w:sz="0" w:space="0" w:color="auto"/>
        <w:left w:val="none" w:sz="0" w:space="0" w:color="auto"/>
        <w:bottom w:val="none" w:sz="0" w:space="0" w:color="auto"/>
        <w:right w:val="none" w:sz="0" w:space="0" w:color="auto"/>
      </w:divBdr>
    </w:div>
    <w:div w:id="1813980335">
      <w:bodyDiv w:val="1"/>
      <w:marLeft w:val="0"/>
      <w:marRight w:val="0"/>
      <w:marTop w:val="0"/>
      <w:marBottom w:val="0"/>
      <w:divBdr>
        <w:top w:val="none" w:sz="0" w:space="0" w:color="auto"/>
        <w:left w:val="none" w:sz="0" w:space="0" w:color="auto"/>
        <w:bottom w:val="none" w:sz="0" w:space="0" w:color="auto"/>
        <w:right w:val="none" w:sz="0" w:space="0" w:color="auto"/>
      </w:divBdr>
    </w:div>
    <w:div w:id="1817801652">
      <w:bodyDiv w:val="1"/>
      <w:marLeft w:val="0"/>
      <w:marRight w:val="0"/>
      <w:marTop w:val="0"/>
      <w:marBottom w:val="0"/>
      <w:divBdr>
        <w:top w:val="none" w:sz="0" w:space="0" w:color="auto"/>
        <w:left w:val="none" w:sz="0" w:space="0" w:color="auto"/>
        <w:bottom w:val="none" w:sz="0" w:space="0" w:color="auto"/>
        <w:right w:val="none" w:sz="0" w:space="0" w:color="auto"/>
      </w:divBdr>
    </w:div>
    <w:div w:id="1820877324">
      <w:bodyDiv w:val="1"/>
      <w:marLeft w:val="0"/>
      <w:marRight w:val="0"/>
      <w:marTop w:val="0"/>
      <w:marBottom w:val="0"/>
      <w:divBdr>
        <w:top w:val="none" w:sz="0" w:space="0" w:color="auto"/>
        <w:left w:val="none" w:sz="0" w:space="0" w:color="auto"/>
        <w:bottom w:val="none" w:sz="0" w:space="0" w:color="auto"/>
        <w:right w:val="none" w:sz="0" w:space="0" w:color="auto"/>
      </w:divBdr>
    </w:div>
    <w:div w:id="2026125948">
      <w:bodyDiv w:val="1"/>
      <w:marLeft w:val="0"/>
      <w:marRight w:val="0"/>
      <w:marTop w:val="0"/>
      <w:marBottom w:val="0"/>
      <w:divBdr>
        <w:top w:val="none" w:sz="0" w:space="0" w:color="auto"/>
        <w:left w:val="none" w:sz="0" w:space="0" w:color="auto"/>
        <w:bottom w:val="none" w:sz="0" w:space="0" w:color="auto"/>
        <w:right w:val="none" w:sz="0" w:space="0" w:color="auto"/>
      </w:divBdr>
    </w:div>
    <w:div w:id="2090884556">
      <w:bodyDiv w:val="1"/>
      <w:marLeft w:val="0"/>
      <w:marRight w:val="0"/>
      <w:marTop w:val="0"/>
      <w:marBottom w:val="0"/>
      <w:divBdr>
        <w:top w:val="none" w:sz="0" w:space="0" w:color="auto"/>
        <w:left w:val="none" w:sz="0" w:space="0" w:color="auto"/>
        <w:bottom w:val="none" w:sz="0" w:space="0" w:color="auto"/>
        <w:right w:val="none" w:sz="0" w:space="0" w:color="auto"/>
      </w:divBdr>
    </w:div>
    <w:div w:id="21024853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yperlink" Target="https://www.ehp.qld.gov.au/assets/documents/reef/reef-water-quality-strategy.pdf" TargetMode="External"/><Relationship Id="rId26" Type="http://schemas.openxmlformats.org/officeDocument/2006/relationships/hyperlink" Target="http://nesptropical.edu.au/" TargetMode="External"/><Relationship Id="rId39" Type="http://schemas.openxmlformats.org/officeDocument/2006/relationships/image" Target="media/image14.png"/><Relationship Id="rId21" Type="http://schemas.openxmlformats.org/officeDocument/2006/relationships/hyperlink" Target="https://www.reefplan.qld.gov.au/about/reef-science/scientific-consensus-statement/" TargetMode="External"/><Relationship Id="rId34" Type="http://schemas.openxmlformats.org/officeDocument/2006/relationships/hyperlink" Target="https://www.reefplan.qld.gov.au/about/" TargetMode="External"/><Relationship Id="rId42" Type="http://schemas.openxmlformats.org/officeDocument/2006/relationships/image" Target="media/image17.png"/><Relationship Id="rId47" Type="http://schemas.openxmlformats.org/officeDocument/2006/relationships/image" Target="media/image22.png"/><Relationship Id="rId50" Type="http://schemas.openxmlformats.org/officeDocument/2006/relationships/hyperlink" Target="https://www.reefplan.qld.gov.au/about/" TargetMode="External"/><Relationship Id="rId55" Type="http://schemas.openxmlformats.org/officeDocument/2006/relationships/image" Target="media/image25.png"/><Relationship Id="rId63" Type="http://schemas.openxmlformats.org/officeDocument/2006/relationships/image" Target="media/image30.png"/><Relationship Id="rId68" Type="http://schemas.openxmlformats.org/officeDocument/2006/relationships/image" Target="media/image32.png"/><Relationship Id="rId76" Type="http://schemas.openxmlformats.org/officeDocument/2006/relationships/image" Target="media/image36.png"/><Relationship Id="rId7" Type="http://schemas.openxmlformats.org/officeDocument/2006/relationships/endnotes" Target="endnotes.xml"/><Relationship Id="rId71" Type="http://schemas.openxmlformats.org/officeDocument/2006/relationships/hyperlink" Target="https://www.reefplan.qld.gov.au/about/" TargetMode="External"/><Relationship Id="rId2" Type="http://schemas.openxmlformats.org/officeDocument/2006/relationships/numbering" Target="numbering.xml"/><Relationship Id="rId16" Type="http://schemas.openxmlformats.org/officeDocument/2006/relationships/hyperlink" Target="https://www.reefplan.qld.gov.au/about/" TargetMode="External"/><Relationship Id="rId29" Type="http://schemas.openxmlformats.org/officeDocument/2006/relationships/image" Target="media/image6.png"/><Relationship Id="rId11" Type="http://schemas.openxmlformats.org/officeDocument/2006/relationships/header" Target="header2.xml"/><Relationship Id="rId24" Type="http://schemas.openxmlformats.org/officeDocument/2006/relationships/image" Target="media/image3.png"/><Relationship Id="rId32" Type="http://schemas.openxmlformats.org/officeDocument/2006/relationships/image" Target="media/image8.png"/><Relationship Id="rId37" Type="http://schemas.openxmlformats.org/officeDocument/2006/relationships/image" Target="media/image12.png"/><Relationship Id="rId40" Type="http://schemas.openxmlformats.org/officeDocument/2006/relationships/image" Target="media/image15.png"/><Relationship Id="rId45" Type="http://schemas.openxmlformats.org/officeDocument/2006/relationships/image" Target="media/image20.png"/><Relationship Id="rId53" Type="http://schemas.openxmlformats.org/officeDocument/2006/relationships/hyperlink" Target="https://www.reefplan.qld.gov.au/about/" TargetMode="External"/><Relationship Id="rId58" Type="http://schemas.openxmlformats.org/officeDocument/2006/relationships/image" Target="media/image27.png"/><Relationship Id="rId66" Type="http://schemas.openxmlformats.org/officeDocument/2006/relationships/image" Target="media/image270.png"/><Relationship Id="rId74" Type="http://schemas.openxmlformats.org/officeDocument/2006/relationships/image" Target="media/image35.png"/><Relationship Id="rId79" Type="http://schemas.openxmlformats.org/officeDocument/2006/relationships/hyperlink" Target="https://www.reefplan.qld.gov.au/about/reef-science/scientific-consensus-statement/" TargetMode="External"/><Relationship Id="rId5" Type="http://schemas.openxmlformats.org/officeDocument/2006/relationships/webSettings" Target="webSettings.xml"/><Relationship Id="rId61" Type="http://schemas.openxmlformats.org/officeDocument/2006/relationships/image" Target="media/image29.png"/><Relationship Id="rId82"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hyperlink" Target="https://www.reefplan.qld.gov.au/about/reef-science/scientific-consensus-statement/" TargetMode="External"/><Relationship Id="rId31" Type="http://schemas.openxmlformats.org/officeDocument/2006/relationships/hyperlink" Target="https://www.reefplan.qld.gov.au/about/" TargetMode="External"/><Relationship Id="rId44" Type="http://schemas.openxmlformats.org/officeDocument/2006/relationships/image" Target="media/image19.png"/><Relationship Id="rId52" Type="http://schemas.openxmlformats.org/officeDocument/2006/relationships/hyperlink" Target="https://www.reefplan.qld.gov.au/about/" TargetMode="External"/><Relationship Id="rId60" Type="http://schemas.openxmlformats.org/officeDocument/2006/relationships/image" Target="media/image28.png"/><Relationship Id="rId65" Type="http://schemas.openxmlformats.org/officeDocument/2006/relationships/hyperlink" Target="https://www.reefplan.qld.gov.au/about/" TargetMode="External"/><Relationship Id="rId73" Type="http://schemas.openxmlformats.org/officeDocument/2006/relationships/image" Target="media/image34.png"/><Relationship Id="rId78" Type="http://schemas.openxmlformats.org/officeDocument/2006/relationships/hyperlink" Target="https://www.reefplan.qld.gov.au/about/" TargetMode="External"/><Relationship Id="rId81" Type="http://schemas.microsoft.com/office/2011/relationships/people" Target="people.xml"/><Relationship Id="rId4" Type="http://schemas.openxmlformats.org/officeDocument/2006/relationships/settings" Target="settings.xml"/><Relationship Id="rId9" Type="http://schemas.openxmlformats.org/officeDocument/2006/relationships/hyperlink" Target="https://www.reefplan.qld.gov.au/about/reef-science/scientific-consensus-statement/" TargetMode="External"/><Relationship Id="rId14" Type="http://schemas.openxmlformats.org/officeDocument/2006/relationships/header" Target="header3.xml"/><Relationship Id="rId22" Type="http://schemas.openxmlformats.org/officeDocument/2006/relationships/image" Target="media/image2.png"/><Relationship Id="rId27" Type="http://schemas.openxmlformats.org/officeDocument/2006/relationships/hyperlink" Target="https://www.qld.gov.au/environment/agriculture/sustainable-farming/reef-program" TargetMode="External"/><Relationship Id="rId30" Type="http://schemas.openxmlformats.org/officeDocument/2006/relationships/image" Target="media/image7.png"/><Relationship Id="rId35" Type="http://schemas.openxmlformats.org/officeDocument/2006/relationships/image" Target="media/image10.png"/><Relationship Id="rId43" Type="http://schemas.openxmlformats.org/officeDocument/2006/relationships/image" Target="media/image18.png"/><Relationship Id="rId48" Type="http://schemas.openxmlformats.org/officeDocument/2006/relationships/image" Target="media/image23.png"/><Relationship Id="rId56" Type="http://schemas.openxmlformats.org/officeDocument/2006/relationships/image" Target="media/image26.png"/><Relationship Id="rId64" Type="http://schemas.openxmlformats.org/officeDocument/2006/relationships/image" Target="media/image31.png"/><Relationship Id="rId69" Type="http://schemas.openxmlformats.org/officeDocument/2006/relationships/image" Target="media/image33.png"/><Relationship Id="rId77" Type="http://schemas.openxmlformats.org/officeDocument/2006/relationships/image" Target="media/image37.png"/><Relationship Id="rId8" Type="http://schemas.openxmlformats.org/officeDocument/2006/relationships/hyperlink" Target="https://www.reefplan.qld.gov.au/about/" TargetMode="External"/><Relationship Id="rId51" Type="http://schemas.openxmlformats.org/officeDocument/2006/relationships/hyperlink" Target="https://www.reefplan.qld.gov.au/about/" TargetMode="External"/><Relationship Id="rId72" Type="http://schemas.openxmlformats.org/officeDocument/2006/relationships/hyperlink" Target="https://www.reefplan.qld.gov.au/about/" TargetMode="External"/><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hyperlink" Target="https://www.reefplan.qld.gov.au/implementation/assets/reefplan-research-development-innovation-strategy-2013-2018.pdf" TargetMode="External"/><Relationship Id="rId25" Type="http://schemas.openxmlformats.org/officeDocument/2006/relationships/image" Target="media/image4.png"/><Relationship Id="rId33" Type="http://schemas.openxmlformats.org/officeDocument/2006/relationships/image" Target="media/image9.png"/><Relationship Id="rId38" Type="http://schemas.openxmlformats.org/officeDocument/2006/relationships/image" Target="media/image13.png"/><Relationship Id="rId46" Type="http://schemas.openxmlformats.org/officeDocument/2006/relationships/image" Target="media/image21.png"/><Relationship Id="rId59" Type="http://schemas.openxmlformats.org/officeDocument/2006/relationships/hyperlink" Target="https://www.reefplan.qld.gov.au/about/" TargetMode="External"/><Relationship Id="rId67" Type="http://schemas.openxmlformats.org/officeDocument/2006/relationships/image" Target="media/image80.png"/><Relationship Id="rId20" Type="http://schemas.openxmlformats.org/officeDocument/2006/relationships/image" Target="media/image1.jpeg"/><Relationship Id="rId41" Type="http://schemas.openxmlformats.org/officeDocument/2006/relationships/image" Target="media/image16.png"/><Relationship Id="rId54" Type="http://schemas.openxmlformats.org/officeDocument/2006/relationships/image" Target="media/image24.png"/><Relationship Id="rId62" Type="http://schemas.openxmlformats.org/officeDocument/2006/relationships/hyperlink" Target="https://www.reefplan.qld.gov.au/about/" TargetMode="External"/><Relationship Id="rId70" Type="http://schemas.openxmlformats.org/officeDocument/2006/relationships/image" Target="media/image310.png"/><Relationship Id="rId75" Type="http://schemas.openxmlformats.org/officeDocument/2006/relationships/hyperlink" Target="https://www.reefplan.qld.gov.au/about/" TargetMode="External"/><Relationship Id="rId83" Type="http://schemas.microsoft.com/office/2016/09/relationships/commentsIds" Target="commentsIds.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hyperlink" Target="https://www.reefplan.qld.gov.au/about/" TargetMode="External"/><Relationship Id="rId28" Type="http://schemas.openxmlformats.org/officeDocument/2006/relationships/image" Target="media/image5.emf"/><Relationship Id="rId36" Type="http://schemas.openxmlformats.org/officeDocument/2006/relationships/image" Target="media/image11.png"/><Relationship Id="rId49" Type="http://schemas.openxmlformats.org/officeDocument/2006/relationships/image" Target="media/image90.png"/><Relationship Id="rId57" Type="http://schemas.openxmlformats.org/officeDocument/2006/relationships/hyperlink" Target="https://www.reefplan.qld.gov.au/abou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B0A35F-841A-406E-A132-5ABFA9FE6E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50</Pages>
  <Words>15872</Words>
  <Characters>90473</Characters>
  <Application>Microsoft Office Word</Application>
  <DocSecurity>0</DocSecurity>
  <Lines>753</Lines>
  <Paragraphs>212</Paragraphs>
  <ScaleCrop>false</ScaleCrop>
  <HeadingPairs>
    <vt:vector size="2" baseType="variant">
      <vt:variant>
        <vt:lpstr>Title</vt:lpstr>
      </vt:variant>
      <vt:variant>
        <vt:i4>1</vt:i4>
      </vt:variant>
    </vt:vector>
  </HeadingPairs>
  <TitlesOfParts>
    <vt:vector size="1" baseType="lpstr">
      <vt:lpstr/>
    </vt:vector>
  </TitlesOfParts>
  <Company>Queensland Government</Company>
  <LinksUpToDate>false</LinksUpToDate>
  <CharactersWithSpaces>106133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SMITH Rachael</dc:creator>
  <cp:keywords/>
  <dc:description/>
  <cp:lastModifiedBy>SMITH Rachael</cp:lastModifiedBy>
  <cp:revision>2</cp:revision>
  <cp:lastPrinted>2018-06-15T00:53:00Z</cp:lastPrinted>
  <dcterms:created xsi:type="dcterms:W3CDTF">2018-07-03T07:34:00Z</dcterms:created>
  <dcterms:modified xsi:type="dcterms:W3CDTF">2018-07-03T07:34:00Z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ocHome">
    <vt:i4>1412840959</vt:i4>
  </property>
</Properties>
</file>